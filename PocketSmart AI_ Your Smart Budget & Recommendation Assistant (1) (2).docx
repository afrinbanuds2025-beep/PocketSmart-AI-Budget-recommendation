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579587892"/>
        <w:tag w:val="goog_rdk_7"/>
      </w:sdtPr>
      <w:sdtContent>
        <w:p w:rsidR="00000000" w:rsidDel="00000000" w:rsidP="00000000" w:rsidRDefault="00000000" w:rsidRPr="00000000" w14:paraId="00000001">
          <w:pPr>
            <w:ind w:right="0" w:firstLine="1417.3228346456694"/>
            <w:rPr>
              <w:ins w:author="Dharani Dharan L" w:id="6" w:date="2026-09-25T11:22:07Z"/>
              <w:rFonts w:ascii="Calibri" w:cs="Calibri" w:eastAsia="Calibri" w:hAnsi="Calibri"/>
              <w:strike w:val="1"/>
              <w:sz w:val="6"/>
              <w:szCs w:val="6"/>
              <w:highlight w:val="black"/>
              <w:rPrChange w:author="Dharani Dharan L" w:id="7" w:date="2026-09-25T11:22:07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13:34:54Z">
              <w:pPr>
                <w:ind w:right="0"/>
              </w:pPr>
            </w:pPrChange>
          </w:pPr>
          <w:sdt>
            <w:sdtPr>
              <w:id w:val="-1517885562"/>
              <w:tag w:val="goog_rdk_1"/>
            </w:sdtPr>
            <w:sdtContent>
              <w:ins w:author="Romi Lodha" w:id="2" w:date="2026-09-25T13:51:13Z"/>
              <w:sdt>
                <w:sdtPr>
                  <w:id w:val="-1929611081"/>
                  <w:tag w:val="goog_rdk_2"/>
                </w:sdtPr>
                <w:sdtContent>
                  <w:ins w:author="Romi Lodha" w:id="2" w:date="2026-09-25T13:51:13Z">
                    <w:r w:rsidDel="00000000" w:rsidR="00000000" w:rsidRPr="00000000">
                      <w:rPr>
                        <w:rFonts w:ascii="Calibri" w:cs="Calibri" w:eastAsia="Calibri" w:hAnsi="Calibri"/>
                        <w:strike w:val="1"/>
                        <w:sz w:val="6"/>
                        <w:szCs w:val="6"/>
                        <w:highlight w:val="black"/>
                        <w:rtl w:val="0"/>
                        <w:rPrChange w:author="Romi Lodha" w:id="3" w:date="2026-09-25T13:51:13Z">
                          <w:rPr>
                            <w:rFonts w:ascii="Arial" w:cs="Arial" w:eastAsia="Arial" w:hAnsi="Arial"/>
                            <w:b w:val="0"/>
                            <w:bCs w:val="0"/>
                            <w:i w:val="0"/>
                            <w:iCs w:val="0"/>
                            <w:smallCaps w:val="0"/>
                            <w:strike w:val="0"/>
                            <w:color w:val="000000"/>
                            <w:sz w:val="22"/>
                            <w:szCs w:val="22"/>
                            <w:u w:val="none"/>
                            <w:shd w:fill="auto" w:val="clear"/>
                            <w:vertAlign w:val="baseline"/>
                          </w:rPr>
                        </w:rPrChange>
                      </w:rPr>
                      <w:t xml:space="preserve">FFF</w:t>
                    </w:r>
                  </w:ins>
                </w:sdtContent>
              </w:sdt>
              <w:ins w:author="Romi Lodha" w:id="2" w:date="2026-09-25T13:51:13Z"/>
            </w:sdtContent>
          </w:sdt>
          <w:sdt>
            <w:sdtPr>
              <w:id w:val="-789238343"/>
              <w:tag w:val="goog_rdk_3"/>
            </w:sdtPr>
            <w:sdtContent>
              <w:ins w:author="Maharajan Maharajan" w:id="4" w:date="2026-09-25T13:38:11Z"/>
              <w:sdt>
                <w:sdtPr>
                  <w:id w:val="1184558739"/>
                  <w:tag w:val="goog_rdk_4"/>
                </w:sdtPr>
                <w:sdtContent>
                  <w:ins w:author="Maharajan Maharajan" w:id="4" w:date="2026-09-25T13:38:11Z">
                    <w:r w:rsidDel="00000000" w:rsidR="00000000" w:rsidRPr="00000000">
                      <w:rPr>
                        <w:rFonts w:ascii="Calibri" w:cs="Calibri" w:eastAsia="Calibri" w:hAnsi="Calibri"/>
                        <w:strike w:val="1"/>
                        <w:sz w:val="6"/>
                        <w:szCs w:val="6"/>
                        <w:highlight w:val="black"/>
                        <w:rtl w:val="0"/>
                        <w:rPrChange w:author="Maharajan Maharajan" w:id="5" w:date="2026-09-25T13:38:11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Maharajan Maharajan" w:id="4" w:date="2026-09-25T13:38:11Z"/>
            </w:sdtContent>
          </w:sdt>
          <w:sdt>
            <w:sdtPr>
              <w:id w:val="670341692"/>
              <w:tag w:val="goog_rdk_5"/>
            </w:sdtPr>
            <w:sdtContent>
              <w:ins w:author="Dharani Dharan L" w:id="6" w:date="2026-09-25T11:22:07Z"/>
              <w:sdt>
                <w:sdtPr>
                  <w:id w:val="1053029414"/>
                  <w:tag w:val="goog_rdk_6"/>
                </w:sdtPr>
                <w:sdtContent>
                  <w:ins w:author="Dharani Dharan L" w:id="6" w:date="2026-09-25T11:22:07Z">
                    <w:r w:rsidDel="00000000" w:rsidR="00000000" w:rsidRPr="00000000">
                      <w:rPr>
                        <w:rtl w:val="0"/>
                      </w:rPr>
                    </w:r>
                  </w:ins>
                </w:sdtContent>
              </w:sdt>
              <w:ins w:author="Dharani Dharan L" w:id="6" w:date="2026-09-25T11:22:07Z"/>
            </w:sdtContent>
          </w:sdt>
        </w:p>
      </w:sdtContent>
    </w:sdt>
    <w:sdt>
      <w:sdtPr>
        <w:id w:val="-1248298284"/>
        <w:tag w:val="goog_rdk_18"/>
      </w:sdtPr>
      <w:sdtContent>
        <w:p w:rsidR="00000000" w:rsidDel="00000000" w:rsidP="00000000" w:rsidRDefault="00000000" w:rsidRPr="00000000" w14:paraId="00000002">
          <w:pPr>
            <w:ind w:right="0"/>
            <w:rPr>
              <w:ins w:author="Deepasri S" w:id="12" w:date="2026-09-25T08:28:56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10:39:17Z">
              <w:pPr/>
            </w:pPrChange>
          </w:pPr>
          <w:sdt>
            <w:sdtPr>
              <w:id w:val="-2104191926"/>
              <w:tag w:val="goog_rdk_9"/>
            </w:sdtPr>
            <w:sdtContent>
              <w:ins w:author="Kanihaa" w:id="9" w:date="2026-09-25T08:48:49Z"/>
              <w:sdt>
                <w:sdtPr>
                  <w:id w:val="-190481007"/>
                  <w:tag w:val="goog_rdk_10"/>
                </w:sdtPr>
                <w:sdtContent>
                  <w:ins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 xml:space="preserve">a</w:t>
                    </w:r>
                  </w:ins>
                </w:sdtContent>
              </w:sdt>
              <w:ins w:author="Kanihaa" w:id="9" w:date="2026-09-25T08:48:49Z"/>
            </w:sdtContent>
          </w:sdt>
          <w:sdt>
            <w:sdtPr>
              <w:id w:val="318638549"/>
              <w:tag w:val="goog_rdk_11"/>
            </w:sdtPr>
            <w:sdtContent>
              <w:ins w:author="Sathiyan Narayanan" w:id="11" w:date="2026-09-25T08:36:10Z">
                <w:sdt>
                  <w:sdtPr>
                    <w:id w:val="1142238838"/>
                    <w:tag w:val="goog_rdk_12"/>
                  </w:sdtPr>
                  <w:sdtContent>
                    <w:del w:author="Kanihaa" w:id="9" w:date="2026-09-25T08:48:49Z"/>
                  </w:sdtContent>
                </w:sdt>
              </w:ins>
              <w:sdt>
                <w:sdtPr>
                  <w:id w:val="786323278"/>
                  <w:tag w:val="goog_rdk_13"/>
                </w:sdtPr>
                <w:sdtContent>
                  <w:ins w:author="Sathiyan Narayanan" w:id="11" w:date="2026-09-25T08:36: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w:delText>
                      </w:r>
                    </w:del>
                  </w:ins>
                </w:sdtContent>
              </w:sdt>
              <w:ins w:author="Sathiyan Narayanan" w:id="11" w:date="2026-09-25T08:36:10Z">
                <w:del w:author="Kanihaa" w:id="9" w:date="2026-09-25T08:48:49Z"/>
              </w:ins>
            </w:sdtContent>
          </w:sdt>
          <w:sdt>
            <w:sdtPr>
              <w:id w:val="1917662442"/>
              <w:tag w:val="goog_rdk_14"/>
            </w:sdtPr>
            <w:sdtContent>
              <w:del w:author="Kanihaa" w:id="9" w:date="2026-09-25T08:48:49Z"/>
            </w:sdtContent>
          </w:sdt>
          <w:sdt>
            <w:sdtPr>
              <w:id w:val="1295658234"/>
              <w:tag w:val="goog_rdk_15"/>
            </w:sdtPr>
            <w:sdtContent>
              <w:ins w:author="Deepasri S" w:id="12" w:date="2026-09-25T08:28:56Z">
                <w:sdt>
                  <w:sdtPr>
                    <w:id w:val="-171533859"/>
                    <w:tag w:val="goog_rdk_16"/>
                  </w:sdtPr>
                  <w:sdtContent>
                    <w:del w:author="Kanihaa" w:id="9" w:date="2026-09-25T08:48:49Z"/>
                  </w:sdtContent>
                </w:sdt>
              </w:ins>
              <w:sdt>
                <w:sdtPr>
                  <w:id w:val="177174321"/>
                  <w:tag w:val="goog_rdk_17"/>
                </w:sdtPr>
                <w:sdtContent>
                  <w:ins w:author="Deepasri S" w:id="12" w:date="2026-09-25T08:28:56Z">
                    <w:del w:author="Kanihaa" w:id="9" w:date="2026-09-25T08:48:49Z">
                      <w:r w:rsidDel="00000000" w:rsidR="00000000" w:rsidRPr="00000000">
                        <w:rPr>
                          <w:rtl w:val="0"/>
                        </w:rPr>
                      </w:r>
                    </w:del>
                  </w:ins>
                </w:sdtContent>
              </w:sdt>
              <w:ins w:author="Deepasri S" w:id="12" w:date="2026-09-25T08:28:56Z">
                <w:del w:author="Kanihaa" w:id="9" w:date="2026-09-25T08:48:49Z"/>
              </w:ins>
            </w:sdtContent>
          </w:sdt>
        </w:p>
      </w:sdtContent>
    </w:sdt>
    <w:sdt>
      <w:sdtPr>
        <w:id w:val="175053128"/>
        <w:tag w:val="goog_rdk_25"/>
      </w:sdtPr>
      <w:sdtContent>
        <w:p w:rsidR="00000000" w:rsidDel="00000000" w:rsidP="00000000" w:rsidRDefault="00000000" w:rsidRPr="00000000" w14:paraId="00000003">
          <w:pPr>
            <w:rPr>
              <w:ins w:author="Adhulya Sreekanth" w:id="14" w:date="2026-09-25T08:27:0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6670699"/>
              <w:tag w:val="goog_rdk_22"/>
            </w:sdtPr>
            <w:sdtContent>
              <w:ins w:author="Adhulya Sreekanth" w:id="14" w:date="2026-09-25T08:27:00Z">
                <w:sdt>
                  <w:sdtPr>
                    <w:id w:val="-445155033"/>
                    <w:tag w:val="goog_rdk_23"/>
                  </w:sdtPr>
                  <w:sdtContent>
                    <w:del w:author="Kanihaa" w:id="9" w:date="2026-09-25T08:48:49Z"/>
                  </w:sdtContent>
                </w:sdt>
              </w:ins>
              <w:sdt>
                <w:sdtPr>
                  <w:id w:val="470690959"/>
                  <w:tag w:val="goog_rdk_24"/>
                </w:sdtPr>
                <w:sdtContent>
                  <w:ins w:author="Adhulya Sreekanth" w:id="14" w:date="2026-09-25T08:27:00Z">
                    <w:del w:author="Kanihaa" w:id="9" w:date="2026-09-25T08:48:49Z">
                      <w:r w:rsidDel="00000000" w:rsidR="00000000" w:rsidRPr="00000000">
                        <w:rPr>
                          <w:rtl w:val="0"/>
                        </w:rPr>
                      </w:r>
                    </w:del>
                  </w:ins>
                </w:sdtContent>
              </w:sdt>
              <w:ins w:author="Adhulya Sreekanth" w:id="14" w:date="2026-09-25T08:27:00Z">
                <w:del w:author="Kanihaa" w:id="9" w:date="2026-09-25T08:48:49Z"/>
              </w:ins>
            </w:sdtContent>
          </w:sdt>
        </w:p>
      </w:sdtContent>
    </w:sdt>
    <w:sdt>
      <w:sdtPr>
        <w:id w:val="605947179"/>
        <w:tag w:val="goog_rdk_65"/>
      </w:sdtPr>
      <w:sdtContent>
        <w:p w:rsidR="00000000" w:rsidDel="00000000" w:rsidP="00000000" w:rsidRDefault="00000000" w:rsidRPr="00000000" w14:paraId="00000004">
          <w:pPr>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36833259"/>
              <w:tag w:val="goog_rdk_29"/>
            </w:sdtPr>
            <w:sdtContent>
              <w:ins w:author="Keerthi M" w:id="15" w:date="2026-09-25T07:45:03Z">
                <w:sdt>
                  <w:sdtPr>
                    <w:id w:val="-449275154"/>
                    <w:tag w:val="goog_rdk_30"/>
                  </w:sdtPr>
                  <w:sdtContent>
                    <w:del w:author="Kanihaa" w:id="9" w:date="2026-09-25T08:48:49Z"/>
                  </w:sdtContent>
                </w:sdt>
              </w:ins>
              <w:sdt>
                <w:sdtPr>
                  <w:id w:val="1379027425"/>
                  <w:tag w:val="goog_rdk_31"/>
                </w:sdtPr>
                <w:sdtContent>
                  <w:ins w:author="Keerthi M" w:id="15" w:date="2026-09-25T07:45: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Keerthi M" w:id="15" w:date="2026-09-25T07:45:03Z">
                <w:del w:author="Kanihaa" w:id="9" w:date="2026-09-25T08:48:49Z"/>
              </w:ins>
            </w:sdtContent>
          </w:sdt>
          <w:sdt>
            <w:sdtPr>
              <w:id w:val="58833287"/>
              <w:tag w:val="goog_rdk_32"/>
            </w:sdtPr>
            <w:sdtContent>
              <w:del w:author="Kanihaa" w:id="9" w:date="2026-09-25T08:48:49Z"/>
            </w:sdtContent>
          </w:sdt>
          <w:sdt>
            <w:sdtPr>
              <w:id w:val="-241410780"/>
              <w:tag w:val="goog_rdk_33"/>
            </w:sdtPr>
            <w:sdtContent>
              <w:ins w:author="Balaji" w:id="16" w:date="2026-09-25T06:47:32Z">
                <w:sdt>
                  <w:sdtPr>
                    <w:id w:val="389982438"/>
                    <w:tag w:val="goog_rdk_34"/>
                  </w:sdtPr>
                  <w:sdtContent>
                    <w:del w:author="Kanihaa" w:id="9" w:date="2026-09-25T08:48:49Z"/>
                  </w:sdtContent>
                </w:sdt>
              </w:ins>
              <w:sdt>
                <w:sdtPr>
                  <w:id w:val="1318533531"/>
                  <w:tag w:val="goog_rdk_35"/>
                </w:sdtPr>
                <w:sdtContent>
                  <w:ins w:author="Balaji" w:id="16" w:date="2026-09-25T06:47:3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Balaji" w:id="16" w:date="2026-09-25T06:47:32Z">
                <w:del w:author="Kanihaa" w:id="9" w:date="2026-09-25T08:48:49Z"/>
              </w:ins>
            </w:sdtContent>
          </w:sdt>
          <w:sdt>
            <w:sdtPr>
              <w:id w:val="-1698719684"/>
              <w:tag w:val="goog_rdk_36"/>
            </w:sdtPr>
            <w:sdtContent>
              <w:del w:author="Kanihaa" w:id="9" w:date="2026-09-25T08:48:49Z"/>
            </w:sdtContent>
          </w:sdt>
          <w:sdt>
            <w:sdtPr>
              <w:id w:val="-1920944754"/>
              <w:tag w:val="goog_rdk_37"/>
            </w:sdtPr>
            <w:sdtContent>
              <w:ins w:author="Anonymous" w:id="17" w:date="2026-09-25T06:07:32Z">
                <w:sdt>
                  <w:sdtPr>
                    <w:id w:val="214122769"/>
                    <w:tag w:val="goog_rdk_38"/>
                  </w:sdtPr>
                  <w:sdtContent>
                    <w:del w:author="Kanihaa" w:id="9" w:date="2026-09-25T08:48:49Z"/>
                  </w:sdtContent>
                </w:sdt>
              </w:ins>
              <w:sdt>
                <w:sdtPr>
                  <w:id w:val="-631938542"/>
                  <w:tag w:val="goog_rdk_39"/>
                </w:sdtPr>
                <w:sdtContent>
                  <w:ins w:author="Anonymous" w:id="17" w:date="2026-09-25T06:07:3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17" w:date="2026-09-25T06:07:32Z">
                <w:del w:author="Kanihaa" w:id="9" w:date="2026-09-25T08:48:49Z"/>
              </w:ins>
            </w:sdtContent>
          </w:sdt>
          <w:sdt>
            <w:sdtPr>
              <w:id w:val="-1945679507"/>
              <w:tag w:val="goog_rdk_40"/>
            </w:sdtPr>
            <w:sdtContent>
              <w:del w:author="Kanihaa" w:id="9" w:date="2026-09-25T08:48:49Z"/>
            </w:sdtContent>
          </w:sdt>
          <w:sdt>
            <w:sdtPr>
              <w:id w:val="1345059940"/>
              <w:tag w:val="goog_rdk_41"/>
            </w:sdtPr>
            <w:sdtContent>
              <w:ins w:author="꧁༺Bᥣᥲᥴk Boყ suriya ༻꧂ 007" w:id="18" w:date="2026-09-25T03:23:42Z">
                <w:sdt>
                  <w:sdtPr>
                    <w:id w:val="-858536656"/>
                    <w:tag w:val="goog_rdk_42"/>
                  </w:sdtPr>
                  <w:sdtContent>
                    <w:del w:author="Kanihaa" w:id="9" w:date="2026-09-25T08:48:49Z"/>
                  </w:sdtContent>
                </w:sdt>
              </w:ins>
              <w:sdt>
                <w:sdtPr>
                  <w:id w:val="1879599752"/>
                  <w:tag w:val="goog_rdk_43"/>
                </w:sdtPr>
                <w:sdtContent>
                  <w:ins w:author="꧁༺Bᥣᥲᥴk Boყ suriya ༻꧂ 007" w:id="18" w:date="2026-09-25T03:23:4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Bᥣᥲᥴk Boყ suriya ༻꧂ 007" w:id="18" w:date="2026-09-25T03:23:42Z">
                <w:del w:author="Kanihaa" w:id="9" w:date="2026-09-25T08:48:49Z"/>
              </w:ins>
            </w:sdtContent>
          </w:sdt>
          <w:sdt>
            <w:sdtPr>
              <w:id w:val="-588661054"/>
              <w:tag w:val="goog_rdk_44"/>
            </w:sdtPr>
            <w:sdtContent>
              <w:del w:author="Kanihaa" w:id="9" w:date="2026-09-25T08:48:49Z"/>
            </w:sdtContent>
          </w:sdt>
          <w:sdt>
            <w:sdtPr>
              <w:id w:val="1955252734"/>
              <w:tag w:val="goog_rdk_45"/>
            </w:sdtPr>
            <w:sdtContent>
              <w:ins w:author="Chenu Srinivasan" w:id="19" w:date="2026-09-24T15:37:49Z">
                <w:sdt>
                  <w:sdtPr>
                    <w:id w:val="777448477"/>
                    <w:tag w:val="goog_rdk_46"/>
                  </w:sdtPr>
                  <w:sdtContent>
                    <w:del w:author="Kanihaa" w:id="9" w:date="2026-09-25T08:48:49Z"/>
                  </w:sdtContent>
                </w:sdt>
              </w:ins>
              <w:sdt>
                <w:sdtPr>
                  <w:id w:val="-2059186407"/>
                  <w:tag w:val="goog_rdk_47"/>
                </w:sdtPr>
                <w:sdtContent>
                  <w:ins w:author="Chenu Srinivasan" w:id="19" w:date="2026-09-24T15:37:4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w:delText>
                      </w:r>
                    </w:del>
                  </w:ins>
                </w:sdtContent>
              </w:sdt>
              <w:ins w:author="Chenu Srinivasan" w:id="19" w:date="2026-09-24T15:37:49Z">
                <w:del w:author="Kanihaa" w:id="9" w:date="2026-09-25T08:48:49Z"/>
              </w:ins>
            </w:sdtContent>
          </w:sdt>
          <w:sdt>
            <w:sdtPr>
              <w:id w:val="1697574226"/>
              <w:tag w:val="goog_rdk_48"/>
            </w:sdtPr>
            <w:sdtContent>
              <w:del w:author="Kanihaa" w:id="9" w:date="2026-09-25T08:48:49Z"/>
            </w:sdtContent>
          </w:sdt>
          <w:sdt>
            <w:sdtPr>
              <w:id w:val="700187104"/>
              <w:tag w:val="goog_rdk_49"/>
            </w:sdtPr>
            <w:sdtContent>
              <w:ins w:author="Sahayasibiya Johns" w:id="20" w:date="2026-09-24T13:51:58Z">
                <w:sdt>
                  <w:sdtPr>
                    <w:id w:val="2035073665"/>
                    <w:tag w:val="goog_rdk_50"/>
                  </w:sdtPr>
                  <w:sdtContent>
                    <w:del w:author="Kanihaa" w:id="9" w:date="2026-09-25T08:48:49Z"/>
                  </w:sdtContent>
                </w:sdt>
              </w:ins>
              <w:sdt>
                <w:sdtPr>
                  <w:id w:val="1574277830"/>
                  <w:tag w:val="goog_rdk_51"/>
                </w:sdtPr>
                <w:sdtContent>
                  <w:ins w:author="Sahayasibiya Johns" w:id="20" w:date="2026-09-24T13:51:5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Sahayasibiya Johns" w:id="20" w:date="2026-09-24T13:51:58Z">
                <w:del w:author="Kanihaa" w:id="9" w:date="2026-09-25T08:48:49Z"/>
              </w:ins>
            </w:sdtContent>
          </w:sdt>
          <w:sdt>
            <w:sdtPr>
              <w:id w:val="-632990362"/>
              <w:tag w:val="goog_rdk_52"/>
            </w:sdtPr>
            <w:sdtContent>
              <w:del w:author="Kanihaa" w:id="9" w:date="2026-09-25T08:48:49Z"/>
            </w:sdtContent>
          </w:sdt>
          <w:sdt>
            <w:sdtPr>
              <w:id w:val="-819670706"/>
              <w:tag w:val="goog_rdk_53"/>
            </w:sdtPr>
            <w:sdtContent>
              <w:ins w:author="Sahayasibiya Johns" w:id="21" w:date="2026-09-24T13:51:48Z">
                <w:sdt>
                  <w:sdtPr>
                    <w:id w:val="-2099364977"/>
                    <w:tag w:val="goog_rdk_54"/>
                  </w:sdtPr>
                  <w:sdtContent>
                    <w:del w:author="Kanihaa" w:id="9" w:date="2026-09-25T08:48:49Z"/>
                  </w:sdtContent>
                </w:sdt>
              </w:ins>
              <w:sdt>
                <w:sdtPr>
                  <w:id w:val="1506969225"/>
                  <w:tag w:val="goog_rdk_55"/>
                </w:sdtPr>
                <w:sdtContent>
                  <w:ins w:author="Sahayasibiya Johns" w:id="21" w:date="2026-09-24T13:51: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w:delText>
                      </w:r>
                    </w:del>
                  </w:ins>
                </w:sdtContent>
              </w:sdt>
              <w:ins w:author="Sahayasibiya Johns" w:id="21" w:date="2026-09-24T13:51:48Z">
                <w:del w:author="Kanihaa" w:id="9" w:date="2026-09-25T08:48:49Z">
                  <w:sdt>
                    <w:sdtPr>
                      <w:id w:val="-924181532"/>
                      <w:tag w:val="goog_rdk_5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sdtContent>
                  </w:sdt>
                </w:del>
              </w:ins>
            </w:sdtContent>
          </w:sdt>
          <w:sdt>
            <w:sdtPr>
              <w:id w:val="458733944"/>
              <w:tag w:val="goog_rdk_57"/>
            </w:sdtPr>
            <w:sdtContent>
              <w:ins w:author="Nisha S" w:id="22" w:date="2026-09-25T05:02:05Z">
                <w:sdt>
                  <w:sdtPr>
                    <w:id w:val="1486770332"/>
                    <w:tag w:val="goog_rdk_58"/>
                  </w:sdtPr>
                  <w:sdtContent>
                    <w:del w:author="Kanihaa" w:id="9" w:date="2026-09-25T08:48:49Z"/>
                  </w:sdtContent>
                </w:sdt>
              </w:ins>
              <w:sdt>
                <w:sdtPr>
                  <w:id w:val="-292774800"/>
                  <w:tag w:val="goog_rdk_59"/>
                </w:sdtPr>
                <w:sdtContent>
                  <w:ins w:author="Nisha S" w:id="22" w:date="2026-09-25T05:02: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Nisha S" w:id="22" w:date="2026-09-25T05:02:05Z">
                <w:del w:author="Kanihaa" w:id="9" w:date="2026-09-25T08:48:49Z"/>
              </w:ins>
            </w:sdtContent>
          </w:sdt>
          <w:sdt>
            <w:sdtPr>
              <w:id w:val="898347823"/>
              <w:tag w:val="goog_rdk_60"/>
            </w:sdtPr>
            <w:sdtContent>
              <w:ins w:author="Sahayasibiya Johns" w:id="21" w:date="2026-09-24T13:51:48Z">
                <w:sdt>
                  <w:sdtPr>
                    <w:id w:val="-283071042"/>
                    <w:tag w:val="goog_rdk_61"/>
                  </w:sdtPr>
                  <w:sdtContent>
                    <w:del w:author="Kanihaa" w:id="9" w:date="2026-09-25T08:48:49Z"/>
                  </w:sdtContent>
                </w:sdt>
              </w:ins>
            </w:sdtContent>
          </w:sdt>
          <w:sdt>
            <w:sdtPr>
              <w:id w:val="-107040329"/>
              <w:tag w:val="goog_rdk_62"/>
            </w:sdtPr>
            <w:sdtContent>
              <w:ins w:author="Anu Anu" w:id="23" w:date="2026-09-25T05:59:10Z">
                <w:sdt>
                  <w:sdtPr>
                    <w:id w:val="-1896428762"/>
                    <w:tag w:val="goog_rdk_63"/>
                  </w:sdtPr>
                  <w:sdtContent>
                    <w:del w:author="Kanihaa" w:id="9" w:date="2026-09-25T08:48:49Z"/>
                  </w:sdtContent>
                </w:sdt>
              </w:ins>
              <w:sdt>
                <w:sdtPr>
                  <w:id w:val="1781076532"/>
                  <w:tag w:val="goog_rdk_64"/>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sdt>
      <w:sdtPr>
        <w:lock w:val="contentLocked"/>
        <w:id w:val="1137868291"/>
        <w:tag w:val="goog_rdk_130"/>
      </w:sdtPr>
      <w:sdtContent>
        <w:tbl>
          <w:tblPr>
            <w:tblStyle w:val="Table1"/>
            <w:tblW w:w="106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9279.016540527344"/>
            <w:tblGridChange w:id="0">
              <w:tblGrid>
                <w:gridCol w:w="1346.9834594726562"/>
                <w:gridCol w:w="9279.016540527344"/>
              </w:tblGrid>
            </w:tblGridChange>
          </w:tblGrid>
          <w:sdt>
            <w:sdtPr>
              <w:id w:val="-866224934"/>
              <w:tag w:val="goog_rdk_66"/>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497403848"/>
                      <w:tag w:val="goog_rdk_76"/>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8412261"/>
                            <w:tag w:val="goog_rdk_69"/>
                          </w:sdtPr>
                          <w:sdtContent>
                            <w:ins w:author="Jaya Subramanian" w:id="24" w:date="2026-09-25T10:12:28Z">
                              <w:sdt>
                                <w:sdtPr>
                                  <w:id w:val="1076432195"/>
                                  <w:tag w:val="goog_rdk_70"/>
                                </w:sdtPr>
                                <w:sdtContent>
                                  <w:del w:author="Kanihaa" w:id="9" w:date="2026-09-25T08:48:49Z"/>
                                </w:sdtContent>
                              </w:sdt>
                            </w:ins>
                            <w:sdt>
                              <w:sdtPr>
                                <w:id w:val="-1558349267"/>
                                <w:tag w:val="goog_rdk_71"/>
                              </w:sdtPr>
                              <w:sdtContent>
                                <w:ins w:author="Jaya Subramanian" w:id="24" w:date="2026-09-25T10:12:28Z">
                                  <w:del w:author="Kanihaa" w:id="9" w:date="2026-09-25T08:48:49Z">
                                    <w:r w:rsidDel="00000000" w:rsidR="00000000" w:rsidRPr="00000000">
                                      <w:rPr>
                                        <w:rFonts w:ascii="Calibri" w:cs="Calibri" w:eastAsia="Calibri" w:hAnsi="Calibri"/>
                                        <w:strike w:val="1"/>
                                        <w:sz w:val="6"/>
                                        <w:szCs w:val="6"/>
                                        <w:highlight w:val="black"/>
                                        <w:rtl w:val="0"/>
                                        <w:rPrChange w:author="Jaya Subramanian" w:id="25" w:date="2026-09-25T10:12:28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55</w:delText>
                                    </w:r>
                                  </w:del>
                                </w:ins>
                              </w:sdtContent>
                            </w:sdt>
                            <w:ins w:author="Jaya Subramanian" w:id="24" w:date="2026-09-25T10:12:28Z">
                              <w:del w:author="Kanihaa" w:id="9" w:date="2026-09-25T08:48:49Z"/>
                            </w:ins>
                          </w:sdtContent>
                        </w:sdt>
                        <w:sdt>
                          <w:sdtPr>
                            <w:id w:val="-156602335"/>
                            <w:tag w:val="goog_rdk_72"/>
                          </w:sdtPr>
                          <w:sdtContent>
                            <w:ins w:author="Anu Anu" w:id="23" w:date="2026-09-25T05:59:10Z">
                              <w:sdt>
                                <w:sdtPr>
                                  <w:id w:val="-120800716"/>
                                  <w:tag w:val="goog_rdk_73"/>
                                </w:sdtPr>
                                <w:sdtContent>
                                  <w:del w:author="Kanihaa" w:id="9" w:date="2026-09-25T08:48:49Z"/>
                                </w:sdtContent>
                              </w:sdt>
                            </w:ins>
                            <w:sdt>
                              <w:sdtPr>
                                <w:id w:val="-1100352568"/>
                                <w:tag w:val="goog_rdk_74"/>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w:delText>
                                    </w:r>
                                  </w:del>
                                </w:ins>
                              </w:sdtContent>
                            </w:sdt>
                            <w:ins w:author="Anu Anu" w:id="23" w:date="2026-09-25T05:59:10Z">
                              <w:del w:author="Kanihaa" w:id="9" w:date="2026-09-25T08:48:49Z">
                                <w:sdt>
                                  <w:sdtPr>
                                    <w:id w:val="486138548"/>
                                    <w:tag w:val="goog_rdk_75"/>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708052254"/>
                      <w:tag w:val="goog_rdk_85"/>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7427518"/>
                            <w:tag w:val="goog_rdk_77"/>
                          </w:sdtPr>
                          <w:sdtContent>
                            <w:ins w:author="Anu Anu" w:id="23" w:date="2026-09-25T05:59:10Z">
                              <w:sdt>
                                <w:sdtPr>
                                  <w:id w:val="-1378602053"/>
                                  <w:tag w:val="goog_rdk_78"/>
                                </w:sdtPr>
                                <w:sdtContent>
                                  <w:del w:author="Kanihaa" w:id="9" w:date="2026-09-25T08:48:49Z"/>
                                </w:sdtContent>
                              </w:sdt>
                            </w:ins>
                            <w:sdt>
                              <w:sdtPr>
                                <w:id w:val="1279056468"/>
                                <w:tag w:val="goog_rdk_79"/>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u Anu" w:id="23" w:date="2026-09-25T05:59:10Z">
                              <w:del w:author="Kanihaa" w:id="9" w:date="2026-09-25T08:48:49Z">
                                <w:sdt>
                                  <w:sdtPr>
                                    <w:id w:val="-62432693"/>
                                    <w:tag w:val="goog_rdk_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254122417"/>
                                    <w:tag w:val="goog_rdk_8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450327367"/>
                                    <w:tag w:val="goog_rdk_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797263697"/>
                                    <w:tag w:val="goog_rdk_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977829183"/>
                                    <w:tag w:val="goog_rdk_84"/>
                                  </w:sdtPr>
                                  <w:sdtContent>
                                    <w:r w:rsidDel="00000000" w:rsidR="00000000" w:rsidRPr="00000000">
                                      <w:rPr>
                                        <w:rtl w:val="0"/>
                                      </w:rPr>
                                    </w:r>
                                  </w:sdtContent>
                                </w:sdt>
                              </w:del>
                            </w:ins>
                          </w:sdtContent>
                        </w:sdt>
                      </w:p>
                    </w:sdtContent>
                  </w:sdt>
                </w:tc>
              </w:tr>
            </w:sdtContent>
          </w:sdt>
          <w:sdt>
            <w:sdtPr>
              <w:id w:val="688182261"/>
              <w:tag w:val="goog_rdk_86"/>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879933545"/>
                      <w:tag w:val="goog_rdk_91"/>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2610658"/>
                            <w:tag w:val="goog_rdk_87"/>
                          </w:sdtPr>
                          <w:sdtContent>
                            <w:ins w:author="Anu Anu" w:id="23" w:date="2026-09-25T05:59:10Z">
                              <w:sdt>
                                <w:sdtPr>
                                  <w:id w:val="695434912"/>
                                  <w:tag w:val="goog_rdk_88"/>
                                </w:sdtPr>
                                <w:sdtContent>
                                  <w:del w:author="Kanihaa" w:id="9" w:date="2026-09-25T08:48:49Z"/>
                                </w:sdtContent>
                              </w:sdt>
                            </w:ins>
                            <w:sdt>
                              <w:sdtPr>
                                <w:id w:val="-1094847239"/>
                                <w:tag w:val="goog_rdk_89"/>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w:delText>
                                    </w:r>
                                  </w:del>
                                </w:ins>
                              </w:sdtContent>
                            </w:sdt>
                            <w:ins w:author="Anu Anu" w:id="23" w:date="2026-09-25T05:59:10Z">
                              <w:del w:author="Kanihaa" w:id="9" w:date="2026-09-25T08:48:49Z">
                                <w:sdt>
                                  <w:sdtPr>
                                    <w:id w:val="-73988641"/>
                                    <w:tag w:val="goog_rdk_9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571437899"/>
                      <w:tag w:val="goog_rdk_96"/>
                    </w:sdtPr>
                    <w:sdtConten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8805164"/>
                            <w:tag w:val="goog_rdk_92"/>
                          </w:sdtPr>
                          <w:sdtContent>
                            <w:ins w:author="Anu Anu" w:id="23" w:date="2026-09-25T05:59:10Z">
                              <w:sdt>
                                <w:sdtPr>
                                  <w:id w:val="-1476725257"/>
                                  <w:tag w:val="goog_rdk_93"/>
                                </w:sdtPr>
                                <w:sdtContent>
                                  <w:del w:author="Kanihaa" w:id="9" w:date="2026-09-25T08:48:49Z"/>
                                </w:sdtContent>
                              </w:sdt>
                            </w:ins>
                            <w:sdt>
                              <w:sdtPr>
                                <w:id w:val="-1958248293"/>
                                <w:tag w:val="goog_rdk_94"/>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u Anu" w:id="23" w:date="2026-09-25T05:59:10Z">
                              <w:del w:author="Kanihaa" w:id="9" w:date="2026-09-25T08:48:49Z">
                                <w:sdt>
                                  <w:sdtPr>
                                    <w:id w:val="1535562940"/>
                                    <w:tag w:val="goog_rdk_95"/>
                                  </w:sdtPr>
                                  <w:sdtContent>
                                    <w:r w:rsidDel="00000000" w:rsidR="00000000" w:rsidRPr="00000000">
                                      <w:rPr>
                                        <w:rtl w:val="0"/>
                                      </w:rPr>
                                    </w:r>
                                  </w:sdtContent>
                                </w:sdt>
                              </w:del>
                            </w:ins>
                          </w:sdtContent>
                        </w:sdt>
                      </w:p>
                    </w:sdtContent>
                  </w:sdt>
                </w:tc>
              </w:tr>
            </w:sdtContent>
          </w:sdt>
          <w:sdt>
            <w:sdtPr>
              <w:id w:val="-323337324"/>
              <w:tag w:val="goog_rdk_97"/>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570517720"/>
                      <w:tag w:val="goog_rdk_102"/>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4432858"/>
                            <w:tag w:val="goog_rdk_98"/>
                          </w:sdtPr>
                          <w:sdtContent>
                            <w:ins w:author="Anu Anu" w:id="23" w:date="2026-09-25T05:59:10Z">
                              <w:sdt>
                                <w:sdtPr>
                                  <w:id w:val="-1339676179"/>
                                  <w:tag w:val="goog_rdk_99"/>
                                </w:sdtPr>
                                <w:sdtContent>
                                  <w:del w:author="Kanihaa" w:id="9" w:date="2026-09-25T08:48:49Z"/>
                                </w:sdtContent>
                              </w:sdt>
                            </w:ins>
                            <w:sdt>
                              <w:sdtPr>
                                <w:id w:val="-1254971673"/>
                                <w:tag w:val="goog_rdk_100"/>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Bcc</w:delText>
                                    </w:r>
                                  </w:del>
                                </w:ins>
                              </w:sdtContent>
                            </w:sdt>
                            <w:ins w:author="Anu Anu" w:id="23" w:date="2026-09-25T05:59:10Z">
                              <w:del w:author="Kanihaa" w:id="9" w:date="2026-09-25T08:48:49Z">
                                <w:sdt>
                                  <w:sdtPr>
                                    <w:id w:val="-36649757"/>
                                    <w:tag w:val="goog_rdk_101"/>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363262522"/>
                      <w:tag w:val="goog_rdk_107"/>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1792989"/>
                            <w:tag w:val="goog_rdk_103"/>
                          </w:sdtPr>
                          <w:sdtContent>
                            <w:ins w:author="Anu Anu" w:id="23" w:date="2026-09-25T05:59:10Z">
                              <w:sdt>
                                <w:sdtPr>
                                  <w:id w:val="2091396478"/>
                                  <w:tag w:val="goog_rdk_104"/>
                                </w:sdtPr>
                                <w:sdtContent>
                                  <w:del w:author="Kanihaa" w:id="9" w:date="2026-09-25T08:48:49Z"/>
                                </w:sdtContent>
                              </w:sdt>
                            </w:ins>
                            <w:sdt>
                              <w:sdtPr>
                                <w:id w:val="771601687"/>
                                <w:tag w:val="goog_rdk_105"/>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u Anu" w:id="23" w:date="2026-09-25T05:59:10Z">
                              <w:del w:author="Kanihaa" w:id="9" w:date="2026-09-25T08:48:49Z">
                                <w:sdt>
                                  <w:sdtPr>
                                    <w:id w:val="670253324"/>
                                    <w:tag w:val="goog_rdk_106"/>
                                  </w:sdtPr>
                                  <w:sdtContent>
                                    <w:r w:rsidDel="00000000" w:rsidR="00000000" w:rsidRPr="00000000">
                                      <w:rPr>
                                        <w:rtl w:val="0"/>
                                      </w:rPr>
                                    </w:r>
                                  </w:sdtContent>
                                </w:sdt>
                              </w:del>
                            </w:ins>
                          </w:sdtContent>
                        </w:sdt>
                      </w:p>
                    </w:sdtContent>
                  </w:sdt>
                </w:tc>
              </w:tr>
            </w:sdtContent>
          </w:sdt>
          <w:sdt>
            <w:sdtPr>
              <w:id w:val="819475886"/>
              <w:tag w:val="goog_rdk_108"/>
            </w:sdtPr>
            <w:sdtContent>
              <w:tr>
                <w:trPr>
                  <w:cantSplit w:val="0"/>
                  <w:tblHeader w:val="0"/>
                  <w:ins w:author="Anu Anu" w:id="23" w:date="2026-09-25T05:59:10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542425054"/>
                      <w:tag w:val="goog_rdk_113"/>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095790"/>
                            <w:tag w:val="goog_rdk_109"/>
                          </w:sdtPr>
                          <w:sdtContent>
                            <w:ins w:author="Anu Anu" w:id="23" w:date="2026-09-25T05:59:10Z">
                              <w:sdt>
                                <w:sdtPr>
                                  <w:id w:val="1033012732"/>
                                  <w:tag w:val="goog_rdk_110"/>
                                </w:sdtPr>
                                <w:sdtContent>
                                  <w:del w:author="Kanihaa" w:id="9" w:date="2026-09-25T08:48:49Z"/>
                                </w:sdtContent>
                              </w:sdt>
                            </w:ins>
                            <w:sdt>
                              <w:sdtPr>
                                <w:id w:val="-114337805"/>
                                <w:tag w:val="goog_rdk_111"/>
                              </w:sdtPr>
                              <w:sdtContent>
                                <w:ins w:author="Anu Anu" w:id="23" w:date="2026-09-25T05:59: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Subject</w:delText>
                                    </w:r>
                                  </w:del>
                                </w:ins>
                              </w:sdtContent>
                            </w:sdt>
                            <w:ins w:author="Anu Anu" w:id="23" w:date="2026-09-25T05:59:10Z">
                              <w:del w:author="Kanihaa" w:id="9" w:date="2026-09-25T08:48:49Z">
                                <w:sdt>
                                  <w:sdtPr>
                                    <w:id w:val="1801001997"/>
                                    <w:tag w:val="goog_rdk_112"/>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425075993"/>
                      <w:tag w:val="goog_rdk_117"/>
                    </w:sdtPr>
                    <w:sdtContent>
                      <w:p w:rsidR="00000000" w:rsidDel="00000000" w:rsidP="00000000" w:rsidRDefault="00000000" w:rsidRPr="00000000" w14:paraId="0000000C">
                        <w:pPr>
                          <w:widowControl w:val="0"/>
                          <w:spacing w:line="240" w:lineRule="auto"/>
                          <w:rPr>
                            <w:ins w:author="Anu Anu" w:id="23" w:date="2026-09-25T05:59:10Z"/>
                            <w:del w:author="Kanihaa" w:id="9" w:date="2026-09-25T08:48:49Z"/>
                            <w:rPrChange w:author="Dharani Dharan L" w:id="26" w:date="2026-09-25T11:17:01Z">
                              <w:rPr>
                                <w:rFonts w:ascii="Arial" w:cs="Arial" w:eastAsia="Arial" w:hAnsi="Arial"/>
                                <w:b w:val="0"/>
                                <w:bCs w:val="0"/>
                                <w:i w:val="0"/>
                                <w:iCs w:val="0"/>
                                <w:smallCaps w:val="0"/>
                                <w:strike w:val="0"/>
                                <w:color w:val="000000"/>
                                <w:sz w:val="22"/>
                                <w:szCs w:val="22"/>
                                <w:u w:val="none"/>
                                <w:shd w:fill="auto" w:val="clear"/>
                                <w:vertAlign w:val="baseline"/>
                              </w:rPr>
                            </w:rPrChange>
                          </w:rPr>
                          <w:pPrChange w:author="Dharani Dharan L" w:id="0" w:date="2026-09-25T11:17:0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350988712"/>
                            <w:tag w:val="goog_rdk_114"/>
                          </w:sdtPr>
                          <w:sdtContent>
                            <w:ins w:author="Anu Anu" w:id="23" w:date="2026-09-25T05:59:10Z">
                              <w:sdt>
                                <w:sdtPr>
                                  <w:id w:val="1820759128"/>
                                  <w:tag w:val="goog_rdk_115"/>
                                </w:sdtPr>
                                <w:sdtContent>
                                  <w:del w:author="Kanihaa" w:id="9" w:date="2026-09-25T08:48:49Z"/>
                                </w:sdtContent>
                              </w:sdt>
                            </w:ins>
                            <w:sdt>
                              <w:sdtPr>
                                <w:id w:val="-1803912670"/>
                                <w:tag w:val="goog_rdk_116"/>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tc>
              </w:tr>
            </w:sdtContent>
          </w:sdt>
          <w:sdt>
            <w:sdtPr>
              <w:id w:val="1625879500"/>
              <w:tag w:val="goog_rdk_118"/>
            </w:sdtPr>
            <w:sdtContent>
              <w:tr>
                <w:trPr>
                  <w:cantSplit w:val="0"/>
                  <w:trHeight w:val="2000" w:hRule="atLeast"/>
                  <w:tblHeader w:val="0"/>
                  <w:ins w:author="Anu Anu" w:id="23" w:date="2026-09-25T05:59:10Z"/>
                  <w:del w:author="Kanihaa" w:id="9" w:date="2026-09-25T08:48:49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1884888110"/>
                      <w:tag w:val="goog_rdk_125"/>
                    </w:sdtPr>
                    <w:sdtContent>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u Anu" w:id="23" w:date="2026-09-25T05:59:10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ins w:author="" w:id="27">
                          <w:sdt>
                            <w:sdtPr>
                              <w:id w:val="-1481419113"/>
                              <w:tag w:val="goog_rdk_120"/>
                            </w:sdtPr>
                            <w:sdtContent>
                              <w:del w:author="Kanihaa" w:id="9" w:date="2026-09-25T08:48:49Z">
                                <w:sdt>
                                  <w:sdtPr>
                                    <w:id w:val="-1713035066"/>
                                    <w:tag w:val="goog_rdk_1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Hftuuyyuuuutyiiuyyuiiiiiiuuuiioiiiuuuiiiui</w:delText>
                                    </w:r>
                                  </w:sdtContent>
                                </w:sdt>
                              </w:del>
                            </w:sdtContent>
                          </w:sdt>
                        </w:ins>
                        <w:sdt>
                          <w:sdtPr>
                            <w:id w:val="-1094813702"/>
                            <w:tag w:val="goog_rdk_122"/>
                          </w:sdtPr>
                          <w:sdtContent>
                            <w:ins w:author="Anu Anu" w:id="23" w:date="2026-09-25T05:59:10Z">
                              <w:sdt>
                                <w:sdtPr>
                                  <w:id w:val="-792464590"/>
                                  <w:tag w:val="goog_rdk_123"/>
                                </w:sdtPr>
                                <w:sdtContent>
                                  <w:del w:author="Kanihaa" w:id="9" w:date="2026-09-25T08:48:49Z"/>
                                </w:sdtContent>
                              </w:sdt>
                            </w:ins>
                            <w:sdt>
                              <w:sdtPr>
                                <w:id w:val="-45397717"/>
                                <w:tag w:val="goog_rdk_124"/>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tc>
              </w:tr>
            </w:sdtContent>
          </w:sdt>
        </w:tbl>
      </w:sdtContent>
    </w:sdt>
    <w:sdt>
      <w:sdtPr>
        <w:id w:val="-1595033096"/>
        <w:tag w:val="goog_rdk_136"/>
      </w:sdtPr>
      <w:sdtContent>
        <w:p w:rsidR="00000000" w:rsidDel="00000000" w:rsidP="00000000" w:rsidRDefault="00000000" w:rsidRPr="00000000" w14:paraId="0000000F">
          <w:pPr>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3810009"/>
              <w:tag w:val="goog_rdk_133"/>
            </w:sdtPr>
            <w:sdtContent>
              <w:ins w:author="Anonymous" w:id="28" w:date="2026-09-25T13:04:21Z">
                <w:sdt>
                  <w:sdtPr>
                    <w:id w:val="-1950472367"/>
                    <w:tag w:val="goog_rdk_134"/>
                  </w:sdtPr>
                  <w:sdtContent>
                    <w:del w:author="Kanihaa" w:id="9" w:date="2026-09-25T08:48:49Z"/>
                  </w:sdtContent>
                </w:sdt>
              </w:ins>
              <w:sdt>
                <w:sdtPr>
                  <w:id w:val="565100573"/>
                  <w:tag w:val="goog_rdk_135"/>
                </w:sdtPr>
                <w:sdtContent>
                  <w:ins w:author="Anonymous" w:id="28" w:date="2026-09-25T13:04:21Z">
                    <w:del w:author="Kanihaa" w:id="9" w:date="2026-09-25T08:48:49Z">
                      <w:r w:rsidDel="00000000" w:rsidR="00000000" w:rsidRPr="00000000">
                        <w:rPr>
                          <w:rtl w:val="0"/>
                        </w:rPr>
                      </w:r>
                    </w:del>
                  </w:ins>
                </w:sdtContent>
              </w:sdt>
              <w:ins w:author="Anonymous" w:id="28" w:date="2026-09-25T13:04:21Z">
                <w:del w:author="Kanihaa" w:id="9" w:date="2026-09-25T08:48:49Z"/>
              </w:ins>
            </w:sdtContent>
          </w:sdt>
        </w:p>
      </w:sdtContent>
    </w:sdt>
    <w:sdt>
      <w:sdtPr>
        <w:lock w:val="contentLocked"/>
        <w:id w:val="-436976151"/>
        <w:tag w:val="goog_rdk_193"/>
      </w:sdtPr>
      <w:sdtContent>
        <w:tbl>
          <w:tblPr>
            <w:tblStyle w:val="Table2"/>
            <w:tblW w:w="106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3.3333282470703"/>
            <w:gridCol w:w="10092.66667175293"/>
            <w:tblGridChange w:id="0">
              <w:tblGrid>
                <w:gridCol w:w="533.3333282470703"/>
                <w:gridCol w:w="10092.66667175293"/>
              </w:tblGrid>
            </w:tblGridChange>
          </w:tblGrid>
          <w:sdt>
            <w:sdtPr>
              <w:id w:val="406599022"/>
              <w:tag w:val="goog_rdk_137"/>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037243112"/>
                      <w:tag w:val="goog_rdk_142"/>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0217830"/>
                            <w:tag w:val="goog_rdk_138"/>
                          </w:sdtPr>
                          <w:sdtContent>
                            <w:ins w:author="Anonymous" w:id="28" w:date="2026-09-25T13:04:21Z">
                              <w:sdt>
                                <w:sdtPr>
                                  <w:id w:val="-1747936934"/>
                                  <w:tag w:val="goog_rdk_139"/>
                                </w:sdtPr>
                                <w:sdtContent>
                                  <w:del w:author="Kanihaa" w:id="9" w:date="2026-09-25T08:48:49Z"/>
                                </w:sdtContent>
                              </w:sdt>
                            </w:ins>
                            <w:sdt>
                              <w:sdtPr>
                                <w:id w:val="-1346771264"/>
                                <w:tag w:val="goog_rdk_140"/>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w:delText>
                                    </w:r>
                                  </w:del>
                                </w:ins>
                              </w:sdtContent>
                            </w:sdt>
                            <w:ins w:author="Anonymous" w:id="28" w:date="2026-09-25T13:04:21Z">
                              <w:del w:author="Kanihaa" w:id="9" w:date="2026-09-25T08:48:49Z">
                                <w:sdt>
                                  <w:sdtPr>
                                    <w:id w:val="1115617526"/>
                                    <w:tag w:val="goog_rdk_141"/>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61698312"/>
                      <w:tag w:val="goog_rdk_151"/>
                    </w:sdtPr>
                    <w:sdtConten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8306893"/>
                            <w:tag w:val="goog_rdk_143"/>
                          </w:sdtPr>
                          <w:sdtContent>
                            <w:ins w:author="Anonymous" w:id="28" w:date="2026-09-25T13:04:21Z">
                              <w:sdt>
                                <w:sdtPr>
                                  <w:id w:val="-1562842926"/>
                                  <w:tag w:val="goog_rdk_144"/>
                                </w:sdtPr>
                                <w:sdtContent>
                                  <w:del w:author="Kanihaa" w:id="9" w:date="2026-09-25T08:48:49Z"/>
                                </w:sdtContent>
                              </w:sdt>
                            </w:ins>
                            <w:sdt>
                              <w:sdtPr>
                                <w:id w:val="1940609510"/>
                                <w:tag w:val="goog_rdk_145"/>
                              </w:sdtPr>
                              <w:sdtContent>
                                <w:ins w:author="Anonymous" w:id="28" w:date="2026-09-25T13:04:21Z">
                                  <w:del w:author="Kanihaa" w:id="9" w:date="2026-09-25T08:48:49Z">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onymous" w:id="28" w:date="2026-09-25T13:04:21Z">
                              <w:del w:author="Kanihaa" w:id="9" w:date="2026-09-25T08:48:49Z">
                                <w:sdt>
                                  <w:sdtPr>
                                    <w:id w:val="256161815"/>
                                    <w:tag w:val="goog_rdk_146"/>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366754685"/>
                                    <w:tag w:val="goog_rdk_147"/>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877209115"/>
                                    <w:tag w:val="goog_rdk_148"/>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419104327"/>
                                    <w:tag w:val="goog_rdk_149"/>
                                  </w:sdtPr>
                                  <w:sdtContent>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568579497"/>
                                    <w:tag w:val="goog_rdk_150"/>
                                  </w:sdtPr>
                                  <w:sdtContent>
                                    <w:r w:rsidDel="00000000" w:rsidR="00000000" w:rsidRPr="00000000">
                                      <w:rPr>
                                        <w:rtl w:val="0"/>
                                      </w:rPr>
                                    </w:r>
                                  </w:sdtContent>
                                </w:sdt>
                              </w:del>
                            </w:ins>
                          </w:sdtContent>
                        </w:sdt>
                      </w:p>
                    </w:sdtContent>
                  </w:sdt>
                </w:tc>
              </w:tr>
            </w:sdtContent>
          </w:sdt>
          <w:sdt>
            <w:sdtPr>
              <w:id w:val="-1500024500"/>
              <w:tag w:val="goog_rdk_152"/>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631527253"/>
                      <w:tag w:val="goog_rdk_157"/>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9275805"/>
                            <w:tag w:val="goog_rdk_153"/>
                          </w:sdtPr>
                          <w:sdtContent>
                            <w:ins w:author="Anonymous" w:id="28" w:date="2026-09-25T13:04:21Z">
                              <w:sdt>
                                <w:sdtPr>
                                  <w:id w:val="-212374137"/>
                                  <w:tag w:val="goog_rdk_154"/>
                                </w:sdtPr>
                                <w:sdtContent>
                                  <w:del w:author="Kanihaa" w:id="9" w:date="2026-09-25T08:48:49Z"/>
                                </w:sdtContent>
                              </w:sdt>
                            </w:ins>
                            <w:sdt>
                              <w:sdtPr>
                                <w:id w:val="-1592991531"/>
                                <w:tag w:val="goog_rdk_155"/>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w:delText>
                                    </w:r>
                                  </w:del>
                                </w:ins>
                              </w:sdtContent>
                            </w:sdt>
                            <w:ins w:author="Anonymous" w:id="28" w:date="2026-09-25T13:04:21Z">
                              <w:del w:author="Kanihaa" w:id="9" w:date="2026-09-25T08:48:49Z">
                                <w:sdt>
                                  <w:sdtPr>
                                    <w:id w:val="-1770598005"/>
                                    <w:tag w:val="goog_rdk_15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694387009"/>
                      <w:tag w:val="goog_rdk_162"/>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6503720"/>
                            <w:tag w:val="goog_rdk_158"/>
                          </w:sdtPr>
                          <w:sdtContent>
                            <w:ins w:author="Anonymous" w:id="28" w:date="2026-09-25T13:04:21Z">
                              <w:sdt>
                                <w:sdtPr>
                                  <w:id w:val="-1675131582"/>
                                  <w:tag w:val="goog_rdk_159"/>
                                </w:sdtPr>
                                <w:sdtContent>
                                  <w:del w:author="Kanihaa" w:id="9" w:date="2026-09-25T08:48:49Z"/>
                                </w:sdtContent>
                              </w:sdt>
                            </w:ins>
                            <w:sdt>
                              <w:sdtPr>
                                <w:id w:val="1928731977"/>
                                <w:tag w:val="goog_rdk_160"/>
                              </w:sdtPr>
                              <w:sdtContent>
                                <w:ins w:author="Anonymous" w:id="28" w:date="2026-09-25T13:04:21Z">
                                  <w:del w:author="Kanihaa" w:id="9" w:date="2026-09-25T08:48:49Z">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onymous" w:id="28" w:date="2026-09-25T13:04:21Z">
                              <w:del w:author="Kanihaa" w:id="9" w:date="2026-09-25T08:48:49Z">
                                <w:sdt>
                                  <w:sdtPr>
                                    <w:id w:val="-395175578"/>
                                    <w:tag w:val="goog_rdk_161"/>
                                  </w:sdtPr>
                                  <w:sdtContent>
                                    <w:r w:rsidDel="00000000" w:rsidR="00000000" w:rsidRPr="00000000">
                                      <w:rPr>
                                        <w:rtl w:val="0"/>
                                      </w:rPr>
                                    </w:r>
                                  </w:sdtContent>
                                </w:sdt>
                              </w:del>
                            </w:ins>
                          </w:sdtContent>
                        </w:sdt>
                      </w:p>
                    </w:sdtContent>
                  </w:sdt>
                </w:tc>
              </w:tr>
            </w:sdtContent>
          </w:sdt>
          <w:sdt>
            <w:sdtPr>
              <w:id w:val="-754538103"/>
              <w:tag w:val="goog_rdk_163"/>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51393760"/>
                      <w:tag w:val="goog_rdk_168"/>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5913102"/>
                            <w:tag w:val="goog_rdk_164"/>
                          </w:sdtPr>
                          <w:sdtContent>
                            <w:ins w:author="Anonymous" w:id="28" w:date="2026-09-25T13:04:21Z">
                              <w:sdt>
                                <w:sdtPr>
                                  <w:id w:val="-395907362"/>
                                  <w:tag w:val="goog_rdk_165"/>
                                </w:sdtPr>
                                <w:sdtContent>
                                  <w:del w:author="Kanihaa" w:id="9" w:date="2026-09-25T08:48:49Z"/>
                                </w:sdtContent>
                              </w:sdt>
                            </w:ins>
                            <w:sdt>
                              <w:sdtPr>
                                <w:id w:val="208946123"/>
                                <w:tag w:val="goog_rdk_166"/>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Bcc</w:delText>
                                    </w:r>
                                  </w:del>
                                </w:ins>
                              </w:sdtContent>
                            </w:sdt>
                            <w:ins w:author="Anonymous" w:id="28" w:date="2026-09-25T13:04:21Z">
                              <w:del w:author="Kanihaa" w:id="9" w:date="2026-09-25T08:48:49Z">
                                <w:sdt>
                                  <w:sdtPr>
                                    <w:id w:val="-835914920"/>
                                    <w:tag w:val="goog_rdk_167"/>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624748071"/>
                      <w:tag w:val="goog_rdk_173"/>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0620774"/>
                            <w:tag w:val="goog_rdk_169"/>
                          </w:sdtPr>
                          <w:sdtContent>
                            <w:ins w:author="Anonymous" w:id="28" w:date="2026-09-25T13:04:21Z">
                              <w:sdt>
                                <w:sdtPr>
                                  <w:id w:val="-1133088228"/>
                                  <w:tag w:val="goog_rdk_170"/>
                                </w:sdtPr>
                                <w:sdtContent>
                                  <w:del w:author="Kanihaa" w:id="9" w:date="2026-09-25T08:48:49Z"/>
                                </w:sdtContent>
                              </w:sdt>
                            </w:ins>
                            <w:sdt>
                              <w:sdtPr>
                                <w:id w:val="1637529091"/>
                                <w:tag w:val="goog_rdk_171"/>
                              </w:sdtPr>
                              <w:sdtContent>
                                <w:ins w:author="Anonymous" w:id="28" w:date="2026-09-25T13:04:21Z">
                                  <w:del w:author="Kanihaa" w:id="9" w:date="2026-09-25T08:48:49Z">
                                    <w:r w:rsidDel="00000000" w:rsidR="00000000" w:rsidRPr="00000000">
                                      <w:rPr>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Anonymous" w:id="28" w:date="2026-09-25T13:04:21Z">
                              <w:del w:author="Kanihaa" w:id="9" w:date="2026-09-25T08:48:49Z">
                                <w:sdt>
                                  <w:sdtPr>
                                    <w:id w:val="-1984143527"/>
                                    <w:tag w:val="goog_rdk_172"/>
                                  </w:sdtPr>
                                  <w:sdtContent>
                                    <w:r w:rsidDel="00000000" w:rsidR="00000000" w:rsidRPr="00000000">
                                      <w:rPr>
                                        <w:rtl w:val="0"/>
                                      </w:rPr>
                                    </w:r>
                                  </w:sdtContent>
                                </w:sdt>
                              </w:del>
                            </w:ins>
                          </w:sdtContent>
                        </w:sdt>
                      </w:p>
                    </w:sdtContent>
                  </w:sdt>
                </w:tc>
              </w:tr>
            </w:sdtContent>
          </w:sdt>
          <w:sdt>
            <w:sdtPr>
              <w:id w:val="-1521829984"/>
              <w:tag w:val="goog_rdk_174"/>
            </w:sdtPr>
            <w:sdtContent>
              <w:tr>
                <w:trPr>
                  <w:cantSplit w:val="0"/>
                  <w:tblHeader w:val="0"/>
                  <w:ins w:author="Anonymous" w:id="28" w:date="2026-09-25T13:04:21Z"/>
                  <w:del w:author="Kanihaa" w:id="9" w:date="2026-09-25T08:48:49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636206884"/>
                      <w:tag w:val="goog_rdk_179"/>
                    </w:sdtPr>
                    <w:sdtContent>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1130903"/>
                            <w:tag w:val="goog_rdk_175"/>
                          </w:sdtPr>
                          <w:sdtContent>
                            <w:ins w:author="Anonymous" w:id="28" w:date="2026-09-25T13:04:21Z">
                              <w:sdt>
                                <w:sdtPr>
                                  <w:id w:val="1198944978"/>
                                  <w:tag w:val="goog_rdk_176"/>
                                </w:sdtPr>
                                <w:sdtContent>
                                  <w:del w:author="Kanihaa" w:id="9" w:date="2026-09-25T08:48:49Z"/>
                                </w:sdtContent>
                              </w:sdt>
                            </w:ins>
                            <w:sdt>
                              <w:sdtPr>
                                <w:id w:val="943738938"/>
                                <w:tag w:val="goog_rdk_177"/>
                              </w:sdtPr>
                              <w:sdtContent>
                                <w:ins w:author="Anonymous" w:id="28" w:date="2026-09-25T13:04:21Z">
                                  <w:del w:author="Kanihaa" w:id="9" w:date="2026-09-25T08:48:49Z">
                                    <w:r w:rsidDel="00000000" w:rsidR="00000000" w:rsidRPr="00000000">
                                      <w:rPr>
                                        <w:b w:val="1"/>
                                        <w:bCs w:val="1"/>
                                        <w:rtl w:val="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Subject</w:delText>
                                    </w:r>
                                  </w:del>
                                </w:ins>
                              </w:sdtContent>
                            </w:sdt>
                            <w:ins w:author="Anonymous" w:id="28" w:date="2026-09-25T13:04:21Z">
                              <w:del w:author="Kanihaa" w:id="9" w:date="2026-09-25T08:48:49Z">
                                <w:sdt>
                                  <w:sdtPr>
                                    <w:id w:val="-512638898"/>
                                    <w:tag w:val="goog_rdk_178"/>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970899037"/>
                      <w:tag w:val="goog_rdk_183"/>
                    </w:sdtPr>
                    <w:sdtContent>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5014777"/>
                            <w:tag w:val="goog_rdk_180"/>
                          </w:sdtPr>
                          <w:sdtContent>
                            <w:ins w:author="Anonymous" w:id="28" w:date="2026-09-25T13:04:21Z">
                              <w:sdt>
                                <w:sdtPr>
                                  <w:id w:val="-1095154882"/>
                                  <w:tag w:val="goog_rdk_181"/>
                                </w:sdtPr>
                                <w:sdtContent>
                                  <w:del w:author="Kanihaa" w:id="9" w:date="2026-09-25T08:48:49Z"/>
                                </w:sdtContent>
                              </w:sdt>
                            </w:ins>
                            <w:sdt>
                              <w:sdtPr>
                                <w:id w:val="204957055"/>
                                <w:tag w:val="goog_rdk_182"/>
                              </w:sdtPr>
                              <w:sdtContent>
                                <w:ins w:author="Anonymous" w:id="28" w:date="2026-09-25T13:04:21Z">
                                  <w:del w:author="Kanihaa" w:id="9" w:date="2026-09-25T08:48:49Z">
                                    <w:r w:rsidDel="00000000" w:rsidR="00000000" w:rsidRPr="00000000">
                                      <w:rPr>
                                        <w:rtl w:val="0"/>
                                      </w:rPr>
                                    </w:r>
                                  </w:del>
                                </w:ins>
                              </w:sdtContent>
                            </w:sdt>
                            <w:ins w:author="Anonymous" w:id="28" w:date="2026-09-25T13:04:21Z">
                              <w:del w:author="Kanihaa" w:id="9" w:date="2026-09-25T08:48:49Z"/>
                            </w:ins>
                          </w:sdtContent>
                        </w:sdt>
                      </w:p>
                    </w:sdtContent>
                  </w:sdt>
                </w:tc>
              </w:tr>
            </w:sdtContent>
          </w:sdt>
          <w:sdt>
            <w:sdtPr>
              <w:id w:val="-610205752"/>
              <w:tag w:val="goog_rdk_184"/>
            </w:sdtPr>
            <w:sdtContent>
              <w:tr>
                <w:trPr>
                  <w:cantSplit w:val="0"/>
                  <w:trHeight w:val="2000" w:hRule="atLeast"/>
                  <w:tblHeader w:val="0"/>
                  <w:ins w:author="Anonymous" w:id="28" w:date="2026-09-25T13:04:21Z"/>
                  <w:del w:author="Kanihaa" w:id="9" w:date="2026-09-25T08:48:49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1576463664"/>
                      <w:tag w:val="goog_rdk_188"/>
                    </w:sdtPr>
                    <w:sdtConten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28" w:date="2026-09-25T13:04:21Z"/>
                            <w:del w:author="Kanihaa" w:id="9" w:date="2026-09-25T08:48:49Z"/>
                            <w:color w:val="222222"/>
                            <w:sz w:val="20"/>
                            <w:szCs w:val="20"/>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4709672"/>
                            <w:tag w:val="goog_rdk_185"/>
                          </w:sdtPr>
                          <w:sdtContent>
                            <w:ins w:author="Anonymous" w:id="28" w:date="2026-09-25T13:04:21Z">
                              <w:sdt>
                                <w:sdtPr>
                                  <w:id w:val="-2064640344"/>
                                  <w:tag w:val="goog_rdk_186"/>
                                </w:sdtPr>
                                <w:sdtContent>
                                  <w:del w:author="Kanihaa" w:id="9" w:date="2026-09-25T08:48:49Z"/>
                                </w:sdtContent>
                              </w:sdt>
                            </w:ins>
                            <w:sdt>
                              <w:sdtPr>
                                <w:id w:val="1275631432"/>
                                <w:tag w:val="goog_rdk_187"/>
                              </w:sdtPr>
                              <w:sdtContent>
                                <w:ins w:author="Anonymous" w:id="28" w:date="2026-09-25T13:04:21Z">
                                  <w:del w:author="Kanihaa" w:id="9" w:date="2026-09-25T08:48:49Z">
                                    <w:r w:rsidDel="00000000" w:rsidR="00000000" w:rsidRPr="00000000">
                                      <w:rPr>
                                        <w:rtl w:val="0"/>
                                      </w:rPr>
                                    </w:r>
                                  </w:del>
                                </w:ins>
                              </w:sdtContent>
                            </w:sdt>
                            <w:ins w:author="Anonymous" w:id="28" w:date="2026-09-25T13:04:21Z">
                              <w:del w:author="Kanihaa" w:id="9" w:date="2026-09-25T08:48:49Z"/>
                            </w:ins>
                          </w:sdtContent>
                        </w:sdt>
                      </w:p>
                    </w:sdtContent>
                  </w:sdt>
                </w:tc>
              </w:tr>
            </w:sdtContent>
          </w:sdt>
        </w:tbl>
      </w:sdtContent>
    </w:sdt>
    <w:sdt>
      <w:sdtPr>
        <w:id w:val="1417325815"/>
        <w:tag w:val="goog_rdk_199"/>
      </w:sdtPr>
      <w:sdtContent>
        <w:p w:rsidR="00000000" w:rsidDel="00000000" w:rsidP="00000000" w:rsidRDefault="00000000" w:rsidRPr="00000000" w14:paraId="0000001A">
          <w:pPr>
            <w:rPr>
              <w:ins w:author="Anu Anu" w:id="23" w:date="2026-09-25T05:59:10Z"/>
              <w:del w:author="Kanihaa" w:id="9" w:date="2026-09-25T08:48:49Z"/>
              <w:rPrChange w:author="Anonymous" w:id="29" w:date="2026-09-25T13:04:21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1591344"/>
              <w:tag w:val="goog_rdk_196"/>
            </w:sdtPr>
            <w:sdtContent>
              <w:ins w:author="Anu Anu" w:id="23" w:date="2026-09-25T05:59:10Z">
                <w:sdt>
                  <w:sdtPr>
                    <w:id w:val="-1506579681"/>
                    <w:tag w:val="goog_rdk_197"/>
                  </w:sdtPr>
                  <w:sdtContent>
                    <w:del w:author="Kanihaa" w:id="9" w:date="2026-09-25T08:48:49Z"/>
                  </w:sdtContent>
                </w:sdt>
              </w:ins>
              <w:sdt>
                <w:sdtPr>
                  <w:id w:val="-1248452973"/>
                  <w:tag w:val="goog_rdk_198"/>
                </w:sdtPr>
                <w:sdtContent>
                  <w:ins w:author="Anu Anu" w:id="23" w:date="2026-09-25T05:59:10Z">
                    <w:del w:author="Kanihaa" w:id="9" w:date="2026-09-25T08:48:49Z">
                      <w:r w:rsidDel="00000000" w:rsidR="00000000" w:rsidRPr="00000000">
                        <w:rPr>
                          <w:rtl w:val="0"/>
                        </w:rPr>
                      </w:r>
                    </w:del>
                  </w:ins>
                </w:sdtContent>
              </w:sdt>
              <w:ins w:author="Anu Anu" w:id="23" w:date="2026-09-25T05:59:10Z">
                <w:del w:author="Kanihaa" w:id="9" w:date="2026-09-25T08:48:49Z"/>
              </w:ins>
            </w:sdtContent>
          </w:sdt>
        </w:p>
      </w:sdtContent>
    </w:sdt>
    <w:sdt>
      <w:sdtPr>
        <w:id w:val="-1790869539"/>
        <w:tag w:val="goog_rdk_207"/>
      </w:sdtPr>
      <w:sdtContent>
        <w:p w:rsidR="00000000" w:rsidDel="00000000" w:rsidP="00000000" w:rsidRDefault="00000000" w:rsidRPr="00000000" w14:paraId="0000001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ins w:author="Anonymous" w:id="30" w:date="2026-09-25T04:33:07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Anu Anu" w:id="31" w:date="2026-09-25T05:59:00Z">
                <w:rPr>
                  <w:rFonts w:ascii="Arial" w:cs="Arial" w:eastAsia="Arial" w:hAnsi="Arial"/>
                  <w:b w:val="0"/>
                  <w:bCs w:val="0"/>
                  <w:i w:val="0"/>
                  <w:iCs w:val="0"/>
                  <w:smallCaps w:val="0"/>
                  <w:strike w:val="0"/>
                  <w:color w:val="000000"/>
                  <w:sz w:val="22"/>
                  <w:szCs w:val="22"/>
                  <w:u w:val="none"/>
                  <w:shd w:fill="auto" w:val="clear"/>
                  <w:vertAlign w:val="baseline"/>
                </w:rPr>
              </w:rPrChange>
            </w:rPr>
            <w:pPrChange w:author="Anu Anu" w:id="0" w:date="2026-09-25T05:59:00Z">
              <w:pPr>
                <w:pStyle w:val="Heading3"/>
                <w:ind w:left="0" w:firstLine="0"/>
              </w:pPr>
            </w:pPrChange>
          </w:pPr>
          <w:sdt>
            <w:sdtPr>
              <w:id w:val="-14935373"/>
              <w:tag w:val="goog_rdk_204"/>
            </w:sdtPr>
            <w:sdtContent>
              <w:ins w:author="Anonymous" w:id="30" w:date="2026-09-25T04:33:07Z">
                <w:sdt>
                  <w:sdtPr>
                    <w:id w:val="795989777"/>
                    <w:tag w:val="goog_rdk_205"/>
                  </w:sdtPr>
                  <w:sdtContent>
                    <w:del w:author="Kanihaa" w:id="9" w:date="2026-09-25T08:48:49Z"/>
                  </w:sdtContent>
                </w:sdt>
              </w:ins>
              <w:sdt>
                <w:sdtPr>
                  <w:id w:val="31753262"/>
                  <w:tag w:val="goog_rdk_206"/>
                </w:sdtPr>
                <w:sdtContent>
                  <w:ins w:author="Anonymous" w:id="30" w:date="2026-09-25T04:33:07Z">
                    <w:del w:author="Kanihaa" w:id="9" w:date="2026-09-25T08:48:49Z">
                      <w:r w:rsidDel="00000000" w:rsidR="00000000" w:rsidRPr="00000000">
                        <w:rPr>
                          <w:rtl w:val="0"/>
                        </w:rPr>
                      </w:r>
                    </w:del>
                  </w:ins>
                </w:sdtContent>
              </w:sdt>
              <w:ins w:author="Anonymous" w:id="30" w:date="2026-09-25T04:33:07Z">
                <w:del w:author="Kanihaa" w:id="9" w:date="2026-09-25T08:48:49Z">
                  <w:bookmarkStart w:colFirst="0" w:colLast="0" w:name="_heading=h.992exao9n17k" w:id="0"/>
                  <w:bookmarkEnd w:id="0"/>
                </w:del>
              </w:ins>
            </w:sdtContent>
          </w:sdt>
        </w:p>
      </w:sdtContent>
    </w:sdt>
    <w:sdt>
      <w:sdtPr>
        <w:id w:val="-124694056"/>
        <w:tag w:val="goog_rdk_220"/>
      </w:sdtPr>
      <w:sdtContent>
        <w:p w:rsidR="00000000" w:rsidDel="00000000" w:rsidP="00000000" w:rsidRDefault="00000000" w:rsidRPr="00000000" w14:paraId="0000001C">
          <w:pPr>
            <w:rPr>
              <w:ins w:author="Chenu Srinivasan" w:id="33" w:date="2026-09-24T15:29:32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04:33:07Z">
              <w:pPr>
                <w:pStyle w:val="Heading3"/>
                <w:ind w:left="720" w:firstLine="0"/>
              </w:pPr>
            </w:pPrChange>
          </w:pPr>
          <w:sdt>
            <w:sdtPr>
              <w:id w:val="-486288043"/>
              <w:tag w:val="goog_rdk_212"/>
            </w:sdtPr>
            <w:sdtContent>
              <w:ins w:author="Anonymous" w:id="32" w:date="2026-09-25T05:07:29Z">
                <w:sdt>
                  <w:sdtPr>
                    <w:id w:val="1322573868"/>
                    <w:tag w:val="goog_rdk_213"/>
                  </w:sdtPr>
                  <w:sdtContent>
                    <w:del w:author="Kanihaa" w:id="9" w:date="2026-09-25T08:48:49Z"/>
                  </w:sdtContent>
                </w:sdt>
              </w:ins>
              <w:sdt>
                <w:sdtPr>
                  <w:id w:val="-481555694"/>
                  <w:tag w:val="goog_rdk_214"/>
                </w:sdtPr>
                <w:sdtContent>
                  <w:ins w:author="Anonymous" w:id="32" w:date="2026-09-25T05:07: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oy6-9u0tek;mgpm]p</w:delText>
                      </w:r>
                    </w:del>
                  </w:ins>
                </w:sdtContent>
              </w:sdt>
              <w:ins w:author="Anonymous" w:id="32" w:date="2026-09-25T05:07:29Z">
                <w:del w:author="Kanihaa" w:id="9" w:date="2026-09-25T08:48:49Z"/>
              </w:ins>
            </w:sdtContent>
          </w:sdt>
          <w:sdt>
            <w:sdtPr>
              <w:id w:val="508415033"/>
              <w:tag w:val="goog_rdk_215"/>
            </w:sdtPr>
            <w:sdtContent>
              <w:ins w:author="Sahayasibiya Johns" w:id="21" w:date="2026-09-24T13:51:48Z">
                <w:sdt>
                  <w:sdtPr>
                    <w:id w:val="235067732"/>
                    <w:tag w:val="goog_rdk_216"/>
                  </w:sdtPr>
                  <w:sdtContent>
                    <w:del w:author="Kanihaa" w:id="9" w:date="2026-09-25T08:48:49Z"/>
                  </w:sdtContent>
                </w:sdt>
              </w:ins>
            </w:sdtContent>
          </w:sdt>
          <w:sdt>
            <w:sdtPr>
              <w:id w:val="-773914439"/>
              <w:tag w:val="goog_rdk_217"/>
            </w:sdtPr>
            <w:sdtContent>
              <w:ins w:author="Chenu Srinivasan" w:id="33" w:date="2026-09-24T15:29:32Z">
                <w:sdt>
                  <w:sdtPr>
                    <w:id w:val="246975388"/>
                    <w:tag w:val="goog_rdk_218"/>
                  </w:sdtPr>
                  <w:sdtContent>
                    <w:del w:author="Kanihaa" w:id="9" w:date="2026-09-25T08:48:49Z"/>
                  </w:sdtContent>
                </w:sdt>
              </w:ins>
              <w:sdt>
                <w:sdtPr>
                  <w:id w:val="818331212"/>
                  <w:tag w:val="goog_rdk_219"/>
                </w:sdtPr>
                <w:sdtContent>
                  <w:ins w:author="Chenu Srinivasan" w:id="33" w:date="2026-09-24T15:29:32Z">
                    <w:del w:author="Kanihaa" w:id="9" w:date="2026-09-25T08:48:49Z">
                      <w:r w:rsidDel="00000000" w:rsidR="00000000" w:rsidRPr="00000000">
                        <w:rPr>
                          <w:rtl w:val="0"/>
                        </w:rPr>
                      </w:r>
                    </w:del>
                  </w:ins>
                </w:sdtContent>
              </w:sdt>
              <w:ins w:author="Chenu Srinivasan" w:id="33" w:date="2026-09-24T15:29:32Z">
                <w:del w:author="Kanihaa" w:id="9" w:date="2026-09-25T08:48:49Z">
                  <w:bookmarkStart w:colFirst="0" w:colLast="0" w:name="_heading=h.992exao9n17k" w:id="0"/>
                  <w:bookmarkEnd w:id="0"/>
                </w:del>
              </w:ins>
            </w:sdtContent>
          </w:sdt>
        </w:p>
      </w:sdtContent>
    </w:sdt>
    <w:sdt>
      <w:sdtPr>
        <w:id w:val="-1161027240"/>
        <w:tag w:val="goog_rdk_224"/>
      </w:sdtPr>
      <w:sdtContent>
        <w:p w:rsidR="00000000" w:rsidDel="00000000" w:rsidP="00000000" w:rsidRDefault="00000000" w:rsidRPr="00000000" w14:paraId="0000001D">
          <w:pPr>
            <w:pStyle w:val="Heading3"/>
            <w:ind w:left="720" w:firstLine="0"/>
            <w:rPr>
              <w:ins w:author="Chenu Srinivasan" w:id="33" w:date="2026-09-24T15:29:32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263369"/>
              <w:tag w:val="goog_rdk_221"/>
            </w:sdtPr>
            <w:sdtContent>
              <w:ins w:author="Chenu Srinivasan" w:id="33" w:date="2026-09-24T15:29:32Z">
                <w:sdt>
                  <w:sdtPr>
                    <w:id w:val="-1864281828"/>
                    <w:tag w:val="goog_rdk_222"/>
                  </w:sdtPr>
                  <w:sdtContent>
                    <w:del w:author="Kanihaa" w:id="9" w:date="2026-09-25T08:48:49Z"/>
                  </w:sdtContent>
                </w:sdt>
              </w:ins>
              <w:sdt>
                <w:sdtPr>
                  <w:id w:val="1512679645"/>
                  <w:tag w:val="goog_rdk_223"/>
                </w:sdtPr>
                <w:sdtContent>
                  <w:ins w:author="Chenu Srinivasan" w:id="33" w:date="2026-09-24T15:29:32Z">
                    <w:del w:author="Kanihaa" w:id="9" w:date="2026-09-25T08:48:49Z">
                      <w:r w:rsidDel="00000000" w:rsidR="00000000" w:rsidRPr="00000000">
                        <w:rPr>
                          <w:rtl w:val="0"/>
                        </w:rPr>
                      </w:r>
                    </w:del>
                  </w:ins>
                </w:sdtContent>
              </w:sdt>
              <w:ins w:author="Chenu Srinivasan" w:id="33" w:date="2026-09-24T15:29:32Z">
                <w:del w:author="Kanihaa" w:id="9" w:date="2026-09-25T08:48:49Z">
                  <w:bookmarkStart w:colFirst="0" w:colLast="0" w:name="_heading=h.ywpl4mvens1j" w:id="1"/>
                  <w:bookmarkEnd w:id="1"/>
                </w:del>
              </w:ins>
            </w:sdtContent>
          </w:sdt>
        </w:p>
      </w:sdtContent>
    </w:sdt>
    <w:sdt>
      <w:sdtPr>
        <w:id w:val="-1071600018"/>
        <w:tag w:val="goog_rdk_228"/>
      </w:sdtPr>
      <w:sdtContent>
        <w:p w:rsidR="00000000" w:rsidDel="00000000" w:rsidP="00000000" w:rsidRDefault="00000000" w:rsidRPr="00000000" w14:paraId="0000001E">
          <w:pPr>
            <w:pStyle w:val="Heading3"/>
            <w:ind w:left="720" w:firstLine="0"/>
            <w:rPr>
              <w:ins w:author="Chenu Srinivasan" w:id="33" w:date="2026-09-24T15:29:32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9496526"/>
              <w:tag w:val="goog_rdk_225"/>
            </w:sdtPr>
            <w:sdtContent>
              <w:ins w:author="Chenu Srinivasan" w:id="33" w:date="2026-09-24T15:29:32Z">
                <w:sdt>
                  <w:sdtPr>
                    <w:id w:val="591334884"/>
                    <w:tag w:val="goog_rdk_226"/>
                  </w:sdtPr>
                  <w:sdtContent>
                    <w:del w:author="Kanihaa" w:id="9" w:date="2026-09-25T08:48:49Z"/>
                  </w:sdtContent>
                </w:sdt>
              </w:ins>
              <w:sdt>
                <w:sdtPr>
                  <w:id w:val="589202529"/>
                  <w:tag w:val="goog_rdk_227"/>
                </w:sdtPr>
                <w:sdtContent>
                  <w:ins w:author="Chenu Srinivasan" w:id="33" w:date="2026-09-24T15:29:32Z">
                    <w:del w:author="Kanihaa" w:id="9" w:date="2026-09-25T08:48:49Z">
                      <w:r w:rsidDel="00000000" w:rsidR="00000000" w:rsidRPr="00000000">
                        <w:rPr>
                          <w:rtl w:val="0"/>
                        </w:rPr>
                      </w:r>
                    </w:del>
                  </w:ins>
                </w:sdtContent>
              </w:sdt>
              <w:ins w:author="Chenu Srinivasan" w:id="33" w:date="2026-09-24T15:29:32Z">
                <w:del w:author="Kanihaa" w:id="9" w:date="2026-09-25T08:48:49Z">
                  <w:bookmarkStart w:colFirst="0" w:colLast="0" w:name="_heading=h.gumi8j44mh6g" w:id="2"/>
                  <w:bookmarkEnd w:id="2"/>
                </w:del>
              </w:ins>
            </w:sdtContent>
          </w:sdt>
        </w:p>
      </w:sdtContent>
    </w:sdt>
    <w:sdt>
      <w:sdtPr>
        <w:id w:val="527499642"/>
        <w:tag w:val="goog_rdk_269"/>
      </w:sdtPr>
      <w:sdtContent>
        <w:p w:rsidR="00000000" w:rsidDel="00000000" w:rsidP="00000000" w:rsidRDefault="00000000" w:rsidRPr="00000000" w14:paraId="0000001F">
          <w:pPr>
            <w:pStyle w:val="Heading3"/>
            <w:ind w:left="720" w:firstLine="0"/>
            <w:rPr>
              <w:ins w:author="Anonymous" w:id="40" w:date="2026-09-24T08:25:47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Mark Den" w:id="43" w:date="2026-09-24T14:40:05Z">
                <w:rPr>
                  <w:rFonts w:ascii="Arial" w:cs="Arial" w:eastAsia="Arial" w:hAnsi="Arial"/>
                  <w:b w:val="0"/>
                  <w:bCs w:val="0"/>
                  <w:i w:val="0"/>
                  <w:iCs w:val="0"/>
                  <w:smallCaps w:val="0"/>
                  <w:strike w:val="0"/>
                  <w:color w:val="000000"/>
                  <w:sz w:val="22"/>
                  <w:szCs w:val="22"/>
                  <w:u w:val="none"/>
                  <w:shd w:fill="auto" w:val="clear"/>
                  <w:vertAlign w:val="baseline"/>
                </w:rPr>
              </w:rPrChange>
            </w:rPr>
            <w:pPrChange w:author="Mark Den" w:id="0" w:date="2026-09-24T14:40:05Z">
              <w:pPr>
                <w:pStyle w:val="Heading3"/>
              </w:pPr>
            </w:pPrChange>
          </w:pPr>
          <w:sdt>
            <w:sdtPr>
              <w:id w:val="1757475336"/>
              <w:tag w:val="goog_rdk_231"/>
            </w:sdtPr>
            <w:sdtContent>
              <w:ins w:author="Sahayasibiya Johns" w:id="21" w:date="2026-09-24T13:51:48Z">
                <w:sdt>
                  <w:sdtPr>
                    <w:id w:val="-601728072"/>
                    <w:tag w:val="goog_rdk_232"/>
                  </w:sdtPr>
                  <w:sdtContent>
                    <w:del w:author="Kanihaa" w:id="9" w:date="2026-09-25T08:48:49Z"/>
                  </w:sdtContent>
                </w:sdt>
              </w:ins>
              <w:sdt>
                <w:sdtPr>
                  <w:id w:val="-665430002"/>
                  <w:tag w:val="goog_rdk_233"/>
                </w:sdtPr>
                <w:sdtContent>
                  <w:ins w:author="Sahayasibiya Johns" w:id="21" w:date="2026-09-24T13:51: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Sahayasibiya Johns" w:id="21" w:date="2026-09-24T13:51:48Z">
                <w:del w:author="Kanihaa" w:id="9" w:date="2026-09-25T08:48:49Z"/>
              </w:ins>
            </w:sdtContent>
          </w:sdt>
          <w:sdt>
            <w:sdtPr>
              <w:id w:val="426148545"/>
              <w:tag w:val="goog_rdk_234"/>
            </w:sdtPr>
            <w:sdtContent>
              <w:del w:author="Kanihaa" w:id="9" w:date="2026-09-25T08:48:49Z"/>
            </w:sdtContent>
          </w:sdt>
          <w:sdt>
            <w:sdtPr>
              <w:id w:val="41983471"/>
              <w:tag w:val="goog_rdk_235"/>
            </w:sdtPr>
            <w:sdtContent>
              <w:ins w:author="Anonymous" w:id="35" w:date="2026-09-24T13:19:15Z">
                <w:sdt>
                  <w:sdtPr>
                    <w:id w:val="419995955"/>
                    <w:tag w:val="goog_rdk_236"/>
                  </w:sdtPr>
                  <w:sdtContent>
                    <w:del w:author="Kanihaa" w:id="9" w:date="2026-09-25T08:48:49Z"/>
                  </w:sdtContent>
                </w:sdt>
              </w:ins>
              <w:sdt>
                <w:sdtPr>
                  <w:id w:val="451975010"/>
                  <w:tag w:val="goog_rdk_237"/>
                </w:sdtPr>
                <w:sdtContent>
                  <w:ins w:author="Anonymous" w:id="35" w:date="2026-09-24T13:19: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Anonymous" w:id="35" w:date="2026-09-24T13:19:15Z">
                <w:del w:author="Kanihaa" w:id="9" w:date="2026-09-25T08:48:49Z"/>
              </w:ins>
            </w:sdtContent>
          </w:sdt>
          <w:sdt>
            <w:sdtPr>
              <w:id w:val="337063031"/>
              <w:tag w:val="goog_rdk_238"/>
            </w:sdtPr>
            <w:sdtContent>
              <w:del w:author="Kanihaa" w:id="9" w:date="2026-09-25T08:48:49Z"/>
            </w:sdtContent>
          </w:sdt>
          <w:sdt>
            <w:sdtPr>
              <w:id w:val="1422452785"/>
              <w:tag w:val="goog_rdk_239"/>
            </w:sdtPr>
            <w:sdtContent>
              <w:ins w:author="Sijo as" w:id="36" w:date="2026-09-24T11:34:53Z">
                <w:sdt>
                  <w:sdtPr>
                    <w:id w:val="-1518587579"/>
                    <w:tag w:val="goog_rdk_240"/>
                  </w:sdtPr>
                  <w:sdtContent>
                    <w:del w:author="Kanihaa" w:id="9" w:date="2026-09-25T08:48:49Z"/>
                  </w:sdtContent>
                </w:sdt>
              </w:ins>
              <w:sdt>
                <w:sdtPr>
                  <w:id w:val="-839642526"/>
                  <w:tag w:val="goog_rdk_241"/>
                </w:sdtPr>
                <w:sdtContent>
                  <w:ins w:author="Sijo as" w:id="36" w:date="2026-09-24T11:34: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w:delText>
                      </w:r>
                    </w:del>
                  </w:ins>
                </w:sdtContent>
              </w:sdt>
              <w:ins w:author="Sijo as" w:id="36" w:date="2026-09-24T11:34:53Z">
                <w:del w:author="Kanihaa" w:id="9" w:date="2026-09-25T08:48:49Z"/>
              </w:ins>
            </w:sdtContent>
          </w:sdt>
          <w:sdt>
            <w:sdtPr>
              <w:id w:val="912408087"/>
              <w:tag w:val="goog_rdk_242"/>
            </w:sdtPr>
            <w:sdtContent>
              <w:del w:author="Kanihaa" w:id="9" w:date="2026-09-25T08:48:49Z"/>
            </w:sdtContent>
          </w:sdt>
          <w:sdt>
            <w:sdtPr>
              <w:id w:val="1530246408"/>
              <w:tag w:val="goog_rdk_243"/>
            </w:sdtPr>
            <w:sdtContent>
              <w:ins w:author="Divyasree" w:id="37" w:date="2026-09-24T10:13:01Z">
                <w:sdt>
                  <w:sdtPr>
                    <w:id w:val="-12413415"/>
                    <w:tag w:val="goog_rdk_244"/>
                  </w:sdtPr>
                  <w:sdtContent>
                    <w:del w:author="Kanihaa" w:id="9" w:date="2026-09-25T08:48:49Z"/>
                  </w:sdtContent>
                </w:sdt>
              </w:ins>
              <w:sdt>
                <w:sdtPr>
                  <w:id w:val="-1030635032"/>
                  <w:tag w:val="goog_rdk_245"/>
                </w:sdtPr>
                <w:sdtContent>
                  <w:ins w:author="Divyasree" w:id="37" w:date="2026-09-24T10:13:0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Divyasree" w:id="37" w:date="2026-09-24T10:13:01Z">
                <w:del w:author="Kanihaa" w:id="9" w:date="2026-09-25T08:48:49Z"/>
              </w:ins>
            </w:sdtContent>
          </w:sdt>
          <w:sdt>
            <w:sdtPr>
              <w:id w:val="1035933653"/>
              <w:tag w:val="goog_rdk_246"/>
            </w:sdtPr>
            <w:sdtContent>
              <w:del w:author="Kanihaa" w:id="9" w:date="2026-09-25T08:48:49Z"/>
            </w:sdtContent>
          </w:sdt>
          <w:sdt>
            <w:sdtPr>
              <w:id w:val="-368269560"/>
              <w:tag w:val="goog_rdk_247"/>
            </w:sdtPr>
            <w:sdtContent>
              <w:ins w:author="Vicky Das" w:id="38" w:date="2026-09-24T09:02:37Z">
                <w:sdt>
                  <w:sdtPr>
                    <w:id w:val="883716221"/>
                    <w:tag w:val="goog_rdk_248"/>
                  </w:sdtPr>
                  <w:sdtContent>
                    <w:del w:author="Kanihaa" w:id="9" w:date="2026-09-25T08:48:49Z"/>
                  </w:sdtContent>
                </w:sdt>
              </w:ins>
              <w:sdt>
                <w:sdtPr>
                  <w:id w:val="-1351370496"/>
                  <w:tag w:val="goog_rdk_249"/>
                </w:sdtPr>
                <w:sdtContent>
                  <w:ins w:author="Vicky Das" w:id="38" w:date="2026-09-24T09:02:3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8</w:delText>
                      </w:r>
                    </w:del>
                  </w:ins>
                </w:sdtContent>
              </w:sdt>
              <w:ins w:author="Vicky Das" w:id="38" w:date="2026-09-24T09:02:37Z">
                <w:del w:author="Kanihaa" w:id="9" w:date="2026-09-25T08:48:49Z"/>
              </w:ins>
            </w:sdtContent>
          </w:sdt>
          <w:sdt>
            <w:sdtPr>
              <w:id w:val="1792510065"/>
              <w:tag w:val="goog_rdk_250"/>
            </w:sdtPr>
            <w:sdtContent>
              <w:del w:author="Kanihaa" w:id="9" w:date="2026-09-25T08:48:49Z"/>
            </w:sdtContent>
          </w:sdt>
          <w:sdt>
            <w:sdtPr>
              <w:id w:val="588077692"/>
              <w:tag w:val="goog_rdk_251"/>
            </w:sdtPr>
            <w:sdtContent>
              <w:ins w:author="Suthip" w:id="39" w:date="2026-09-24T08:50:21Z">
                <w:sdt>
                  <w:sdtPr>
                    <w:id w:val="-1604630113"/>
                    <w:tag w:val="goog_rdk_252"/>
                  </w:sdtPr>
                  <w:sdtContent>
                    <w:del w:author="Kanihaa" w:id="9" w:date="2026-09-25T08:48:49Z"/>
                  </w:sdtContent>
                </w:sdt>
              </w:ins>
              <w:sdt>
                <w:sdtPr>
                  <w:id w:val="520399126"/>
                  <w:tag w:val="goog_rdk_253"/>
                </w:sdtPr>
                <w:sdtContent>
                  <w:ins w:author="Suthip" w:id="39" w:date="2026-09-24T08:50: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thip" w:id="39" w:date="2026-09-24T08:50:21Z">
                <w:del w:author="Kanihaa" w:id="9" w:date="2026-09-25T08:48:49Z"/>
              </w:ins>
            </w:sdtContent>
          </w:sdt>
          <w:sdt>
            <w:sdtPr>
              <w:id w:val="-1207294923"/>
              <w:tag w:val="goog_rdk_254"/>
            </w:sdtPr>
            <w:sdtContent>
              <w:del w:author="Kanihaa" w:id="9" w:date="2026-09-25T08:48:49Z"/>
            </w:sdtContent>
          </w:sdt>
          <w:sdt>
            <w:sdtPr>
              <w:id w:val="408728267"/>
              <w:tag w:val="goog_rdk_255"/>
            </w:sdtPr>
            <w:sdtContent>
              <w:ins w:author="Anonymous" w:id="40" w:date="2026-09-24T08:25:47Z">
                <w:sdt>
                  <w:sdtPr>
                    <w:id w:val="-1665076239"/>
                    <w:tag w:val="goog_rdk_256"/>
                  </w:sdtPr>
                  <w:sdtContent>
                    <w:del w:author="Kanihaa" w:id="9" w:date="2026-09-25T08:48:49Z"/>
                  </w:sdtContent>
                </w:sdt>
              </w:ins>
              <w:sdt>
                <w:sdtPr>
                  <w:id w:val="947091176"/>
                  <w:tag w:val="goog_rdk_257"/>
                </w:sdtPr>
                <w:sdtContent>
                  <w:ins w:author="Anonymous" w:id="40" w:date="2026-09-24T08:25: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40" w:date="2026-09-24T08:25:47Z">
                <w:del w:author="Kanihaa" w:id="9" w:date="2026-09-25T08:48:49Z"/>
              </w:ins>
            </w:sdtContent>
          </w:sdt>
          <w:sdt>
            <w:sdtPr>
              <w:id w:val="531574388"/>
              <w:tag w:val="goog_rdk_258"/>
            </w:sdtPr>
            <w:sdtContent>
              <w:ins w:author="Vasanth J" w:id="41" w:date="2026-09-24T13:30:06Z">
                <w:sdt>
                  <w:sdtPr>
                    <w:id w:val="2145204075"/>
                    <w:tag w:val="goog_rdk_259"/>
                  </w:sdtPr>
                  <w:sdtContent>
                    <w:del w:author="Kanihaa" w:id="9" w:date="2026-09-25T08:48:49Z"/>
                  </w:sdtContent>
                </w:sdt>
              </w:ins>
              <w:sdt>
                <w:sdtPr>
                  <w:id w:val="922384863"/>
                  <w:tag w:val="goog_rdk_260"/>
                </w:sdtPr>
                <w:sdtContent>
                  <w:ins w:author="Vasanth J" w:id="41" w:date="2026-09-24T13:30:0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Vasanth J" w:id="41" w:date="2026-09-24T13:30:06Z">
                <w:del w:author="Kanihaa" w:id="9" w:date="2026-09-25T08:48:49Z"/>
              </w:ins>
            </w:sdtContent>
          </w:sdt>
          <w:sdt>
            <w:sdtPr>
              <w:id w:val="-656089340"/>
              <w:tag w:val="goog_rdk_261"/>
            </w:sdtPr>
            <w:sdtContent>
              <w:ins w:author="Anonymous" w:id="40" w:date="2026-09-24T08:25:47Z">
                <w:sdt>
                  <w:sdtPr>
                    <w:id w:val="-1847455221"/>
                    <w:tag w:val="goog_rdk_262"/>
                  </w:sdtPr>
                  <w:sdtContent>
                    <w:del w:author="Kanihaa" w:id="9" w:date="2026-09-25T08:48:49Z"/>
                  </w:sdtContent>
                </w:sdt>
              </w:ins>
            </w:sdtContent>
          </w:sdt>
          <w:sdt>
            <w:sdtPr>
              <w:id w:val="-1853456520"/>
              <w:tag w:val="goog_rdk_263"/>
            </w:sdtPr>
            <w:sdtContent>
              <w:ins w:author="Mark Den" w:id="42" w:date="2026-09-24T14:40:05Z">
                <w:sdt>
                  <w:sdtPr>
                    <w:id w:val="2062065794"/>
                    <w:tag w:val="goog_rdk_264"/>
                  </w:sdtPr>
                  <w:sdtContent>
                    <w:del w:author="Kanihaa" w:id="9" w:date="2026-09-25T08:48:49Z"/>
                  </w:sdtContent>
                </w:sdt>
              </w:ins>
              <w:sdt>
                <w:sdtPr>
                  <w:id w:val="-293262715"/>
                  <w:tag w:val="goog_rdk_265"/>
                </w:sdtPr>
                <w:sdtContent>
                  <w:ins w:author="Mark Den" w:id="42" w:date="2026-09-24T14:40: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w:delText>
                      </w:r>
                    </w:del>
                  </w:ins>
                </w:sdtContent>
              </w:sdt>
              <w:ins w:author="Mark Den" w:id="42" w:date="2026-09-24T14:40:05Z">
                <w:del w:author="Kanihaa" w:id="9" w:date="2026-09-25T08:48:49Z"/>
              </w:ins>
            </w:sdtContent>
          </w:sdt>
          <w:sdt>
            <w:sdtPr>
              <w:id w:val="-1345230290"/>
              <w:tag w:val="goog_rdk_266"/>
            </w:sdtPr>
            <w:sdtContent>
              <w:ins w:author="Anonymous" w:id="40" w:date="2026-09-24T08:25:47Z">
                <w:sdt>
                  <w:sdtPr>
                    <w:id w:val="730705483"/>
                    <w:tag w:val="goog_rdk_267"/>
                  </w:sdtPr>
                  <w:sdtContent>
                    <w:del w:author="Kanihaa" w:id="9" w:date="2026-09-25T08:48:49Z"/>
                  </w:sdtContent>
                </w:sdt>
              </w:ins>
              <w:sdt>
                <w:sdtPr>
                  <w:id w:val="-1935149287"/>
                  <w:tag w:val="goog_rdk_268"/>
                </w:sdtPr>
                <w:sdtContent>
                  <w:ins w:author="Anonymous" w:id="40" w:date="2026-09-24T08:25:47Z">
                    <w:del w:author="Kanihaa" w:id="9" w:date="2026-09-25T08:48:49Z">
                      <w:r w:rsidDel="00000000" w:rsidR="00000000" w:rsidRPr="00000000">
                        <w:rPr>
                          <w:rtl w:val="0"/>
                        </w:rPr>
                      </w:r>
                    </w:del>
                  </w:ins>
                </w:sdtContent>
              </w:sdt>
              <w:ins w:author="Anonymous" w:id="40" w:date="2026-09-24T08:25:47Z">
                <w:del w:author="Kanihaa" w:id="9" w:date="2026-09-25T08:48:49Z">
                  <w:bookmarkStart w:colFirst="0" w:colLast="0" w:name="_heading=h.992exao9n17k" w:id="0"/>
                  <w:bookmarkEnd w:id="0"/>
                </w:del>
              </w:ins>
            </w:sdtContent>
          </w:sdt>
        </w:p>
      </w:sdtContent>
    </w:sdt>
    <w:sdt>
      <w:sdtPr>
        <w:id w:val="-1324886368"/>
        <w:tag w:val="goog_rdk_280"/>
      </w:sdtPr>
      <w:sdtContent>
        <w:p w:rsidR="00000000" w:rsidDel="00000000" w:rsidP="00000000" w:rsidRDefault="00000000" w:rsidRPr="00000000" w14:paraId="00000020">
          <w:pPr>
            <w:pStyle w:val="Heading3"/>
            <w:rPr>
              <w:ins w:author="Victor Jones. K" w:id="45" w:date="2026-09-24T07:23:16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4T08:25:47Z">
              <w:pPr>
                <w:pStyle w:val="Heading3"/>
              </w:pPr>
            </w:pPrChange>
          </w:pPr>
          <w:sdt>
            <w:sdtPr>
              <w:id w:val="456682096"/>
              <w:tag w:val="goog_rdk_273"/>
            </w:sdtPr>
            <w:sdtContent>
              <w:ins w:author="Anna MALAI" w:id="44" w:date="2026-09-24T07:45:24Z">
                <w:sdt>
                  <w:sdtPr>
                    <w:id w:val="-1225477012"/>
                    <w:tag w:val="goog_rdk_274"/>
                  </w:sdtPr>
                  <w:sdtContent>
                    <w:del w:author="Kanihaa" w:id="9" w:date="2026-09-25T08:48:49Z"/>
                  </w:sdtContent>
                </w:sdt>
              </w:ins>
              <w:sdt>
                <w:sdtPr>
                  <w:id w:val="887685128"/>
                  <w:tag w:val="goog_rdk_275"/>
                </w:sdtPr>
                <w:sdtContent>
                  <w:ins w:author="Anna MALAI" w:id="44" w:date="2026-09-24T07:45: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na MALAI" w:id="44" w:date="2026-09-24T07:45:24Z">
                <w:del w:author="Kanihaa" w:id="9" w:date="2026-09-25T08:48:49Z"/>
              </w:ins>
            </w:sdtContent>
          </w:sdt>
          <w:sdt>
            <w:sdtPr>
              <w:id w:val="-842237802"/>
              <w:tag w:val="goog_rdk_276"/>
            </w:sdtPr>
            <w:sdtContent>
              <w:del w:author="Kanihaa" w:id="9" w:date="2026-09-25T08:48:49Z"/>
            </w:sdtContent>
          </w:sdt>
          <w:sdt>
            <w:sdtPr>
              <w:id w:val="-92455533"/>
              <w:tag w:val="goog_rdk_277"/>
            </w:sdtPr>
            <w:sdtContent>
              <w:ins w:author="Victor Jones. K" w:id="45" w:date="2026-09-24T07:23:16Z">
                <w:sdt>
                  <w:sdtPr>
                    <w:id w:val="549494815"/>
                    <w:tag w:val="goog_rdk_278"/>
                  </w:sdtPr>
                  <w:sdtContent>
                    <w:del w:author="Kanihaa" w:id="9" w:date="2026-09-25T08:48:49Z"/>
                  </w:sdtContent>
                </w:sdt>
              </w:ins>
              <w:sdt>
                <w:sdtPr>
                  <w:id w:val="-1838296008"/>
                  <w:tag w:val="goog_rdk_279"/>
                </w:sdtPr>
                <w:sdtContent>
                  <w:ins w:author="Victor Jones. K" w:id="45" w:date="2026-09-24T07:23:16Z">
                    <w:del w:author="Kanihaa" w:id="9" w:date="2026-09-25T08:48:49Z">
                      <w:r w:rsidDel="00000000" w:rsidR="00000000" w:rsidRPr="00000000">
                        <w:rPr>
                          <w:rtl w:val="0"/>
                        </w:rPr>
                      </w:r>
                    </w:del>
                  </w:ins>
                </w:sdtContent>
              </w:sdt>
              <w:ins w:author="Victor Jones. K" w:id="45" w:date="2026-09-24T07:23:16Z">
                <w:del w:author="Kanihaa" w:id="9" w:date="2026-09-25T08:48:49Z">
                  <w:bookmarkStart w:colFirst="0" w:colLast="0" w:name="_heading=h.992exao9n17k" w:id="0"/>
                  <w:bookmarkEnd w:id="0"/>
                </w:del>
              </w:ins>
            </w:sdtContent>
          </w:sdt>
        </w:p>
      </w:sdtContent>
    </w:sdt>
    <w:sdt>
      <w:sdtPr>
        <w:id w:val="-518606882"/>
        <w:tag w:val="goog_rdk_284"/>
      </w:sdtPr>
      <w:sdtContent>
        <w:p w:rsidR="00000000" w:rsidDel="00000000" w:rsidP="00000000" w:rsidRDefault="00000000" w:rsidRPr="00000000" w14:paraId="00000021">
          <w:pPr>
            <w:pStyle w:val="Heading3"/>
            <w:rPr>
              <w:ins w:author="Victor Jones. K" w:id="45" w:date="2026-09-24T07:23:16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6363162"/>
              <w:tag w:val="goog_rdk_281"/>
            </w:sdtPr>
            <w:sdtContent>
              <w:ins w:author="Victor Jones. K" w:id="45" w:date="2026-09-24T07:23:16Z">
                <w:sdt>
                  <w:sdtPr>
                    <w:id w:val="-532577516"/>
                    <w:tag w:val="goog_rdk_282"/>
                  </w:sdtPr>
                  <w:sdtContent>
                    <w:del w:author="Kanihaa" w:id="9" w:date="2026-09-25T08:48:49Z"/>
                  </w:sdtContent>
                </w:sdt>
              </w:ins>
              <w:sdt>
                <w:sdtPr>
                  <w:id w:val="-1188374287"/>
                  <w:tag w:val="goog_rdk_283"/>
                </w:sdtPr>
                <w:sdtContent>
                  <w:ins w:author="Victor Jones. K" w:id="45" w:date="2026-09-24T07:23:16Z">
                    <w:del w:author="Kanihaa" w:id="9" w:date="2026-09-25T08:48:49Z">
                      <w:r w:rsidDel="00000000" w:rsidR="00000000" w:rsidRPr="00000000">
                        <w:rPr>
                          <w:rtl w:val="0"/>
                        </w:rPr>
                      </w:r>
                    </w:del>
                  </w:ins>
                </w:sdtContent>
              </w:sdt>
              <w:ins w:author="Victor Jones. K" w:id="45" w:date="2026-09-24T07:23:16Z">
                <w:del w:author="Kanihaa" w:id="9" w:date="2026-09-25T08:48:49Z">
                  <w:bookmarkStart w:colFirst="0" w:colLast="0" w:name="_heading=h.ltv3qc8uhxsh" w:id="3"/>
                  <w:bookmarkEnd w:id="3"/>
                </w:del>
              </w:ins>
            </w:sdtContent>
          </w:sdt>
        </w:p>
      </w:sdtContent>
    </w:sdt>
    <w:sdt>
      <w:sdtPr>
        <w:id w:val="-1062596262"/>
        <w:tag w:val="goog_rdk_304"/>
      </w:sdtPr>
      <w:sdtContent>
        <w:p w:rsidR="00000000" w:rsidDel="00000000" w:rsidP="00000000" w:rsidRDefault="00000000" w:rsidRPr="00000000" w14:paraId="00000022">
          <w:pPr>
            <w:rPr>
              <w:ins w:author="Hareeshv07 Hareeshv07" w:id="50" w:date="2026-09-24T04:40:28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RANJITHKUMAR A B.C.A." w:id="51" w:date="2026-09-24T07:10:23Z">
                <w:rPr>
                  <w:rFonts w:ascii="Arial" w:cs="Arial" w:eastAsia="Arial" w:hAnsi="Arial"/>
                  <w:b w:val="0"/>
                  <w:bCs w:val="0"/>
                  <w:i w:val="0"/>
                  <w:iCs w:val="0"/>
                  <w:smallCaps w:val="0"/>
                  <w:strike w:val="0"/>
                  <w:color w:val="000000"/>
                  <w:sz w:val="22"/>
                  <w:szCs w:val="22"/>
                  <w:u w:val="none"/>
                  <w:shd w:fill="auto" w:val="clear"/>
                  <w:vertAlign w:val="baseline"/>
                </w:rPr>
              </w:rPrChange>
            </w:rPr>
            <w:pPrChange w:author="RANJITHKUMAR A B.C.A." w:id="0" w:date="2026-09-24T07:10:23Z">
              <w:pPr>
                <w:ind w:left="-1700" w:firstLine="0"/>
              </w:pPr>
            </w:pPrChange>
          </w:pPr>
          <w:sdt>
            <w:sdtPr>
              <w:id w:val="-112676070"/>
              <w:tag w:val="goog_rdk_288"/>
            </w:sdtPr>
            <w:sdtContent>
              <w:ins w:author="RANJITHKUMAR A B.C.A." w:id="47" w:date="2026-09-24T07:01:04Z">
                <w:sdt>
                  <w:sdtPr>
                    <w:id w:val="-1308579756"/>
                    <w:tag w:val="goog_rdk_289"/>
                  </w:sdtPr>
                  <w:sdtContent>
                    <w:del w:author="Kanihaa" w:id="9" w:date="2026-09-25T08:48:49Z"/>
                  </w:sdtContent>
                </w:sdt>
              </w:ins>
              <w:sdt>
                <w:sdtPr>
                  <w:id w:val="-898578653"/>
                  <w:tag w:val="goog_rdk_290"/>
                </w:sdtPr>
                <w:sdtContent>
                  <w:ins w:author="RANJITHKUMAR A B.C.A." w:id="47" w:date="2026-09-24T07:01:0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ANJITHKUMAR A B.C.A." w:id="47" w:date="2026-09-24T07:01:04Z">
                <w:del w:author="Kanihaa" w:id="9" w:date="2026-09-25T08:48:49Z"/>
              </w:ins>
            </w:sdtContent>
          </w:sdt>
          <w:sdt>
            <w:sdtPr>
              <w:id w:val="-161603327"/>
              <w:tag w:val="goog_rdk_291"/>
            </w:sdtPr>
            <w:sdtContent>
              <w:del w:author="Kanihaa" w:id="9" w:date="2026-09-25T08:48:49Z"/>
            </w:sdtContent>
          </w:sdt>
          <w:sdt>
            <w:sdtPr>
              <w:id w:val="361257163"/>
              <w:tag w:val="goog_rdk_292"/>
            </w:sdtPr>
            <w:sdtContent>
              <w:ins w:author="Msd_07" w:id="48" w:date="2026-09-24T09:57:48Z">
                <w:sdt>
                  <w:sdtPr>
                    <w:id w:val="-806621176"/>
                    <w:tag w:val="goog_rdk_293"/>
                  </w:sdtPr>
                  <w:sdtContent>
                    <w:del w:author="Kanihaa" w:id="9" w:date="2026-09-25T08:48:49Z"/>
                  </w:sdtContent>
                </w:sdt>
              </w:ins>
              <w:sdt>
                <w:sdtPr>
                  <w:id w:val="1696020746"/>
                  <w:tag w:val="goog_rdk_294"/>
                </w:sdtPr>
                <w:sdtContent>
                  <w:ins w:author="Msd_07" w:id="48" w:date="2026-09-24T09:57: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pandi 9</w:delText>
                      </w:r>
                    </w:del>
                  </w:ins>
                </w:sdtContent>
              </w:sdt>
              <w:ins w:author="Msd_07" w:id="48" w:date="2026-09-24T09:57:48Z">
                <w:del w:author="Kanihaa" w:id="9" w:date="2026-09-25T08:48:49Z"/>
              </w:ins>
            </w:sdtContent>
          </w:sdt>
          <w:sdt>
            <w:sdtPr>
              <w:id w:val="1723667684"/>
              <w:tag w:val="goog_rdk_295"/>
            </w:sdtPr>
            <w:sdtContent>
              <w:del w:author="Kanihaa" w:id="9" w:date="2026-09-25T08:48:49Z"/>
            </w:sdtContent>
          </w:sdt>
          <w:sdt>
            <w:sdtPr>
              <w:id w:val="-1357170271"/>
              <w:tag w:val="goog_rdk_296"/>
            </w:sdtPr>
            <w:sdtContent>
              <w:ins w:author="Subiksha" w:id="49" w:date="2026-09-24T06:45:25Z">
                <w:sdt>
                  <w:sdtPr>
                    <w:id w:val="-390512135"/>
                    <w:tag w:val="goog_rdk_297"/>
                  </w:sdtPr>
                  <w:sdtContent>
                    <w:del w:author="Kanihaa" w:id="9" w:date="2026-09-25T08:48:49Z">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1995078584"/>
                          <w:tag w:val="goog_rdk_2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color w:val="1155cc"/>
                                  <w:sz w:val="20"/>
                                  <w:szCs w:val="20"/>
                                  <w:u w:val="single"/>
                                </w:rPr>
                              </w:rPrChange>
                            </w:rPr>
                            <w:delText xml:space="preserve">Activity 3.4:  Startup and  main function</w:delText>
                            <w:br w:type="textWrapping"/>
                            <w:delText xml:space="preserve">/startup: Initializes essential application services and loads configuration settings when the FastAPI server starts</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1408021784"/>
                          <w:tag w:val="goog_rdk_2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color w:val="1155cc"/>
                                  <w:sz w:val="20"/>
                                  <w:szCs w:val="20"/>
                                  <w:u w:val="single"/>
                                </w:rPr>
                              </w:rPrChange>
                            </w:rPr>
                            <w:delText xml:space="preserve">.</w:delText>
                          </w:r>
                        </w:sdtContent>
                      </w:sdt>
                      <w:r w:rsidDel="00000000" w:rsidR="00000000" w:rsidRPr="00000000">
                        <w:fldChar w:fldCharType="end"/>
                      </w:r>
                    </w:del>
                  </w:sdtContent>
                </w:sdt>
              </w:ins>
            </w:sdtContent>
          </w:sdt>
          <w:sdt>
            <w:sdtPr>
              <w:id w:val="1876648487"/>
              <w:tag w:val="goog_rdk_300"/>
            </w:sdtPr>
            <w:sdtContent>
              <w:del w:author="Kanihaa" w:id="9" w:date="2026-09-25T08:48:49Z"/>
            </w:sdtContent>
          </w:sdt>
          <w:sdt>
            <w:sdtPr>
              <w:id w:val="577224237"/>
              <w:tag w:val="goog_rdk_301"/>
            </w:sdtPr>
            <w:sdtContent>
              <w:ins w:author="Hareeshv07 Hareeshv07" w:id="50" w:date="2026-09-24T04:40:28Z">
                <w:sdt>
                  <w:sdtPr>
                    <w:id w:val="1488867002"/>
                    <w:tag w:val="goog_rdk_302"/>
                  </w:sdtPr>
                  <w:sdtContent>
                    <w:del w:author="Kanihaa" w:id="9" w:date="2026-09-25T08:48:49Z"/>
                  </w:sdtContent>
                </w:sdt>
              </w:ins>
              <w:sdt>
                <w:sdtPr>
                  <w:id w:val="1309719170"/>
                  <w:tag w:val="goog_rdk_303"/>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651316303"/>
        <w:tag w:val="goog_rdk_313"/>
      </w:sdtPr>
      <w:sdtContent>
        <w:p w:rsidR="00000000" w:rsidDel="00000000" w:rsidP="00000000" w:rsidRDefault="00000000" w:rsidRPr="00000000" w14:paraId="00000023">
          <w:pPr>
            <w:pStyle w:val="Heading3"/>
            <w:rPr>
              <w:ins w:author="Hareeshv07 Hareeshv07" w:id="50" w:date="2026-09-24T04:40:28Z"/>
              <w:del w:author="Kanihaa" w:id="9" w:date="2026-09-25T08:48:49Z"/>
              <w:rFonts w:ascii="Cambria" w:cs="Cambria" w:eastAsia="Cambria" w:hAnsi="Cambria"/>
              <w:sz w:val="20"/>
              <w:szCs w:val="20"/>
              <w:rPrChange w:author="Msd_07" w:id="53" w:date="2026-09-24T09:57:48Z">
                <w:rPr>
                  <w:rFonts w:ascii="Arial" w:cs="Arial" w:eastAsia="Arial" w:hAnsi="Arial"/>
                  <w:b w:val="0"/>
                  <w:bCs w:val="0"/>
                  <w:i w:val="0"/>
                  <w:iCs w:val="0"/>
                  <w:smallCaps w:val="0"/>
                  <w:strike w:val="0"/>
                  <w:color w:val="000000"/>
                  <w:sz w:val="22"/>
                  <w:szCs w:val="22"/>
                  <w:u w:val="none"/>
                  <w:shd w:fill="auto" w:val="clear"/>
                  <w:vertAlign w:val="baseline"/>
                </w:rPr>
              </w:rPrChange>
            </w:rPr>
            <w:pPrChange w:author="Msd_07" w:id="0" w:date="2026-09-24T09:57:48Z">
              <w:pPr>
                <w:ind w:left="-1700" w:firstLine="0"/>
              </w:pPr>
            </w:pPrChange>
          </w:pPr>
          <w:sdt>
            <w:sdtPr>
              <w:id w:val="419893631"/>
              <w:tag w:val="goog_rdk_307"/>
            </w:sdtPr>
            <w:sdtContent>
              <w:ins w:author="Anonymous" w:id="52" w:date="2026-09-25T06:10:31Z">
                <w:sdt>
                  <w:sdtPr>
                    <w:id w:val="1498911598"/>
                    <w:tag w:val="goog_rdk_308"/>
                  </w:sdtPr>
                  <w:sdtContent>
                    <w:del w:author="Kanihaa" w:id="9" w:date="2026-09-25T08:48:49Z"/>
                  </w:sdtContent>
                </w:sdt>
              </w:ins>
              <w:sdt>
                <w:sdtPr>
                  <w:id w:val="1503250778"/>
                  <w:tag w:val="goog_rdk_309"/>
                </w:sdtPr>
                <w:sdtContent>
                  <w:ins w:author="Anonymous" w:id="52" w:date="2026-09-25T06:10: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vuh</w:delText>
                      </w:r>
                    </w:del>
                  </w:ins>
                </w:sdtContent>
              </w:sdt>
              <w:ins w:author="Anonymous" w:id="52" w:date="2026-09-25T06:10:31Z">
                <w:del w:author="Kanihaa" w:id="9" w:date="2026-09-25T08:48:49Z"/>
              </w:ins>
            </w:sdtContent>
          </w:sdt>
          <w:sdt>
            <w:sdtPr>
              <w:id w:val="1707834012"/>
              <w:tag w:val="goog_rdk_310"/>
            </w:sdtPr>
            <w:sdtContent>
              <w:ins w:author="Hareeshv07 Hareeshv07" w:id="50" w:date="2026-09-24T04:40:28Z">
                <w:sdt>
                  <w:sdtPr>
                    <w:id w:val="-425244320"/>
                    <w:tag w:val="goog_rdk_311"/>
                  </w:sdtPr>
                  <w:sdtContent>
                    <w:del w:author="Kanihaa" w:id="9" w:date="2026-09-25T08:48:49Z"/>
                  </w:sdtContent>
                </w:sdt>
              </w:ins>
              <w:sdt>
                <w:sdtPr>
                  <w:id w:val="-651463314"/>
                  <w:tag w:val="goog_rdk_312"/>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79321501"/>
        <w:tag w:val="goog_rdk_317"/>
      </w:sdtPr>
      <w:sdtContent>
        <w:p w:rsidR="00000000" w:rsidDel="00000000" w:rsidP="00000000" w:rsidRDefault="00000000" w:rsidRPr="00000000" w14:paraId="00000024">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2065098740"/>
              <w:tag w:val="goog_rdk_314"/>
            </w:sdtPr>
            <w:sdtContent>
              <w:ins w:author="Hareeshv07 Hareeshv07" w:id="50" w:date="2026-09-24T04:40:28Z">
                <w:sdt>
                  <w:sdtPr>
                    <w:id w:val="-489196277"/>
                    <w:tag w:val="goog_rdk_315"/>
                  </w:sdtPr>
                  <w:sdtContent>
                    <w:del w:author="Kanihaa" w:id="9" w:date="2026-09-25T08:48:49Z"/>
                  </w:sdtContent>
                </w:sdt>
              </w:ins>
              <w:sdt>
                <w:sdtPr>
                  <w:id w:val="840840665"/>
                  <w:tag w:val="goog_rdk_316"/>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288830920"/>
        <w:tag w:val="goog_rdk_321"/>
      </w:sdtPr>
      <w:sdtContent>
        <w:p w:rsidR="00000000" w:rsidDel="00000000" w:rsidP="00000000" w:rsidRDefault="00000000" w:rsidRPr="00000000" w14:paraId="00000025">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159634061"/>
              <w:tag w:val="goog_rdk_318"/>
            </w:sdtPr>
            <w:sdtContent>
              <w:ins w:author="Hareeshv07 Hareeshv07" w:id="50" w:date="2026-09-24T04:40:28Z">
                <w:sdt>
                  <w:sdtPr>
                    <w:id w:val="-139185795"/>
                    <w:tag w:val="goog_rdk_319"/>
                  </w:sdtPr>
                  <w:sdtContent>
                    <w:del w:author="Kanihaa" w:id="9" w:date="2026-09-25T08:48:49Z"/>
                  </w:sdtContent>
                </w:sdt>
              </w:ins>
              <w:sdt>
                <w:sdtPr>
                  <w:id w:val="1150385869"/>
                  <w:tag w:val="goog_rdk_320"/>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861842003"/>
        <w:tag w:val="goog_rdk_325"/>
      </w:sdtPr>
      <w:sdtContent>
        <w:p w:rsidR="00000000" w:rsidDel="00000000" w:rsidP="00000000" w:rsidRDefault="00000000" w:rsidRPr="00000000" w14:paraId="00000026">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211490329"/>
              <w:tag w:val="goog_rdk_322"/>
            </w:sdtPr>
            <w:sdtContent>
              <w:ins w:author="Hareeshv07 Hareeshv07" w:id="50" w:date="2026-09-24T04:40:28Z">
                <w:sdt>
                  <w:sdtPr>
                    <w:id w:val="75613753"/>
                    <w:tag w:val="goog_rdk_323"/>
                  </w:sdtPr>
                  <w:sdtContent>
                    <w:del w:author="Kanihaa" w:id="9" w:date="2026-09-25T08:48:49Z"/>
                  </w:sdtContent>
                </w:sdt>
              </w:ins>
              <w:sdt>
                <w:sdtPr>
                  <w:id w:val="1365125615"/>
                  <w:tag w:val="goog_rdk_324"/>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562463342"/>
        <w:tag w:val="goog_rdk_329"/>
      </w:sdtPr>
      <w:sdtContent>
        <w:p w:rsidR="00000000" w:rsidDel="00000000" w:rsidP="00000000" w:rsidRDefault="00000000" w:rsidRPr="00000000" w14:paraId="00000027">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022344940"/>
              <w:tag w:val="goog_rdk_326"/>
            </w:sdtPr>
            <w:sdtContent>
              <w:ins w:author="Hareeshv07 Hareeshv07" w:id="50" w:date="2026-09-24T04:40:28Z">
                <w:sdt>
                  <w:sdtPr>
                    <w:id w:val="1828582831"/>
                    <w:tag w:val="goog_rdk_327"/>
                  </w:sdtPr>
                  <w:sdtContent>
                    <w:del w:author="Kanihaa" w:id="9" w:date="2026-09-25T08:48:49Z"/>
                  </w:sdtContent>
                </w:sdt>
              </w:ins>
              <w:sdt>
                <w:sdtPr>
                  <w:id w:val="663696406"/>
                  <w:tag w:val="goog_rdk_328"/>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227894098"/>
        <w:tag w:val="goog_rdk_333"/>
      </w:sdtPr>
      <w:sdtContent>
        <w:p w:rsidR="00000000" w:rsidDel="00000000" w:rsidP="00000000" w:rsidRDefault="00000000" w:rsidRPr="00000000" w14:paraId="00000028">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365512624"/>
              <w:tag w:val="goog_rdk_330"/>
            </w:sdtPr>
            <w:sdtContent>
              <w:ins w:author="Hareeshv07 Hareeshv07" w:id="50" w:date="2026-09-24T04:40:28Z">
                <w:sdt>
                  <w:sdtPr>
                    <w:id w:val="305323638"/>
                    <w:tag w:val="goog_rdk_331"/>
                  </w:sdtPr>
                  <w:sdtContent>
                    <w:del w:author="Kanihaa" w:id="9" w:date="2026-09-25T08:48:49Z"/>
                  </w:sdtContent>
                </w:sdt>
              </w:ins>
              <w:sdt>
                <w:sdtPr>
                  <w:id w:val="-1137211619"/>
                  <w:tag w:val="goog_rdk_332"/>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2115774251"/>
        <w:tag w:val="goog_rdk_337"/>
      </w:sdtPr>
      <w:sdtContent>
        <w:p w:rsidR="00000000" w:rsidDel="00000000" w:rsidP="00000000" w:rsidRDefault="00000000" w:rsidRPr="00000000" w14:paraId="00000029">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1028409131"/>
              <w:tag w:val="goog_rdk_334"/>
            </w:sdtPr>
            <w:sdtContent>
              <w:ins w:author="Hareeshv07 Hareeshv07" w:id="50" w:date="2026-09-24T04:40:28Z">
                <w:sdt>
                  <w:sdtPr>
                    <w:id w:val="1800539338"/>
                    <w:tag w:val="goog_rdk_335"/>
                  </w:sdtPr>
                  <w:sdtContent>
                    <w:del w:author="Kanihaa" w:id="9" w:date="2026-09-25T08:48:49Z"/>
                  </w:sdtContent>
                </w:sdt>
              </w:ins>
              <w:sdt>
                <w:sdtPr>
                  <w:id w:val="-1888404621"/>
                  <w:tag w:val="goog_rdk_336"/>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738544679"/>
        <w:tag w:val="goog_rdk_341"/>
      </w:sdtPr>
      <w:sdtContent>
        <w:p w:rsidR="00000000" w:rsidDel="00000000" w:rsidP="00000000" w:rsidRDefault="00000000" w:rsidRPr="00000000" w14:paraId="0000002A">
          <w:pPr>
            <w:pStyle w:val="Heading1"/>
            <w:ind w:left="-1700" w:firstLine="0"/>
            <w:rPr>
              <w:ins w:author="Hareeshv07 Hareeshv07" w:id="50" w:date="2026-09-24T04:40:2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ind w:left="-1700" w:firstLine="0"/>
              </w:pPr>
            </w:pPrChange>
          </w:pPr>
          <w:sdt>
            <w:sdtPr>
              <w:id w:val="-2129250112"/>
              <w:tag w:val="goog_rdk_338"/>
            </w:sdtPr>
            <w:sdtContent>
              <w:ins w:author="Hareeshv07 Hareeshv07" w:id="50" w:date="2026-09-24T04:40:28Z">
                <w:sdt>
                  <w:sdtPr>
                    <w:id w:val="-2085329805"/>
                    <w:tag w:val="goog_rdk_339"/>
                  </w:sdtPr>
                  <w:sdtContent>
                    <w:del w:author="Kanihaa" w:id="9" w:date="2026-09-25T08:48:49Z"/>
                  </w:sdtContent>
                </w:sdt>
              </w:ins>
              <w:sdt>
                <w:sdtPr>
                  <w:id w:val="1442897335"/>
                  <w:tag w:val="goog_rdk_340"/>
                </w:sdtPr>
                <w:sdtContent>
                  <w:ins w:author="Hareeshv07 Hareeshv07" w:id="50" w:date="2026-09-24T04:40:28Z">
                    <w:del w:author="Kanihaa" w:id="9" w:date="2026-09-25T08:48:49Z">
                      <w:r w:rsidDel="00000000" w:rsidR="00000000" w:rsidRPr="00000000">
                        <w:rPr>
                          <w:rtl w:val="0"/>
                        </w:rPr>
                      </w:r>
                    </w:del>
                  </w:ins>
                </w:sdtContent>
              </w:sdt>
              <w:ins w:author="Hareeshv07 Hareeshv07" w:id="50" w:date="2026-09-24T04:40:28Z">
                <w:del w:author="Kanihaa" w:id="9" w:date="2026-09-25T08:48:49Z"/>
              </w:ins>
            </w:sdtContent>
          </w:sdt>
        </w:p>
      </w:sdtContent>
    </w:sdt>
    <w:sdt>
      <w:sdtPr>
        <w:id w:val="-140288087"/>
        <w:tag w:val="goog_rdk_377"/>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05" w:firstLine="0"/>
            <w:jc w:val="left"/>
            <w:rPr>
              <w:ins w:author="Gomathi R" w:id="61" w:date="2026-09-23T04:58:25Z"/>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Johnson k" w:id="62" w:date="2026-09-24T04:06:22Z">
                <w:rPr>
                  <w:rFonts w:ascii="Arial" w:cs="Arial" w:eastAsia="Arial" w:hAnsi="Arial"/>
                  <w:b w:val="0"/>
                  <w:bCs w:val="0"/>
                  <w:i w:val="0"/>
                  <w:iCs w:val="0"/>
                  <w:smallCaps w:val="0"/>
                  <w:strike w:val="0"/>
                  <w:color w:val="000000"/>
                  <w:sz w:val="22"/>
                  <w:szCs w:val="22"/>
                  <w:u w:val="none"/>
                  <w:shd w:fill="auto" w:val="clear"/>
                  <w:vertAlign w:val="baseline"/>
                </w:rPr>
              </w:rPrChange>
            </w:rPr>
            <w:pPrChange w:author="Johnson k" w:id="0" w:date="2026-09-24T04:06:22Z">
              <w:pPr>
                <w:spacing w:after="280" w:lineRule="auto"/>
                <w:ind w:right="-561.2598425196836"/>
                <w:jc w:val="center"/>
              </w:pPr>
            </w:pPrChange>
          </w:pPr>
          <w:sdt>
            <w:sdtPr>
              <w:id w:val="624148818"/>
              <w:tag w:val="goog_rdk_342"/>
            </w:sdtPr>
            <w:sdtContent>
              <w:ins w:author="Hareeshv07 Hareeshv07" w:id="50" w:date="2026-09-24T04:40:28Z">
                <w:sdt>
                  <w:sdtPr>
                    <w:id w:val="-2076454351"/>
                    <w:tag w:val="goog_rdk_343"/>
                  </w:sdtPr>
                  <w:sdtContent>
                    <w:del w:author="Kanihaa" w:id="9" w:date="2026-09-25T08:48:49Z"/>
                  </w:sdtContent>
                </w:sdt>
              </w:ins>
              <w:sdt>
                <w:sdtPr>
                  <w:id w:val="-137264092"/>
                  <w:tag w:val="goog_rdk_344"/>
                </w:sdtPr>
                <w:sdtContent>
                  <w:ins w:author="Hareeshv07 Hareeshv07" w:id="50" w:date="2026-09-24T04:40:2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eeshv07 Hareeshv07" w:id="50" w:date="2026-09-24T04:40:28Z">
                <w:del w:author="Kanihaa" w:id="9" w:date="2026-09-25T08:48:49Z"/>
              </w:ins>
            </w:sdtContent>
          </w:sdt>
          <w:sdt>
            <w:sdtPr>
              <w:id w:val="2134566009"/>
              <w:tag w:val="goog_rdk_345"/>
            </w:sdtPr>
            <w:sdtContent>
              <w:del w:author="Kanihaa" w:id="9" w:date="2026-09-25T08:48:49Z"/>
            </w:sdtContent>
          </w:sdt>
          <w:sdt>
            <w:sdtPr>
              <w:id w:val="893923583"/>
              <w:tag w:val="goog_rdk_346"/>
            </w:sdtPr>
            <w:sdtContent>
              <w:ins w:author="Msd_07" w:id="55" w:date="2026-09-24T03:57:53Z">
                <w:sdt>
                  <w:sdtPr>
                    <w:id w:val="-1063781793"/>
                    <w:tag w:val="goog_rdk_347"/>
                  </w:sdtPr>
                  <w:sdtContent>
                    <w:del w:author="Kanihaa" w:id="9" w:date="2026-09-25T08:48:49Z"/>
                  </w:sdtContent>
                </w:sdt>
              </w:ins>
              <w:sdt>
                <w:sdtPr>
                  <w:id w:val="417388362"/>
                  <w:tag w:val="goog_rdk_348"/>
                </w:sdtPr>
                <w:sdtContent>
                  <w:ins w:author="Msd_07" w:id="55" w:date="2026-09-24T03:57: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pandi</w:delText>
                      </w:r>
                    </w:del>
                  </w:ins>
                </w:sdtContent>
              </w:sdt>
              <w:ins w:author="Msd_07" w:id="55" w:date="2026-09-24T03:57:53Z">
                <w:del w:author="Kanihaa" w:id="9" w:date="2026-09-25T08:48:49Z"/>
              </w:ins>
            </w:sdtContent>
          </w:sdt>
          <w:sdt>
            <w:sdtPr>
              <w:id w:val="-1182798063"/>
              <w:tag w:val="goog_rdk_349"/>
            </w:sdtPr>
            <w:sdtContent>
              <w:del w:author="Kanihaa" w:id="9" w:date="2026-09-25T08:48:49Z"/>
            </w:sdtContent>
          </w:sdt>
          <w:sdt>
            <w:sdtPr>
              <w:id w:val="-2094743289"/>
              <w:tag w:val="goog_rdk_350"/>
            </w:sdtPr>
            <w:sdtContent>
              <w:ins w:author="Scasagatheeswaran1208" w:id="56" w:date="2026-09-24T03:46:44Z">
                <w:sdt>
                  <w:sdtPr>
                    <w:id w:val="-249879693"/>
                    <w:tag w:val="goog_rdk_351"/>
                  </w:sdtPr>
                  <w:sdtContent>
                    <w:del w:author="Kanihaa" w:id="9" w:date="2026-09-25T08:48:49Z"/>
                  </w:sdtContent>
                </w:sdt>
              </w:ins>
              <w:sdt>
                <w:sdtPr>
                  <w:id w:val="1814083758"/>
                  <w:tag w:val="goog_rdk_352"/>
                </w:sdtPr>
                <w:sdtContent>
                  <w:ins w:author="Scasagatheeswaran1208" w:id="56" w:date="2026-09-24T03:46:4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casagatheeswaran1208" w:id="56" w:date="2026-09-24T03:46:44Z">
                <w:del w:author="Kanihaa" w:id="9" w:date="2026-09-25T08:48:49Z"/>
              </w:ins>
            </w:sdtContent>
          </w:sdt>
          <w:sdt>
            <w:sdtPr>
              <w:id w:val="-262310047"/>
              <w:tag w:val="goog_rdk_353"/>
            </w:sdtPr>
            <w:sdtContent>
              <w:del w:author="Kanihaa" w:id="9" w:date="2026-09-25T08:48:49Z"/>
            </w:sdtContent>
          </w:sdt>
          <w:sdt>
            <w:sdtPr>
              <w:id w:val="-1528527686"/>
              <w:tag w:val="goog_rdk_354"/>
            </w:sdtPr>
            <w:sdtContent>
              <w:ins w:author="Sathiya Priya" w:id="57" w:date="2026-09-23T16:00:17Z">
                <w:sdt>
                  <w:sdtPr>
                    <w:id w:val="1604780624"/>
                    <w:tag w:val="goog_rdk_355"/>
                  </w:sdtPr>
                  <w:sdtContent>
                    <w:del w:author="Kanihaa" w:id="9" w:date="2026-09-25T08:48:49Z"/>
                  </w:sdtContent>
                </w:sdt>
              </w:ins>
              <w:sdt>
                <w:sdtPr>
                  <w:id w:val="1193524725"/>
                  <w:tag w:val="goog_rdk_356"/>
                </w:sdtPr>
                <w:sdtContent>
                  <w:ins w:author="Sathiya Priya" w:id="57" w:date="2026-09-23T16:00: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aq</w:delText>
                      </w:r>
                    </w:del>
                  </w:ins>
                </w:sdtContent>
              </w:sdt>
              <w:ins w:author="Sathiya Priya" w:id="57" w:date="2026-09-23T16:00:17Z">
                <w:del w:author="Kanihaa" w:id="9" w:date="2026-09-25T08:48:49Z"/>
              </w:ins>
            </w:sdtContent>
          </w:sdt>
          <w:sdt>
            <w:sdtPr>
              <w:id w:val="-1248243881"/>
              <w:tag w:val="goog_rdk_357"/>
            </w:sdtPr>
            <w:sdtContent>
              <w:del w:author="Kanihaa" w:id="9" w:date="2026-09-25T08:48:49Z"/>
            </w:sdtContent>
          </w:sdt>
          <w:sdt>
            <w:sdtPr>
              <w:id w:val="1485530256"/>
              <w:tag w:val="goog_rdk_358"/>
            </w:sdtPr>
            <w:sdtContent>
              <w:ins w:author="Sureshsuresh" w:id="58" w:date="2026-09-23T15:20:45Z">
                <w:sdt>
                  <w:sdtPr>
                    <w:id w:val="-2105728247"/>
                    <w:tag w:val="goog_rdk_359"/>
                  </w:sdtPr>
                  <w:sdtContent>
                    <w:del w:author="Kanihaa" w:id="9" w:date="2026-09-25T08:48:49Z"/>
                  </w:sdtContent>
                </w:sdt>
              </w:ins>
              <w:sdt>
                <w:sdtPr>
                  <w:id w:val="1655821706"/>
                  <w:tag w:val="goog_rdk_360"/>
                </w:sdtPr>
                <w:sdtContent>
                  <w:ins w:author="Sureshsuresh" w:id="58" w:date="2026-09-23T15:20:4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reshsuresh" w:id="58" w:date="2026-09-23T15:20:45Z">
                <w:del w:author="Kanihaa" w:id="9" w:date="2026-09-25T08:48:49Z"/>
              </w:ins>
            </w:sdtContent>
          </w:sdt>
          <w:sdt>
            <w:sdtPr>
              <w:id w:val="-288289731"/>
              <w:tag w:val="goog_rdk_361"/>
            </w:sdtPr>
            <w:sdtContent>
              <w:del w:author="Kanihaa" w:id="9" w:date="2026-09-25T08:48:49Z"/>
            </w:sdtContent>
          </w:sdt>
          <w:sdt>
            <w:sdtPr>
              <w:id w:val="918358229"/>
              <w:tag w:val="goog_rdk_362"/>
            </w:sdtPr>
            <w:sdtContent>
              <w:ins w:author="Suruthilaya S" w:id="59" w:date="2026-09-23T10:06:45Z">
                <w:sdt>
                  <w:sdtPr>
                    <w:id w:val="-1638316650"/>
                    <w:tag w:val="goog_rdk_363"/>
                  </w:sdtPr>
                  <w:sdtContent>
                    <w:del w:author="Kanihaa" w:id="9" w:date="2026-09-25T08:48:49Z"/>
                  </w:sdtContent>
                </w:sdt>
              </w:ins>
              <w:sdt>
                <w:sdtPr>
                  <w:id w:val="255145816"/>
                  <w:tag w:val="goog_rdk_364"/>
                </w:sdtPr>
                <w:sdtContent>
                  <w:ins w:author="Suruthilaya S" w:id="59" w:date="2026-09-23T10:06:4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uruthilaya S" w:id="59" w:date="2026-09-23T10:06:45Z">
                <w:del w:author="Kanihaa" w:id="9" w:date="2026-09-25T08:48:49Z"/>
              </w:ins>
            </w:sdtContent>
          </w:sdt>
          <w:sdt>
            <w:sdtPr>
              <w:id w:val="-947016933"/>
              <w:tag w:val="goog_rdk_365"/>
            </w:sdtPr>
            <w:sdtContent>
              <w:del w:author="Kanihaa" w:id="9" w:date="2026-09-25T08:48:49Z"/>
            </w:sdtContent>
          </w:sdt>
          <w:sdt>
            <w:sdtPr>
              <w:id w:val="1899516141"/>
              <w:tag w:val="goog_rdk_366"/>
            </w:sdtPr>
            <w:sdtContent>
              <w:ins w:author="Anonymous" w:id="60" w:date="2026-09-23T07:18:46Z">
                <w:sdt>
                  <w:sdtPr>
                    <w:id w:val="-372586184"/>
                    <w:tag w:val="goog_rdk_367"/>
                  </w:sdtPr>
                  <w:sdtContent>
                    <w:del w:author="Kanihaa" w:id="9" w:date="2026-09-25T08:48:49Z"/>
                  </w:sdtContent>
                </w:sdt>
              </w:ins>
              <w:sdt>
                <w:sdtPr>
                  <w:id w:val="-492510117"/>
                  <w:tag w:val="goog_rdk_368"/>
                </w:sdtPr>
                <w:sdtContent>
                  <w:ins w:author="Anonymous" w:id="60" w:date="2026-09-23T07:18:4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uh</w:delText>
                      </w:r>
                    </w:del>
                  </w:ins>
                </w:sdtContent>
              </w:sdt>
              <w:ins w:author="Anonymous" w:id="60" w:date="2026-09-23T07:18:46Z">
                <w:del w:author="Kanihaa" w:id="9" w:date="2026-09-25T08:48:49Z"/>
              </w:ins>
            </w:sdtContent>
          </w:sdt>
          <w:sdt>
            <w:sdtPr>
              <w:id w:val="1601652144"/>
              <w:tag w:val="goog_rdk_369"/>
            </w:sdtPr>
            <w:sdtContent>
              <w:del w:author="Kanihaa" w:id="9" w:date="2026-09-25T08:48:49Z"/>
            </w:sdtContent>
          </w:sdt>
          <w:sdt>
            <w:sdtPr>
              <w:id w:val="-82224085"/>
              <w:tag w:val="goog_rdk_370"/>
            </w:sdtPr>
            <w:sdtContent>
              <w:ins w:author="Msd_07" w:id="55" w:date="2026-09-24T03:57:53Z">
                <w:sdt>
                  <w:sdtPr>
                    <w:id w:val="-727766420"/>
                    <w:tag w:val="goog_rdk_371"/>
                  </w:sdtPr>
                  <w:sdtContent>
                    <w:del w:author="Kanihaa" w:id="9" w:date="2026-09-25T08:48:49Z"/>
                  </w:sdtContent>
                </w:sdt>
              </w:ins>
              <w:sdt>
                <w:sdtPr>
                  <w:id w:val="-603015184"/>
                  <w:tag w:val="goog_rdk_372"/>
                </w:sdtPr>
                <w:sdtContent>
                  <w:ins w:author="Msd_07" w:id="55" w:date="2026-09-24T03:57: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9jdjdiekyogesh</w:delText>
                      </w:r>
                    </w:del>
                  </w:ins>
                </w:sdtContent>
              </w:sdt>
              <w:ins w:author="Msd_07" w:id="55" w:date="2026-09-24T03:57:53Z">
                <w:del w:author="Kanihaa" w:id="9" w:date="2026-09-25T08:48:49Z"/>
              </w:ins>
            </w:sdtContent>
          </w:sdt>
          <w:sdt>
            <w:sdtPr>
              <w:id w:val="-224733831"/>
              <w:tag w:val="goog_rdk_373"/>
            </w:sdtPr>
            <w:sdtContent>
              <w:del w:author="Kanihaa" w:id="9" w:date="2026-09-25T08:48:49Z"/>
            </w:sdtContent>
          </w:sdt>
          <w:sdt>
            <w:sdtPr>
              <w:id w:val="1998856659"/>
              <w:tag w:val="goog_rdk_374"/>
            </w:sdtPr>
            <w:sdtContent>
              <w:ins w:author="Gomathi R" w:id="61" w:date="2026-09-23T04:58:25Z">
                <w:sdt>
                  <w:sdtPr>
                    <w:id w:val="-563114389"/>
                    <w:tag w:val="goog_rdk_375"/>
                  </w:sdtPr>
                  <w:sdtContent>
                    <w:del w:author="Kanihaa" w:id="9" w:date="2026-09-25T08:48:49Z"/>
                  </w:sdtContent>
                </w:sdt>
              </w:ins>
              <w:sdt>
                <w:sdtPr>
                  <w:id w:val="-1692202911"/>
                  <w:tag w:val="goog_rdk_376"/>
                </w:sdtPr>
                <w:sdtContent>
                  <w:ins w:author="Gomathi R" w:id="61" w:date="2026-09-23T04:58:25Z">
                    <w:del w:author="Kanihaa" w:id="9" w:date="2026-09-25T08:48:49Z">
                      <w:r w:rsidDel="00000000" w:rsidR="00000000" w:rsidRPr="00000000">
                        <w:rPr>
                          <w:rtl w:val="0"/>
                        </w:rPr>
                      </w:r>
                    </w:del>
                  </w:ins>
                </w:sdtContent>
              </w:sdt>
              <w:ins w:author="Gomathi R" w:id="61" w:date="2026-09-23T04:58:25Z">
                <w:del w:author="Kanihaa" w:id="9" w:date="2026-09-25T08:48:49Z"/>
              </w:ins>
            </w:sdtContent>
          </w:sdt>
        </w:p>
      </w:sdtContent>
    </w:sdt>
    <w:sdt>
      <w:sdtPr>
        <w:id w:val="-434426274"/>
        <w:tag w:val="goog_rdk_385"/>
      </w:sdtPr>
      <w:sdtContent>
        <w:p w:rsidR="00000000" w:rsidDel="00000000" w:rsidP="00000000" w:rsidRDefault="00000000" w:rsidRPr="00000000" w14:paraId="0000002C">
          <w:pPr>
            <w:pStyle w:val="Heading1"/>
            <w:spacing w:after="200" w:lineRule="auto"/>
            <w:jc w:val="center"/>
            <w:rPr>
              <w:ins w:author="Deva sri R" w:id="63" w:date="2026-09-23T14:42:08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Gayathri" w:id="0" w:date="2026-09-24T05:13:41Z">
              <w:pPr>
                <w:pStyle w:val="Title"/>
                <w:spacing w:after="200" w:lineRule="auto"/>
                <w:jc w:val="center"/>
              </w:pPr>
            </w:pPrChange>
          </w:pPr>
          <w:sdt>
            <w:sdtPr>
              <w:id w:val="-1065747653"/>
              <w:tag w:val="goog_rdk_381"/>
            </w:sdtPr>
            <w:sdtContent>
              <w:ins w:author="Deva sri R" w:id="63" w:date="2026-09-23T14:42:08Z">
                <w:sdt>
                  <w:sdtPr>
                    <w:id w:val="-589721766"/>
                    <w:tag w:val="goog_rdk_382"/>
                  </w:sdtPr>
                  <w:sdtContent>
                    <w:del w:author="Kanihaa" w:id="9" w:date="2026-09-25T08:48:49Z"/>
                  </w:sdtContent>
                </w:sdt>
              </w:ins>
              <w:sdt>
                <w:sdtPr>
                  <w:id w:val="-423160371"/>
                  <w:tag w:val="goog_rdk_383"/>
                </w:sdtPr>
                <w:sdtContent>
                  <w:ins w:author="Deva sri R" w:id="63" w:date="2026-09-23T14:42: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III-B.COM(CA)</w:delText>
                      </w:r>
                    </w:del>
                  </w:ins>
                </w:sdtContent>
              </w:sdt>
              <w:ins w:author="Deva sri R" w:id="63" w:date="2026-09-23T14:42:08Z">
                <w:del w:author="Kanihaa" w:id="9" w:date="2026-09-25T08:48:49Z">
                  <w:bookmarkStart w:colFirst="0" w:colLast="0" w:name="_heading=h.29vripev2frd" w:id="4"/>
                  <w:bookmarkEnd w:id="4"/>
                  <w:sdt>
                    <w:sdtPr>
                      <w:id w:val="1448243363"/>
                      <w:tag w:val="goog_rdk_384"/>
                    </w:sdtPr>
                    <w:sdtContent>
                      <w:r w:rsidDel="00000000" w:rsidR="00000000" w:rsidRPr="00000000">
                        <w:rPr>
                          <w:rtl w:val="0"/>
                        </w:rPr>
                      </w:r>
                    </w:sdtContent>
                  </w:sdt>
                </w:del>
              </w:ins>
            </w:sdtContent>
          </w:sdt>
        </w:p>
      </w:sdtContent>
    </w:sdt>
    <w:sdt>
      <w:sdtPr>
        <w:id w:val="6100490"/>
        <w:tag w:val="goog_rdk_408"/>
      </w:sdtPr>
      <w:sdtContent>
        <w:p w:rsidR="00000000" w:rsidDel="00000000" w:rsidP="00000000" w:rsidRDefault="00000000" w:rsidRPr="00000000" w14:paraId="0000002D">
          <w:pPr>
            <w:spacing w:after="280" w:lineRule="auto"/>
            <w:ind w:right="-561.2598425196836"/>
            <w:jc w:val="center"/>
            <w:rPr>
              <w:ins w:author="Arikaran S" w:id="67" w:date="2026-09-23T13:20:44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Kanika" w:id="0" w:date="2026-09-24T07:57:29Z">
              <w:pPr>
                <w:pStyle w:val="Title"/>
                <w:spacing w:after="280" w:lineRule="auto"/>
                <w:ind w:right="-561.2598425196836"/>
                <w:jc w:val="center"/>
              </w:pPr>
            </w:pPrChange>
          </w:pPr>
          <w:sdt>
            <w:sdtPr>
              <w:id w:val="-488011779"/>
              <w:tag w:val="goog_rdk_389"/>
            </w:sdtPr>
            <w:sdtContent>
              <w:ins w:author="Anonymous" w:id="64" w:date="2026-09-24T05:24:15Z">
                <w:sdt>
                  <w:sdtPr>
                    <w:id w:val="2064459294"/>
                    <w:tag w:val="goog_rdk_390"/>
                  </w:sdtPr>
                  <w:sdtContent>
                    <w:del w:author="Kanihaa" w:id="9" w:date="2026-09-25T08:48:49Z"/>
                  </w:sdtContent>
                </w:sdt>
              </w:ins>
              <w:sdt>
                <w:sdtPr>
                  <w:id w:val="2034777767"/>
                  <w:tag w:val="goog_rdk_391"/>
                </w:sdtPr>
                <w:sdtContent>
                  <w:ins w:author="Anonymous" w:id="64" w:date="2026-09-24T05:24: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https://chatgpt.</w:delText>
                      </w:r>
                    </w:del>
                  </w:ins>
                </w:sdtContent>
              </w:sdt>
              <w:ins w:author="Anonymous" w:id="64" w:date="2026-09-24T05:24:15Z">
                <w:del w:author="Kanihaa" w:id="9" w:date="2026-09-25T08:48:49Z"/>
              </w:ins>
            </w:sdtContent>
          </w:sdt>
          <w:sdt>
            <w:sdtPr>
              <w:id w:val="-1457237036"/>
              <w:tag w:val="goog_rdk_392"/>
            </w:sdtPr>
            <w:sdtContent>
              <w:ins w:author="Vidhya" w:id="65" w:date="2026-09-24T07:40:23Z">
                <w:sdt>
                  <w:sdtPr>
                    <w:id w:val="1634009054"/>
                    <w:tag w:val="goog_rdk_393"/>
                  </w:sdtPr>
                  <w:sdtContent>
                    <w:del w:author="Kanihaa" w:id="9" w:date="2026-09-25T08:48:49Z"/>
                  </w:sdtContent>
                </w:sdt>
              </w:ins>
              <w:sdt>
                <w:sdtPr>
                  <w:id w:val="1897775577"/>
                  <w:tag w:val="goog_rdk_394"/>
                </w:sdtPr>
                <w:sdtContent>
                  <w:ins w:author="Vidhya" w:id="65" w:date="2026-09-24T07:40:2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Ni</w:delText>
                      </w:r>
                    </w:del>
                  </w:ins>
                </w:sdtContent>
              </w:sdt>
              <w:ins w:author="Vidhya" w:id="65" w:date="2026-09-24T07:40:23Z">
                <w:del w:author="Kanihaa" w:id="9" w:date="2026-09-25T08:48:49Z"/>
              </w:ins>
            </w:sdtContent>
          </w:sdt>
          <w:sdt>
            <w:sdtPr>
              <w:id w:val="-506945535"/>
              <w:tag w:val="goog_rdk_395"/>
            </w:sdtPr>
            <w:sdtContent>
              <w:ins w:author="Anonymous" w:id="64" w:date="2026-09-24T05:24:15Z">
                <w:sdt>
                  <w:sdtPr>
                    <w:id w:val="1381511715"/>
                    <w:tag w:val="goog_rdk_396"/>
                  </w:sdtPr>
                  <w:sdtContent>
                    <w:del w:author="Kanihaa" w:id="9" w:date="2026-09-25T08:48:49Z"/>
                  </w:sdtContent>
                </w:sdt>
              </w:ins>
              <w:sdt>
                <w:sdtPr>
                  <w:id w:val="-1242598400"/>
                  <w:tag w:val="goog_rdk_397"/>
                </w:sdtPr>
                <w:sdtContent>
                  <w:ins w:author="Anonymous" w:id="64" w:date="2026-09-24T05:24: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com/s/t_6ab4b22a6f0081918891a3465037e850</w:delText>
                      </w:r>
                    </w:del>
                  </w:ins>
                </w:sdtContent>
              </w:sdt>
              <w:ins w:author="Anonymous" w:id="64" w:date="2026-09-24T05:24:15Z">
                <w:del w:author="Kanihaa" w:id="9" w:date="2026-09-25T08:48:49Z"/>
              </w:ins>
            </w:sdtContent>
          </w:sdt>
          <w:sdt>
            <w:sdtPr>
              <w:id w:val="1957409554"/>
              <w:tag w:val="goog_rdk_398"/>
            </w:sdtPr>
            <w:sdtContent>
              <w:del w:author="Kanihaa" w:id="9" w:date="2026-09-25T08:48:49Z"/>
            </w:sdtContent>
          </w:sdt>
          <w:sdt>
            <w:sdtPr>
              <w:id w:val="325893886"/>
              <w:tag w:val="goog_rdk_399"/>
            </w:sdtPr>
            <w:sdtContent>
              <w:ins w:author="Msd_07" w:id="66" w:date="2026-09-24T04:26:24Z">
                <w:sdt>
                  <w:sdtPr>
                    <w:id w:val="1740839775"/>
                    <w:tag w:val="goog_rdk_400"/>
                  </w:sdtPr>
                  <w:sdtContent>
                    <w:del w:author="Kanihaa" w:id="9" w:date="2026-09-25T08:48:49Z"/>
                  </w:sdtContent>
                </w:sdt>
              </w:ins>
              <w:sdt>
                <w:sdtPr>
                  <w:id w:val="-2114451938"/>
                  <w:tag w:val="goog_rdk_401"/>
                </w:sdtPr>
                <w:sdtContent>
                  <w:ins w:author="Msd_07" w:id="66" w:date="2026-09-24T04:26: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P</w:delText>
                      </w:r>
                    </w:del>
                  </w:ins>
                </w:sdtContent>
              </w:sdt>
              <w:ins w:author="Msd_07" w:id="66" w:date="2026-09-24T04:26:24Z">
                <w:del w:author="Kanihaa" w:id="9" w:date="2026-09-25T08:48:49Z">
                  <w:sdt>
                    <w:sdtPr>
                      <w:id w:val="525248017"/>
                      <w:tag w:val="goog_rdk_40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ANDI</w:delText>
                      </w:r>
                    </w:sdtContent>
                  </w:sdt>
                </w:del>
              </w:ins>
            </w:sdtContent>
          </w:sdt>
          <w:sdt>
            <w:sdtPr>
              <w:id w:val="2075544305"/>
              <w:tag w:val="goog_rdk_403"/>
            </w:sdtPr>
            <w:sdtContent>
              <w:del w:author="Kanihaa" w:id="9" w:date="2026-09-25T08:48:49Z"/>
            </w:sdtContent>
          </w:sdt>
          <w:sdt>
            <w:sdtPr>
              <w:id w:val="2128301283"/>
              <w:tag w:val="goog_rdk_404"/>
            </w:sdtPr>
            <w:sdtContent>
              <w:ins w:author="Arikaran S" w:id="67" w:date="2026-09-23T13:20:44Z">
                <w:sdt>
                  <w:sdtPr>
                    <w:id w:val="1068331557"/>
                    <w:tag w:val="goog_rdk_405"/>
                  </w:sdtPr>
                  <w:sdtContent>
                    <w:del w:author="Kanihaa" w:id="9" w:date="2026-09-25T08:48:49Z"/>
                  </w:sdtContent>
                </w:sdt>
              </w:ins>
              <w:sdt>
                <w:sdtPr>
                  <w:id w:val="-1229927194"/>
                  <w:tag w:val="goog_rdk_406"/>
                </w:sdtPr>
                <w:sdtContent>
                  <w:ins w:author="Arikaran S" w:id="67" w:date="2026-09-23T13:20:4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pocketSmart AI:</w:delText>
                      </w:r>
                    </w:del>
                  </w:ins>
                </w:sdtContent>
              </w:sdt>
              <w:ins w:author="Arikaran S" w:id="67" w:date="2026-09-23T13:20:44Z">
                <w:del w:author="Kanihaa" w:id="9" w:date="2026-09-25T08:48:49Z">
                  <w:bookmarkStart w:colFirst="0" w:colLast="0" w:name="_heading=h.2wa7si9xxu5h" w:id="5"/>
                  <w:bookmarkEnd w:id="5"/>
                  <w:sdt>
                    <w:sdtPr>
                      <w:id w:val="-93299586"/>
                      <w:tag w:val="goog_rdk_407"/>
                    </w:sdtPr>
                    <w:sdtContent>
                      <w:r w:rsidDel="00000000" w:rsidR="00000000" w:rsidRPr="00000000">
                        <w:rPr>
                          <w:rtl w:val="0"/>
                        </w:rPr>
                      </w:r>
                    </w:sdtContent>
                  </w:sdt>
                </w:del>
              </w:ins>
            </w:sdtContent>
          </w:sdt>
        </w:p>
      </w:sdtContent>
    </w:sdt>
    <w:sdt>
      <w:sdtPr>
        <w:id w:val="537102668"/>
        <w:tag w:val="goog_rdk_443"/>
      </w:sdtPr>
      <w:sdtContent>
        <w:p w:rsidR="00000000" w:rsidDel="00000000" w:rsidP="00000000" w:rsidRDefault="00000000" w:rsidRPr="00000000" w14:paraId="0000002E">
          <w:pPr>
            <w:rPr>
              <w:ins w:author="Nithish Nithish" w:id="75" w:date="2026-09-25T09:10:17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4087122"/>
              <w:tag w:val="goog_rdk_412"/>
            </w:sdtPr>
            <w:sdtContent>
              <w:ins w:author="M Senbagam" w:id="69" w:date="2026-09-24T05:10:31Z">
                <w:sdt>
                  <w:sdtPr>
                    <w:id w:val="-503865644"/>
                    <w:tag w:val="goog_rdk_413"/>
                  </w:sdtPr>
                  <w:sdtContent>
                    <w:del w:author="Kanihaa" w:id="9" w:date="2026-09-25T08:48:49Z"/>
                  </w:sdtContent>
                </w:sdt>
              </w:ins>
              <w:sdt>
                <w:sdtPr>
                  <w:id w:val="-109278436"/>
                  <w:tag w:val="goog_rdk_414"/>
                </w:sdtPr>
                <w:sdtContent>
                  <w:ins w:author="M Senbagam" w:id="69" w:date="2026-09-24T05:10: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w:delText>
                      </w:r>
                    </w:del>
                  </w:ins>
                </w:sdtContent>
              </w:sdt>
              <w:ins w:author="M Senbagam" w:id="69" w:date="2026-09-24T05:10:31Z">
                <w:del w:author="Kanihaa" w:id="9" w:date="2026-09-25T08:48:49Z"/>
              </w:ins>
            </w:sdtContent>
          </w:sdt>
          <w:sdt>
            <w:sdtPr>
              <w:id w:val="1191366005"/>
              <w:tag w:val="goog_rdk_415"/>
            </w:sdtPr>
            <w:sdtContent>
              <w:del w:author="Kanihaa" w:id="9" w:date="2026-09-25T08:48:49Z"/>
            </w:sdtContent>
          </w:sdt>
          <w:sdt>
            <w:sdtPr>
              <w:id w:val="2144388016"/>
              <w:tag w:val="goog_rdk_416"/>
            </w:sdtPr>
            <w:sdtContent>
              <w:ins w:author="vishali muniyappan" w:id="70" w:date="2026-09-24T03:44:16Z">
                <w:sdt>
                  <w:sdtPr>
                    <w:id w:val="788853155"/>
                    <w:tag w:val="goog_rdk_417"/>
                  </w:sdtPr>
                  <w:sdtContent>
                    <w:del w:author="Kanihaa" w:id="9" w:date="2026-09-25T08:48:49Z"/>
                  </w:sdtContent>
                </w:sdt>
              </w:ins>
              <w:sdt>
                <w:sdtPr>
                  <w:id w:val="120002250"/>
                  <w:tag w:val="goog_rdk_418"/>
                </w:sdtPr>
                <w:sdtContent>
                  <w:ins w:author="vishali muniyappan" w:id="70" w:date="2026-09-24T03:44: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vishali muniyappan" w:id="70" w:date="2026-09-24T03:44:16Z">
                <w:del w:author="Kanihaa" w:id="9" w:date="2026-09-25T08:48:49Z"/>
              </w:ins>
            </w:sdtContent>
          </w:sdt>
          <w:sdt>
            <w:sdtPr>
              <w:id w:val="-27002246"/>
              <w:tag w:val="goog_rdk_419"/>
            </w:sdtPr>
            <w:sdtContent>
              <w:del w:author="Kanihaa" w:id="9" w:date="2026-09-25T08:48:49Z"/>
            </w:sdtContent>
          </w:sdt>
          <w:sdt>
            <w:sdtPr>
              <w:id w:val="-2025220843"/>
              <w:tag w:val="goog_rdk_420"/>
            </w:sdtPr>
            <w:sdtContent>
              <w:ins w:author="Ramya M Ramya M" w:id="71" w:date="2026-09-22T11:32:16Z">
                <w:sdt>
                  <w:sdtPr>
                    <w:id w:val="-1641236847"/>
                    <w:tag w:val="goog_rdk_421"/>
                  </w:sdtPr>
                  <w:sdtContent>
                    <w:del w:author="Kanihaa" w:id="9" w:date="2026-09-25T08:48:49Z"/>
                  </w:sdtContent>
                </w:sdt>
              </w:ins>
              <w:sdt>
                <w:sdtPr>
                  <w:id w:val="-1236264620"/>
                  <w:tag w:val="goog_rdk_422"/>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tab/>
                        <w:tab/>
                        <w:tab/>
                        <w:tab/>
                        <w:tab/>
                        <w:tab/>
                      </w:r>
                    </w:del>
                  </w:ins>
                </w:sdtContent>
              </w:sdt>
              <w:ins w:author="Ramya M Ramya M" w:id="71" w:date="2026-09-22T11:32:16Z">
                <w:del w:author="Kanihaa" w:id="9" w:date="2026-09-25T08:48:49Z"/>
              </w:ins>
            </w:sdtContent>
          </w:sdt>
          <w:sdt>
            <w:sdtPr>
              <w:id w:val="-1039166605"/>
              <w:tag w:val="goog_rdk_423"/>
            </w:sdtPr>
            <w:sdtContent>
              <w:ins w:author="Hari" w:id="72" w:date="2026-09-23T04:15:24Z">
                <w:sdt>
                  <w:sdtPr>
                    <w:id w:val="-1774991954"/>
                    <w:tag w:val="goog_rdk_424"/>
                  </w:sdtPr>
                  <w:sdtContent>
                    <w:del w:author="Kanihaa" w:id="9" w:date="2026-09-25T08:48:49Z"/>
                  </w:sdtContent>
                </w:sdt>
              </w:ins>
              <w:sdt>
                <w:sdtPr>
                  <w:id w:val="306508232"/>
                  <w:tag w:val="goog_rdk_425"/>
                </w:sdtPr>
                <w:sdtContent>
                  <w:ins w:author="Hari" w:id="72" w:date="2026-09-23T04:15: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Q</w:delText>
                      </w:r>
                    </w:del>
                  </w:ins>
                </w:sdtContent>
              </w:sdt>
              <w:ins w:author="Hari" w:id="72" w:date="2026-09-23T04:15:24Z">
                <w:del w:author="Kanihaa" w:id="9" w:date="2026-09-25T08:48:49Z"/>
              </w:ins>
            </w:sdtContent>
          </w:sdt>
          <w:sdt>
            <w:sdtPr>
              <w:id w:val="-1605209451"/>
              <w:tag w:val="goog_rdk_426"/>
            </w:sdtPr>
            <w:sdtContent>
              <w:ins w:author="Ramya M Ramya M" w:id="71" w:date="2026-09-22T11:32:16Z">
                <w:sdt>
                  <w:sdtPr>
                    <w:id w:val="1414683089"/>
                    <w:tag w:val="goog_rdk_427"/>
                  </w:sdtPr>
                  <w:sdtContent>
                    <w:del w:author="Kanihaa" w:id="9" w:date="2026-09-25T08:48:49Z"/>
                  </w:sdtContent>
                </w:sdt>
              </w:ins>
              <w:sdt>
                <w:sdtPr>
                  <w:id w:val="-607717750"/>
                  <w:tag w:val="goog_rdk_428"/>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Ramya M Ramya M" w:id="71" w:date="2026-09-22T11:32:16Z">
                <w:del w:author="Kanihaa" w:id="9" w:date="2026-09-25T08:48:49Z">
                  <w:sdt>
                    <w:sdtPr>
                      <w:id w:val="-1921381439"/>
                      <w:tag w:val="goog_rdk_4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r>
                    </w:sdtContent>
                  </w:sdt>
                  <w:sdt>
                    <w:sdtPr>
                      <w:id w:val="442852373"/>
                      <w:tag w:val="goog_rdk_4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r>
                    </w:sdtContent>
                  </w:sdt>
                </w:del>
              </w:ins>
            </w:sdtContent>
          </w:sdt>
          <w:sdt>
            <w:sdtPr>
              <w:id w:val="1043511305"/>
              <w:tag w:val="goog_rdk_431"/>
            </w:sdtPr>
            <w:sdtContent>
              <w:ins w:author="Sanjana" w:id="73" w:date="2026-09-22T16:07:15Z">
                <w:sdt>
                  <w:sdtPr>
                    <w:id w:val="1668852207"/>
                    <w:tag w:val="goog_rdk_432"/>
                  </w:sdtPr>
                  <w:sdtContent>
                    <w:del w:author="Kanihaa" w:id="9" w:date="2026-09-25T08:48:49Z"/>
                  </w:sdtContent>
                </w:sdt>
              </w:ins>
              <w:sdt>
                <w:sdtPr>
                  <w:id w:val="1201495512"/>
                  <w:tag w:val="goog_rdk_433"/>
                </w:sdtPr>
                <w:sdtContent>
                  <w:ins w:author="Sanjana" w:id="73" w:date="2026-09-22T16:07:1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Sanjana" w:id="73" w:date="2026-09-22T16:07:15Z">
                <w:del w:author="Kanihaa" w:id="9" w:date="2026-09-25T08:48:49Z"/>
              </w:ins>
            </w:sdtContent>
          </w:sdt>
          <w:sdt>
            <w:sdtPr>
              <w:id w:val="491860420"/>
              <w:tag w:val="goog_rdk_434"/>
            </w:sdtPr>
            <w:sdtContent>
              <w:ins w:author="Ramya M Ramya M" w:id="71" w:date="2026-09-22T11:32:16Z">
                <w:sdt>
                  <w:sdtPr>
                    <w:id w:val="382440962"/>
                    <w:tag w:val="goog_rdk_435"/>
                  </w:sdtPr>
                  <w:sdtContent>
                    <w:del w:author="Kanihaa" w:id="9" w:date="2026-09-25T08:48:49Z"/>
                  </w:sdtContent>
                </w:sdt>
              </w:ins>
              <w:sdt>
                <w:sdtPr>
                  <w:id w:val="-1786090982"/>
                  <w:tag w:val="goog_rdk_436"/>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tab/>
                      </w:r>
                    </w:del>
                  </w:ins>
                </w:sdtContent>
              </w:sdt>
              <w:ins w:author="Ramya M Ramya M" w:id="71" w:date="2026-09-22T11:32:16Z">
                <w:del w:author="Kanihaa" w:id="9" w:date="2026-09-25T08:48:49Z"/>
              </w:ins>
            </w:sdtContent>
          </w:sdt>
          <w:sdt>
            <w:sdtPr>
              <w:id w:val="638111508"/>
              <w:tag w:val="goog_rdk_437"/>
            </w:sdtPr>
            <w:sdtContent>
              <w:ins w:author="Anu Anu" w:id="74" w:date="2026-09-23T11:47:21Z">
                <w:sdt>
                  <w:sdtPr>
                    <w:id w:val="99046301"/>
                    <w:tag w:val="goog_rdk_438"/>
                  </w:sdtPr>
                  <w:sdtContent>
                    <w:del w:author="Kanihaa" w:id="9" w:date="2026-09-25T08:48:49Z"/>
                  </w:sdtContent>
                </w:sdt>
              </w:ins>
              <w:sdt>
                <w:sdtPr>
                  <w:id w:val="1451048185"/>
                  <w:tag w:val="goog_rdk_439"/>
                </w:sdtPr>
                <w:sdtContent>
                  <w:ins w:author="Anu Anu" w:id="74" w:date="2026-09-23T11:47: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./;lm[o n/, </w:delText>
                      </w:r>
                    </w:del>
                  </w:ins>
                </w:sdtContent>
              </w:sdt>
              <w:ins w:author="Anu Anu" w:id="74" w:date="2026-09-23T11:47:21Z">
                <w:del w:author="Kanihaa" w:id="9" w:date="2026-09-25T08:48:49Z"/>
              </w:ins>
            </w:sdtContent>
          </w:sdt>
          <w:sdt>
            <w:sdtPr>
              <w:id w:val="1862566902"/>
              <w:tag w:val="goog_rdk_440"/>
            </w:sdtPr>
            <w:sdtContent>
              <w:ins w:author="Nithish Nithish" w:id="75" w:date="2026-09-25T09:10:17Z">
                <w:sdt>
                  <w:sdtPr>
                    <w:id w:val="-1398177692"/>
                    <w:tag w:val="goog_rdk_441"/>
                  </w:sdtPr>
                  <w:sdtContent>
                    <w:del w:author="Kanihaa" w:id="9" w:date="2026-09-25T08:48:49Z"/>
                  </w:sdtContent>
                </w:sdt>
              </w:ins>
              <w:sdt>
                <w:sdtPr>
                  <w:id w:val="-1927269280"/>
                  <w:tag w:val="goog_rdk_442"/>
                </w:sdtPr>
                <w:sdtContent>
                  <w:ins w:author="Nithish Nithish" w:id="75" w:date="2026-09-25T09:10: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Nithish Nithish" w:id="75" w:date="2026-09-25T09:10:17Z">
                <w:del w:author="Kanihaa" w:id="9" w:date="2026-09-25T08:48:49Z"/>
              </w:ins>
            </w:sdtContent>
          </w:sdt>
        </w:p>
      </w:sdtContent>
    </w:sdt>
    <w:sdt>
      <w:sdtPr>
        <w:id w:val="-1718460978"/>
        <w:tag w:val="goog_rdk_461"/>
      </w:sdtPr>
      <w:sdtContent>
        <w:p w:rsidR="00000000" w:rsidDel="00000000" w:rsidP="00000000" w:rsidRDefault="00000000" w:rsidRPr="00000000" w14:paraId="0000002F">
          <w:pPr>
            <w:rPr>
              <w:ins w:author="Anonymous" w:id="76" w:date="2026-09-24T05:19:11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Kanika" w:id="0" w:date="2026-09-24T07:57:29Z">
              <w:pPr>
                <w:pStyle w:val="Title"/>
                <w:ind w:left="0" w:firstLine="0"/>
              </w:pPr>
            </w:pPrChange>
          </w:pPr>
          <w:sdt>
            <w:sdtPr>
              <w:id w:val="-1862237375"/>
              <w:tag w:val="goog_rdk_444"/>
            </w:sdtPr>
            <w:sdtContent>
              <w:ins w:author="Nithish Nithish" w:id="75" w:date="2026-09-25T09:10:17Z">
                <w:sdt>
                  <w:sdtPr>
                    <w:id w:val="1926676191"/>
                    <w:tag w:val="goog_rdk_445"/>
                  </w:sdtPr>
                  <w:sdtContent>
                    <w:del w:author="Kanihaa" w:id="9" w:date="2026-09-25T08:48:49Z"/>
                  </w:sdtContent>
                </w:sdt>
              </w:ins>
              <w:sdt>
                <w:sdtPr>
                  <w:id w:val="1046281696"/>
                  <w:tag w:val="goog_rdk_446"/>
                </w:sdtPr>
                <w:sdtContent>
                  <w:ins w:author="Nithish Nithish" w:id="75" w:date="2026-09-25T09:10: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micuykyhbjhb mm mn mnhjbyufg</w:delText>
                      </w:r>
                    </w:del>
                  </w:ins>
                </w:sdtContent>
              </w:sdt>
              <w:ins w:author="Nithish Nithish" w:id="75" w:date="2026-09-25T09:10:17Z">
                <w:del w:author="Kanihaa" w:id="9" w:date="2026-09-25T08:48:49Z"/>
              </w:ins>
            </w:sdtContent>
          </w:sdt>
          <w:sdt>
            <w:sdtPr>
              <w:id w:val="-129973148"/>
              <w:tag w:val="goog_rdk_447"/>
            </w:sdtPr>
            <w:sdtContent>
              <w:ins w:author="Anu Anu" w:id="74" w:date="2026-09-23T11:47:21Z">
                <w:sdt>
                  <w:sdtPr>
                    <w:id w:val="-1985473420"/>
                    <w:tag w:val="goog_rdk_448"/>
                  </w:sdtPr>
                  <w:sdtContent>
                    <w:del w:author="Kanihaa" w:id="9" w:date="2026-09-25T08:48:49Z"/>
                  </w:sdtContent>
                </w:sdt>
              </w:ins>
              <w:sdt>
                <w:sdtPr>
                  <w:id w:val="-1532035505"/>
                  <w:tag w:val="goog_rdk_449"/>
                </w:sdtPr>
                <w:sdtContent>
                  <w:ins w:author="Anu Anu" w:id="74" w:date="2026-09-23T11:47: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mgtifu</w:delText>
                      </w:r>
                    </w:del>
                  </w:ins>
                </w:sdtContent>
              </w:sdt>
              <w:ins w:author="Anu Anu" w:id="74" w:date="2026-09-23T11:47:21Z">
                <w:del w:author="Kanihaa" w:id="9" w:date="2026-09-25T08:48:49Z">
                  <w:sdt>
                    <w:sdtPr>
                      <w:id w:val="1305876996"/>
                      <w:tag w:val="goog_rdk_4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.getadb],k’\k</w:delText>
                      </w:r>
                    </w:sdtContent>
                  </w:sdt>
                </w:del>
              </w:ins>
            </w:sdtContent>
          </w:sdt>
          <w:sdt>
            <w:sdtPr>
              <w:id w:val="-174281796"/>
              <w:tag w:val="goog_rdk_451"/>
            </w:sdtPr>
            <w:sdtContent>
              <w:ins w:author="Anonymous" w:id="76" w:date="2026-09-24T05:19:11Z">
                <w:sdt>
                  <w:sdtPr>
                    <w:id w:val="-802402184"/>
                    <w:tag w:val="goog_rdk_452"/>
                  </w:sdtPr>
                  <w:sdtContent>
                    <w:del w:author="Kanihaa" w:id="9" w:date="2026-09-25T08:48:49Z"/>
                  </w:sdtContent>
                </w:sdt>
              </w:ins>
              <w:sdt>
                <w:sdtPr>
                  <w:id w:val="2010974176"/>
                  <w:tag w:val="goog_rdk_453"/>
                </w:sdtPr>
                <w:sdtContent>
                  <w:ins w:author="Anonymous" w:id="76" w:date="2026-09-24T05:19: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THANGA </w:delText>
                      </w:r>
                    </w:del>
                  </w:ins>
                </w:sdtContent>
              </w:sdt>
              <w:ins w:author="Anonymous" w:id="76" w:date="2026-09-24T05:19:11Z">
                <w:del w:author="Kanihaa" w:id="9" w:date="2026-09-25T08:48:49Z"/>
              </w:ins>
            </w:sdtContent>
          </w:sdt>
          <w:sdt>
            <w:sdtPr>
              <w:id w:val="863660082"/>
              <w:tag w:val="goog_rdk_454"/>
            </w:sdtPr>
            <w:sdtContent>
              <w:ins w:author="Benaya P" w:id="77" w:date="2026-09-24T05:50:19Z">
                <w:sdt>
                  <w:sdtPr>
                    <w:id w:val="515851564"/>
                    <w:tag w:val="goog_rdk_455"/>
                  </w:sdtPr>
                  <w:sdtContent>
                    <w:del w:author="Kanihaa" w:id="9" w:date="2026-09-25T08:48:49Z"/>
                  </w:sdtContent>
                </w:sdt>
              </w:ins>
              <w:sdt>
                <w:sdtPr>
                  <w:id w:val="790640091"/>
                  <w:tag w:val="goog_rdk_456"/>
                </w:sdtPr>
                <w:sdtContent>
                  <w:ins w:author="Benaya P" w:id="77" w:date="2026-09-24T05:50: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PANDI pocket Smart</w:delText>
                      </w:r>
                    </w:del>
                  </w:ins>
                </w:sdtContent>
              </w:sdt>
              <w:ins w:author="Benaya P" w:id="77" w:date="2026-09-24T05:50:19Z">
                <w:del w:author="Kanihaa" w:id="9" w:date="2026-09-25T08:48:49Z"/>
              </w:ins>
            </w:sdtContent>
          </w:sdt>
          <w:sdt>
            <w:sdtPr>
              <w:id w:val="1005167027"/>
              <w:tag w:val="goog_rdk_457"/>
            </w:sdtPr>
            <w:sdtContent>
              <w:ins w:author="Anonymous" w:id="76" w:date="2026-09-24T05:19:11Z">
                <w:sdt>
                  <w:sdtPr>
                    <w:id w:val="1883798298"/>
                    <w:tag w:val="goog_rdk_458"/>
                  </w:sdtPr>
                  <w:sdtContent>
                    <w:del w:author="Kanihaa" w:id="9" w:date="2026-09-25T08:48:49Z"/>
                  </w:sdtContent>
                </w:sdt>
              </w:ins>
              <w:sdt>
                <w:sdtPr>
                  <w:id w:val="-1311170695"/>
                  <w:tag w:val="goog_rdk_459"/>
                </w:sdtPr>
                <w:sdtContent>
                  <w:ins w:author="Anonymous" w:id="76" w:date="2026-09-24T05:19: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PANDIpocketSmart</w:delText>
                      </w:r>
                    </w:del>
                  </w:ins>
                </w:sdtContent>
              </w:sdt>
              <w:ins w:author="Anonymous" w:id="76" w:date="2026-09-24T05:19:11Z">
                <w:del w:author="Kanihaa" w:id="9" w:date="2026-09-25T08:48:49Z">
                  <w:bookmarkStart w:colFirst="0" w:colLast="0" w:name="_heading=h.7z74upi0kdah" w:id="6"/>
                  <w:bookmarkEnd w:id="6"/>
                  <w:sdt>
                    <w:sdtPr>
                      <w:id w:val="-1897141733"/>
                      <w:tag w:val="goog_rdk_4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AI:</w:delText>
                      </w:r>
                    </w:sdtContent>
                  </w:sdt>
                </w:del>
              </w:ins>
            </w:sdtContent>
          </w:sdt>
        </w:p>
      </w:sdtContent>
    </w:sdt>
    <w:sdt>
      <w:sdtPr>
        <w:id w:val="-351716708"/>
        <w:tag w:val="goog_rdk_467"/>
      </w:sdtPr>
      <w:sdtContent>
        <w:p w:rsidR="00000000" w:rsidDel="00000000" w:rsidP="00000000" w:rsidRDefault="00000000" w:rsidRPr="00000000" w14:paraId="00000030">
          <w:pPr>
            <w:rPr>
              <w:ins w:author="Deepak R" w:id="78" w:date="2026-09-24T08:05:09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9623568"/>
              <w:tag w:val="goog_rdk_464"/>
            </w:sdtPr>
            <w:sdtContent>
              <w:ins w:author="Deepak R" w:id="78" w:date="2026-09-24T08:05:09Z">
                <w:sdt>
                  <w:sdtPr>
                    <w:id w:val="1193203154"/>
                    <w:tag w:val="goog_rdk_465"/>
                  </w:sdtPr>
                  <w:sdtContent>
                    <w:del w:author="Kanihaa" w:id="9" w:date="2026-09-25T08:48:49Z"/>
                  </w:sdtContent>
                </w:sdt>
              </w:ins>
              <w:sdt>
                <w:sdtPr>
                  <w:id w:val="1642029661"/>
                  <w:tag w:val="goog_rdk_466"/>
                </w:sdtPr>
                <w:sdtContent>
                  <w:ins w:author="Deepak R" w:id="78" w:date="2026-09-24T08:05:09Z">
                    <w:del w:author="Kanihaa" w:id="9" w:date="2026-09-25T08:48:49Z">
                      <w:r w:rsidDel="00000000" w:rsidR="00000000" w:rsidRPr="00000000">
                        <w:rPr>
                          <w:rtl w:val="0"/>
                        </w:rPr>
                      </w:r>
                    </w:del>
                  </w:ins>
                </w:sdtContent>
              </w:sdt>
              <w:ins w:author="Deepak R" w:id="78" w:date="2026-09-24T08:05:09Z">
                <w:del w:author="Kanihaa" w:id="9" w:date="2026-09-25T08:48:49Z"/>
              </w:ins>
            </w:sdtContent>
          </w:sdt>
        </w:p>
      </w:sdtContent>
    </w:sdt>
    <w:sdt>
      <w:sdtPr>
        <w:id w:val="-2114097753"/>
        <w:tag w:val="goog_rdk_475"/>
      </w:sdtPr>
      <w:sdtContent>
        <w:p w:rsidR="00000000" w:rsidDel="00000000" w:rsidP="00000000" w:rsidRDefault="00000000" w:rsidRPr="00000000" w14:paraId="00000031">
          <w:pPr>
            <w:rPr>
              <w:ins w:author="Chezhian Chezhian" w:id="79" w:date="2026-09-24T06:36:03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Change w:author="Kanika" w:id="0" w:date="2026-09-24T07:57:29Z">
              <w:pPr>
                <w:pStyle w:val="Title"/>
                <w:ind w:left="0" w:firstLine="0"/>
              </w:pPr>
            </w:pPrChange>
          </w:pPr>
          <w:sdt>
            <w:sdtPr>
              <w:id w:val="-1321026246"/>
              <w:tag w:val="goog_rdk_472"/>
            </w:sdtPr>
            <w:sdtContent>
              <w:ins w:author="Chezhian Chezhian" w:id="79" w:date="2026-09-24T06:36:03Z">
                <w:sdt>
                  <w:sdtPr>
                    <w:id w:val="832165212"/>
                    <w:tag w:val="goog_rdk_473"/>
                  </w:sdtPr>
                  <w:sdtContent>
                    <w:del w:author="Kanihaa" w:id="9" w:date="2026-09-25T08:48:49Z"/>
                  </w:sdtContent>
                </w:sdt>
              </w:ins>
              <w:sdt>
                <w:sdtPr>
                  <w:id w:val="-360285651"/>
                  <w:tag w:val="goog_rdk_474"/>
                </w:sdtPr>
                <w:sdtContent>
                  <w:ins w:author="Chezhian Chezhian" w:id="79" w:date="2026-09-24T06:36:03Z">
                    <w:del w:author="Kanihaa" w:id="9" w:date="2026-09-25T08:48:49Z">
                      <w:r w:rsidDel="00000000" w:rsidR="00000000" w:rsidRPr="00000000">
                        <w:rPr>
                          <w:rtl w:val="0"/>
                        </w:rPr>
                      </w:r>
                    </w:del>
                  </w:ins>
                </w:sdtContent>
              </w:sdt>
              <w:ins w:author="Chezhian Chezhian" w:id="79" w:date="2026-09-24T06:36:03Z">
                <w:del w:author="Kanihaa" w:id="9" w:date="2026-09-25T08:48:49Z">
                  <w:bookmarkStart w:colFirst="0" w:colLast="0" w:name="_heading=h.c6cor04s80a4" w:id="7"/>
                  <w:bookmarkEnd w:id="7"/>
                </w:del>
              </w:ins>
            </w:sdtContent>
          </w:sdt>
        </w:p>
      </w:sdtContent>
    </w:sdt>
    <w:sdt>
      <w:sdtPr>
        <w:id w:val="1525958577"/>
        <w:tag w:val="goog_rdk_483"/>
      </w:sdtPr>
      <w:sdtContent>
        <w:p w:rsidR="00000000" w:rsidDel="00000000" w:rsidP="00000000" w:rsidRDefault="00000000" w:rsidRPr="00000000" w14:paraId="00000032">
          <w:pPr>
            <w:pStyle w:val="Title"/>
            <w:ind w:left="0" w:firstLine="0"/>
            <w:rPr>
              <w:ins w:author="Anonymous" w:id="80" w:date="2026-09-25T04:32:54Z"/>
              <w:del w:author="Kanihaa" w:id="9" w:date="2026-09-25T08:48:49Z"/>
              <w:rFonts w:ascii="Calibri" w:cs="Calibri" w:eastAsia="Calibri" w:hAnsi="Calibri"/>
              <w:strike w:val="1"/>
              <w:sz w:val="6"/>
              <w:szCs w:val="6"/>
              <w:highlight w:val="black"/>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8533262"/>
              <w:tag w:val="goog_rdk_480"/>
            </w:sdtPr>
            <w:sdtContent>
              <w:ins w:author="Anonymous" w:id="80" w:date="2026-09-25T04:32:54Z">
                <w:sdt>
                  <w:sdtPr>
                    <w:id w:val="206004179"/>
                    <w:tag w:val="goog_rdk_481"/>
                  </w:sdtPr>
                  <w:sdtContent>
                    <w:del w:author="Kanihaa" w:id="9" w:date="2026-09-25T08:48:49Z"/>
                  </w:sdtContent>
                </w:sdt>
              </w:ins>
              <w:sdt>
                <w:sdtPr>
                  <w:id w:val="133712996"/>
                  <w:tag w:val="goog_rdk_482"/>
                </w:sdtPr>
                <w:sdtContent>
                  <w:ins w:author="Anonymous" w:id="80" w:date="2026-09-25T04:32:54Z">
                    <w:del w:author="Kanihaa" w:id="9" w:date="2026-09-25T08:48:49Z">
                      <w:r w:rsidDel="00000000" w:rsidR="00000000" w:rsidRPr="00000000">
                        <w:rPr>
                          <w:rtl w:val="0"/>
                        </w:rPr>
                      </w:r>
                    </w:del>
                  </w:ins>
                </w:sdtContent>
              </w:sdt>
              <w:ins w:author="Anonymous" w:id="80" w:date="2026-09-25T04:32:54Z">
                <w:del w:author="Kanihaa" w:id="9" w:date="2026-09-25T08:48:49Z">
                  <w:bookmarkStart w:colFirst="0" w:colLast="0" w:name="_heading=h.d8t0f5m84m6m" w:id="8"/>
                  <w:bookmarkEnd w:id="8"/>
                </w:del>
              </w:ins>
            </w:sdtContent>
          </w:sdt>
        </w:p>
      </w:sdtContent>
    </w:sdt>
    <w:sdt>
      <w:sdtPr>
        <w:id w:val="-1238718442"/>
        <w:tag w:val="goog_rdk_555"/>
      </w:sdtPr>
      <w:sdtContent>
        <w:p w:rsidR="00000000" w:rsidDel="00000000" w:rsidP="00000000" w:rsidRDefault="00000000" w:rsidRPr="00000000" w14:paraId="00000033">
          <w:pPr>
            <w:numPr>
              <w:ilvl w:val="0"/>
              <w:numId w:val="6"/>
            </w:numPr>
            <w:spacing w:after="0" w:afterAutospacing="0" w:lineRule="auto"/>
            <w:ind w:left="720" w:right="-561.2598425196836" w:hanging="360"/>
            <w:jc w:val="center"/>
            <w:rPr>
              <w:ins w:author="Kayalvizhi Velmurugan" w:id="91" w:date="2026-09-23T08:22:17Z"/>
              <w:del w:author="Kanihaa" w:id="9" w:date="2026-09-25T08:48:49Z"/>
              <w:strike w:val="1"/>
              <w:u w:val="none"/>
              <w:rPrChange w:author="Dharuman M" w:id="92" w:date="2026-09-24T14:34:49Z">
                <w:rPr>
                  <w:u w:val="none"/>
                </w:rPr>
              </w:rPrChange>
            </w:rPr>
            <w:pPrChange w:author="Dharuman M" w:id="0" w:date="2026-09-24T14:34:49Z">
              <w:pPr>
                <w:numPr>
                  <w:ilvl w:val="0"/>
                  <w:numId w:val="7"/>
                </w:numPr>
                <w:spacing w:after="280" w:lineRule="auto"/>
                <w:ind w:left="-1695" w:right="-561.2598425196836" w:firstLine="0"/>
                <w:jc w:val="center"/>
              </w:pPr>
            </w:pPrChange>
          </w:pPr>
          <w:sdt>
            <w:sdtPr>
              <w:id w:val="527736622"/>
              <w:tag w:val="goog_rdk_488"/>
            </w:sdtPr>
            <w:sdtContent>
              <w:ins w:author="Keerthi M" w:id="81" w:date="2026-09-25T08:03:34Z">
                <w:sdt>
                  <w:sdtPr>
                    <w:id w:val="-851625144"/>
                    <w:tag w:val="goog_rdk_489"/>
                  </w:sdtPr>
                  <w:sdtContent>
                    <w:del w:author="Kanihaa" w:id="9" w:date="2026-09-25T08:48:49Z"/>
                  </w:sdtContent>
                </w:sdt>
              </w:ins>
              <w:sdt>
                <w:sdtPr>
                  <w:id w:val="-770787024"/>
                  <w:tag w:val="goog_rdk_490"/>
                </w:sdtPr>
                <w:sdtContent>
                  <w:ins w:author="Keerthi M" w:id="81" w:date="2026-09-25T08:03:3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Keerthi M" w:id="81" w:date="2026-09-25T08:03:34Z">
                <w:del w:author="Kanihaa" w:id="9" w:date="2026-09-25T08:48:49Z"/>
              </w:ins>
            </w:sdtContent>
          </w:sdt>
          <w:sdt>
            <w:sdtPr>
              <w:id w:val="474795781"/>
              <w:tag w:val="goog_rdk_491"/>
            </w:sdtPr>
            <w:sdtContent>
              <w:ins w:author="Anonymous" w:id="76" w:date="2026-09-24T05:19:11Z">
                <w:sdt>
                  <w:sdtPr>
                    <w:id w:val="-306592152"/>
                    <w:tag w:val="goog_rdk_492"/>
                  </w:sdtPr>
                  <w:sdtContent>
                    <w:del w:author="Kanihaa" w:id="9" w:date="2026-09-25T08:48:49Z"/>
                  </w:sdtContent>
                </w:sdt>
              </w:ins>
            </w:sdtContent>
          </w:sdt>
          <w:sdt>
            <w:sdtPr>
              <w:id w:val="1403434243"/>
              <w:tag w:val="goog_rdk_493"/>
            </w:sdtPr>
            <w:sdtContent>
              <w:ins w:author="Anonymous" w:id="82" w:date="2026-09-25T04:38:05Z">
                <w:sdt>
                  <w:sdtPr>
                    <w:id w:val="1959903849"/>
                    <w:tag w:val="goog_rdk_494"/>
                  </w:sdtPr>
                  <w:sdtContent>
                    <w:del w:author="Kanihaa" w:id="9" w:date="2026-09-25T08:48:49Z"/>
                  </w:sdtContent>
                </w:sdt>
              </w:ins>
              <w:sdt>
                <w:sdtPr>
                  <w:id w:val="-1941391519"/>
                  <w:tag w:val="goog_rdk_495"/>
                </w:sdtPr>
                <w:sdtContent>
                  <w:ins w:author="Anonymous" w:id="82" w:date="2026-09-25T04:38: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w:delText>
                      </w:r>
                    </w:del>
                  </w:ins>
                </w:sdtContent>
              </w:sdt>
              <w:ins w:author="Anonymous" w:id="82" w:date="2026-09-25T04:38:05Z">
                <w:del w:author="Kanihaa" w:id="9" w:date="2026-09-25T08:48:49Z"/>
              </w:ins>
            </w:sdtContent>
          </w:sdt>
          <w:sdt>
            <w:sdtPr>
              <w:id w:val="-1987599049"/>
              <w:tag w:val="goog_rdk_496"/>
            </w:sdtPr>
            <w:sdtContent>
              <w:ins w:author="Anonymous" w:id="76" w:date="2026-09-24T05:19:11Z">
                <w:sdt>
                  <w:sdtPr>
                    <w:id w:val="1900871306"/>
                    <w:tag w:val="goog_rdk_497"/>
                  </w:sdtPr>
                  <w:sdtContent>
                    <w:del w:author="Kanihaa" w:id="9" w:date="2026-09-25T08:48:49Z"/>
                  </w:sdtContent>
                </w:sdt>
              </w:ins>
            </w:sdtContent>
          </w:sdt>
          <w:sdt>
            <w:sdtPr>
              <w:id w:val="955479351"/>
              <w:tag w:val="goog_rdk_498"/>
            </w:sdtPr>
            <w:sdtContent>
              <w:ins w:author="Santhosh A" w:id="83" w:date="2026-09-24T08:06:08Z">
                <w:sdt>
                  <w:sdtPr>
                    <w:id w:val="-2072937062"/>
                    <w:tag w:val="goog_rdk_499"/>
                  </w:sdtPr>
                  <w:sdtContent>
                    <w:del w:author="Kanihaa" w:id="9" w:date="2026-09-25T08:48:49Z"/>
                  </w:sdtContent>
                </w:sdt>
              </w:ins>
              <w:sdt>
                <w:sdtPr>
                  <w:id w:val="1650257986"/>
                  <w:tag w:val="goog_rdk_500"/>
                </w:sdtPr>
                <w:sdtContent>
                  <w:ins w:author="Santhosh A" w:id="83" w:date="2026-09-24T08:0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anthosh A" w:id="83" w:date="2026-09-24T08:06:08Z">
                <w:del w:author="Kanihaa" w:id="9" w:date="2026-09-25T08:48:49Z"/>
              </w:ins>
            </w:sdtContent>
          </w:sdt>
          <w:sdt>
            <w:sdtPr>
              <w:id w:val="-284482907"/>
              <w:tag w:val="goog_rdk_501"/>
            </w:sdtPr>
            <w:sdtContent>
              <w:ins w:author="Anonymous" w:id="76" w:date="2026-09-24T05:19:11Z">
                <w:sdt>
                  <w:sdtPr>
                    <w:id w:val="73544879"/>
                    <w:tag w:val="goog_rdk_502"/>
                  </w:sdtPr>
                  <w:sdtContent>
                    <w:del w:author="Kanihaa" w:id="9" w:date="2026-09-25T08:48:49Z"/>
                  </w:sdtContent>
                </w:sdt>
              </w:ins>
              <w:sdt>
                <w:sdtPr>
                  <w:id w:val="519360551"/>
                  <w:tag w:val="goog_rdk_503"/>
                </w:sdtPr>
                <w:sdtContent>
                  <w:ins w:author="Anonymous" w:id="76" w:date="2026-09-24T05:19: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g/</w:delText>
                      </w:r>
                    </w:del>
                  </w:ins>
                </w:sdtContent>
              </w:sdt>
              <w:ins w:author="Anonymous" w:id="76" w:date="2026-09-24T05:19:11Z">
                <w:del w:author="Kanihaa" w:id="9" w:date="2026-09-25T08:48:49Z"/>
              </w:ins>
            </w:sdtContent>
          </w:sdt>
          <w:sdt>
            <w:sdtPr>
              <w:id w:val="573966980"/>
              <w:tag w:val="goog_rdk_504"/>
            </w:sdtPr>
            <w:sdtContent>
              <w:ins w:author="Anu Anu" w:id="74" w:date="2026-09-23T11:47:21Z">
                <w:sdt>
                  <w:sdtPr>
                    <w:id w:val="-1987681547"/>
                    <w:tag w:val="goog_rdk_505"/>
                  </w:sdtPr>
                  <w:sdtContent>
                    <w:del w:author="Kanihaa" w:id="9" w:date="2026-09-25T08:48:49Z"/>
                  </w:sdtContent>
                </w:sdt>
              </w:ins>
              <w:sdt>
                <w:sdtPr>
                  <w:id w:val="715503181"/>
                  <w:tag w:val="goog_rdk_506"/>
                </w:sdtPr>
                <w:sdtContent>
                  <w:ins w:author="Anu Anu" w:id="74" w:date="2026-09-23T11:47: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,mo b bnk0[</w:delText>
                      </w:r>
                    </w:del>
                  </w:ins>
                </w:sdtContent>
              </w:sdt>
              <w:ins w:author="Anu Anu" w:id="74" w:date="2026-09-23T11:47:21Z">
                <w:del w:author="Kanihaa" w:id="9" w:date="2026-09-25T08:48:49Z"/>
              </w:ins>
            </w:sdtContent>
          </w:sdt>
          <w:sdt>
            <w:sdtPr>
              <w:id w:val="-861911647"/>
              <w:tag w:val="goog_rdk_507"/>
            </w:sdtPr>
            <w:sdtContent>
              <w:ins w:author="Ramya M Ramya M" w:id="71" w:date="2026-09-22T11:32:16Z">
                <w:sdt>
                  <w:sdtPr>
                    <w:id w:val="-617581890"/>
                    <w:tag w:val="goog_rdk_508"/>
                  </w:sdtPr>
                  <w:sdtContent>
                    <w:del w:author="Kanihaa" w:id="9" w:date="2026-09-25T08:48:49Z"/>
                  </w:sdtContent>
                </w:sdt>
              </w:ins>
              <w:sdt>
                <w:sdtPr>
                  <w:id w:val="1000103175"/>
                  <w:tag w:val="goog_rdk_509"/>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r>
                    </w:del>
                  </w:ins>
                </w:sdtContent>
              </w:sdt>
              <w:ins w:author="Ramya M Ramya M" w:id="71" w:date="2026-09-22T11:32:16Z">
                <w:del w:author="Kanihaa" w:id="9" w:date="2026-09-25T08:48:49Z">
                  <w:sdt>
                    <w:sdtPr>
                      <w:id w:val="-243729686"/>
                      <w:tag w:val="goog_rdk_51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tab/>
                        <w:tab/>
                        <w:tab/>
                      </w:r>
                    </w:sdtContent>
                  </w:sdt>
                </w:del>
              </w:ins>
            </w:sdtContent>
          </w:sdt>
          <w:sdt>
            <w:sdtPr>
              <w:id w:val="-339916693"/>
              <w:tag w:val="goog_rdk_511"/>
            </w:sdtPr>
            <w:sdtContent>
              <w:ins w:author="Divya Dharshini" w:id="84" w:date="2026-09-24T05:24:06Z">
                <w:sdt>
                  <w:sdtPr>
                    <w:id w:val="788252137"/>
                    <w:tag w:val="goog_rdk_512"/>
                  </w:sdtPr>
                  <w:sdtContent>
                    <w:del w:author="Kanihaa" w:id="9" w:date="2026-09-25T08:48:49Z"/>
                  </w:sdtContent>
                </w:sdt>
              </w:ins>
              <w:sdt>
                <w:sdtPr>
                  <w:id w:val="96550805"/>
                  <w:tag w:val="goog_rdk_513"/>
                </w:sdtPr>
                <w:sdtContent>
                  <w:ins w:author="Divya Dharshini" w:id="84" w:date="2026-09-24T05:24:0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Divya Dharshini" w:id="84" w:date="2026-09-24T05:24:06Z">
                <w:del w:author="Kanihaa" w:id="9" w:date="2026-09-25T08:48:49Z"/>
              </w:ins>
            </w:sdtContent>
          </w:sdt>
          <w:sdt>
            <w:sdtPr>
              <w:id w:val="-1267017827"/>
              <w:tag w:val="goog_rdk_514"/>
            </w:sdtPr>
            <w:sdtContent>
              <w:ins w:author="Ramya M Ramya M" w:id="71" w:date="2026-09-22T11:32:16Z">
                <w:sdt>
                  <w:sdtPr>
                    <w:id w:val="-2133978354"/>
                    <w:tag w:val="goog_rdk_515"/>
                  </w:sdtPr>
                  <w:sdtContent>
                    <w:del w:author="Kanihaa" w:id="9" w:date="2026-09-25T08:48:49Z"/>
                  </w:sdtContent>
                </w:sdt>
              </w:ins>
              <w:sdt>
                <w:sdtPr>
                  <w:id w:val="641355503"/>
                  <w:tag w:val="goog_rdk_516"/>
                </w:sdtPr>
                <w:sdtContent>
                  <w:ins w:author="Ramya M Ramya M" w:id="71" w:date="2026-09-22T11:32:1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tab/>
                        <w:tab/>
                        <w:tab/>
                        <w:tab/>
                        <w:tab/>
                        <w:tab/>
                        <w:tab/>
                        <w:tab/>
                        <w:tab/>
                        <w:tab/>
                        <w:tab/>
                        <w:tab/>
                        <w:tab/>
                        <w:tab/>
                        <w:tab/>
                        <w:tab/>
                        <w:tab/>
                        <w:tab/>
                        <w:tab/>
                        <w:tab/>
                        <w:tab/>
                        <w:tab/>
                        <w:tab/>
                        <w:tab/>
                        <w:tab/>
                      </w:r>
                    </w:del>
                  </w:ins>
                </w:sdtContent>
              </w:sdt>
              <w:ins w:author="Ramya M Ramya M" w:id="71" w:date="2026-09-22T11:32:16Z">
                <w:del w:author="Kanihaa" w:id="9" w:date="2026-09-25T08:48:49Z"/>
              </w:ins>
            </w:sdtContent>
          </w:sdt>
          <w:sdt>
            <w:sdtPr>
              <w:id w:val="977276113"/>
              <w:tag w:val="goog_rdk_517"/>
            </w:sdtPr>
            <w:sdtContent>
              <w:del w:author="Kanihaa" w:id="9" w:date="2026-09-25T08:48:49Z"/>
            </w:sdtContent>
          </w:sdt>
          <w:sdt>
            <w:sdtPr>
              <w:id w:val="1580666264"/>
              <w:tag w:val="goog_rdk_518"/>
            </w:sdtPr>
            <w:sdtContent>
              <w:ins w:author="A AAYESHA FARHANA" w:id="85" w:date="2026-09-22T08:59:13Z">
                <w:sdt>
                  <w:sdtPr>
                    <w:id w:val="1715322225"/>
                    <w:tag w:val="goog_rdk_519"/>
                  </w:sdtPr>
                  <w:sdtContent>
                    <w:del w:author="Kanihaa" w:id="9" w:date="2026-09-25T08:48:49Z"/>
                  </w:sdtContent>
                </w:sdt>
              </w:ins>
              <w:sdt>
                <w:sdtPr>
                  <w:id w:val="1345529722"/>
                  <w:tag w:val="goog_rdk_520"/>
                </w:sdtPr>
                <w:sdtContent>
                  <w:ins w:author="A AAYESHA FARHANA" w:id="85" w:date="2026-09-22T08:59:1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85" w:date="2026-09-22T08:59:13Z">
                <w:del w:author="Kanihaa" w:id="9" w:date="2026-09-25T08:48:49Z"/>
              </w:ins>
            </w:sdtContent>
          </w:sdt>
          <w:sdt>
            <w:sdtPr>
              <w:id w:val="-1567690478"/>
              <w:tag w:val="goog_rdk_521"/>
            </w:sdtPr>
            <w:sdtContent>
              <w:del w:author="Kanihaa" w:id="9" w:date="2026-09-25T08:48:49Z"/>
            </w:sdtContent>
          </w:sdt>
          <w:sdt>
            <w:sdtPr>
              <w:id w:val="-1291193575"/>
              <w:tag w:val="goog_rdk_522"/>
            </w:sdtPr>
            <w:sdtContent>
              <w:ins w:author="Sanmugavel velu" w:id="86" w:date="2026-09-22T08:47:31Z">
                <w:sdt>
                  <w:sdtPr>
                    <w:id w:val="408246580"/>
                    <w:tag w:val="goog_rdk_523"/>
                  </w:sdtPr>
                  <w:sdtContent>
                    <w:del w:author="Kanihaa" w:id="9" w:date="2026-09-25T08:48:49Z"/>
                  </w:sdtContent>
                </w:sdt>
              </w:ins>
              <w:sdt>
                <w:sdtPr>
                  <w:id w:val="-1384650591"/>
                  <w:tag w:val="goog_rdk_524"/>
                </w:sdtPr>
                <w:sdtContent>
                  <w:ins w:author="Sanmugavel velu" w:id="86" w:date="2026-09-22T08:47: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Sanmugavel velu" w:id="86" w:date="2026-09-22T08:47:31Z">
                <w:del w:author="Kanihaa" w:id="9" w:date="2026-09-25T08:48:49Z"/>
              </w:ins>
            </w:sdtContent>
          </w:sdt>
          <w:sdt>
            <w:sdtPr>
              <w:id w:val="1714005526"/>
              <w:tag w:val="goog_rdk_525"/>
            </w:sdtPr>
            <w:sdtContent>
              <w:del w:author="Kanihaa" w:id="9" w:date="2026-09-25T08:48:49Z"/>
            </w:sdtContent>
          </w:sdt>
          <w:sdt>
            <w:sdtPr>
              <w:id w:val="950053778"/>
              <w:tag w:val="goog_rdk_526"/>
            </w:sdtPr>
            <w:sdtContent>
              <w:ins w:author="Manoj Gamer" w:id="87" w:date="2026-09-22T07:37:28Z">
                <w:sdt>
                  <w:sdtPr>
                    <w:id w:val="-620225200"/>
                    <w:tag w:val="goog_rdk_527"/>
                  </w:sdtPr>
                  <w:sdtContent>
                    <w:del w:author="Kanihaa" w:id="9" w:date="2026-09-25T08:48:49Z"/>
                  </w:sdtContent>
                </w:sdt>
              </w:ins>
              <w:sdt>
                <w:sdtPr>
                  <w:id w:val="-631248279"/>
                  <w:tag w:val="goog_rdk_528"/>
                </w:sdtPr>
                <w:sdtContent>
                  <w:ins w:author="Manoj Gamer" w:id="87" w:date="2026-09-22T07:37:2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w:delText>
                      </w:r>
                    </w:del>
                  </w:ins>
                </w:sdtContent>
              </w:sdt>
              <w:ins w:author="Manoj Gamer" w:id="87" w:date="2026-09-22T07:37:28Z">
                <w:del w:author="Kanihaa" w:id="9" w:date="2026-09-25T08:48:49Z"/>
              </w:ins>
            </w:sdtContent>
          </w:sdt>
          <w:sdt>
            <w:sdtPr>
              <w:id w:val="2007230440"/>
              <w:tag w:val="goog_rdk_529"/>
            </w:sdtPr>
            <w:sdtContent>
              <w:del w:author="Kanihaa" w:id="9" w:date="2026-09-25T08:48:49Z"/>
            </w:sdtContent>
          </w:sdt>
          <w:sdt>
            <w:sdtPr>
              <w:id w:val="1528295567"/>
              <w:tag w:val="goog_rdk_530"/>
            </w:sdtPr>
            <w:sdtContent>
              <w:ins w:author="A AAYESHA FARHANA" w:id="88" w:date="2026-09-22T05:24:17Z">
                <w:sdt>
                  <w:sdtPr>
                    <w:id w:val="1466475481"/>
                    <w:tag w:val="goog_rdk_531"/>
                  </w:sdtPr>
                  <w:sdtContent>
                    <w:del w:author="Kanihaa" w:id="9" w:date="2026-09-25T08:48:49Z"/>
                  </w:sdtContent>
                </w:sdt>
              </w:ins>
              <w:sdt>
                <w:sdtPr>
                  <w:id w:val="-394586731"/>
                  <w:tag w:val="goog_rdk_532"/>
                </w:sdtPr>
                <w:sdtContent>
                  <w:ins w:author="A AAYESHA FARHANA" w:id="88" w:date="2026-09-22T05:24: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 AAYESHA FARHANA" w:id="88" w:date="2026-09-22T05:24:17Z">
                <w:del w:author="Kanihaa" w:id="9" w:date="2026-09-25T08:48:49Z"/>
              </w:ins>
            </w:sdtContent>
          </w:sdt>
          <w:sdt>
            <w:sdtPr>
              <w:id w:val="1894119721"/>
              <w:tag w:val="goog_rdk_533"/>
            </w:sdtPr>
            <w:sdtContent>
              <w:del w:author="Kanihaa" w:id="9" w:date="2026-09-25T08:48:49Z"/>
              <w:sdt>
                <w:sdtPr>
                  <w:id w:val="-822384168"/>
                  <w:tag w:val="goog_rdk_53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PocketSmart</w:delText>
                    </w:r>
                  </w:del>
                </w:sdtContent>
              </w:sdt>
              <w:del w:author="Kanihaa" w:id="9" w:date="2026-09-25T08:48:49Z">
                <w:sdt>
                  <w:sdtPr>
                    <w:id w:val="-153537149"/>
                    <w:tag w:val="goog_rdk_53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 AI: Your Smart Budget &amp; Recomme</w:delText>
                    </w:r>
                  </w:sdtContent>
                </w:sdt>
                <w:sdt>
                  <w:sdtPr>
                    <w:id w:val="1482572756"/>
                    <w:tag w:val="goog_rdk_5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ndation </w:delText>
                    </w:r>
                  </w:sdtContent>
                </w:sdt>
                <w:sdt>
                  <w:sdtPr>
                    <w:id w:val="868562922"/>
                    <w:tag w:val="goog_rdk_5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Assistant</w:delText>
                    </w:r>
                  </w:sdtContent>
                </w:sdt>
              </w:del>
            </w:sdtContent>
          </w:sdt>
          <w:sdt>
            <w:sdtPr>
              <w:id w:val="363304475"/>
              <w:tag w:val="goog_rdk_538"/>
            </w:sdtPr>
            <w:sdtContent>
              <w:ins w:author="Pradeep" w:id="89" w:date="2026-09-21T23:59:33Z">
                <w:sdt>
                  <w:sdtPr>
                    <w:id w:val="843654927"/>
                    <w:tag w:val="goog_rdk_539"/>
                  </w:sdtPr>
                  <w:sdtContent>
                    <w:del w:author="Kanihaa" w:id="9" w:date="2026-09-25T08:48:49Z"/>
                  </w:sdtContent>
                </w:sdt>
              </w:ins>
              <w:sdt>
                <w:sdtPr>
                  <w:id w:val="-1351930156"/>
                  <w:tag w:val="goog_rdk_540"/>
                </w:sdtPr>
                <w:sdtContent>
                  <w:ins w:author="Pradeep" w:id="89" w:date="2026-09-21T23:59:3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Pradeep" w:id="89" w:date="2026-09-21T23:59:33Z">
                <w:del w:author="Kanihaa" w:id="9" w:date="2026-09-25T08:48:49Z">
                  <w:sdt>
                    <w:sdtPr>
                      <w:id w:val="1483391588"/>
                      <w:tag w:val="goog_rdk_5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Gen AI power</w:delText>
                      </w:r>
                    </w:sdtContent>
                  </w:sdt>
                  <w:sdt>
                    <w:sdtPr>
                      <w:id w:val="2010137499"/>
                      <w:tag w:val="goog_rdk_5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ed budget </w:delText>
                      </w:r>
                    </w:sdtContent>
                  </w:sdt>
                </w:del>
              </w:ins>
            </w:sdtContent>
          </w:sdt>
          <w:sdt>
            <w:sdtPr>
              <w:id w:val="-1005501192"/>
              <w:tag w:val="goog_rdk_543"/>
            </w:sdtPr>
            <w:sdtContent>
              <w:ins w:author="Yethu Yethu" w:id="90" w:date="2026-09-22T08:25:27Z">
                <w:sdt>
                  <w:sdtPr>
                    <w:id w:val="930476770"/>
                    <w:tag w:val="goog_rdk_544"/>
                  </w:sdtPr>
                  <w:sdtContent>
                    <w:del w:author="Kanihaa" w:id="9" w:date="2026-09-25T08:48:49Z"/>
                  </w:sdtContent>
                </w:sdt>
              </w:ins>
              <w:sdt>
                <w:sdtPr>
                  <w:id w:val="1866082919"/>
                  <w:tag w:val="goog_rdk_545"/>
                </w:sdtPr>
                <w:sdtContent>
                  <w:ins w:author="Yethu Yethu" w:id="90" w:date="2026-09-22T08:25:2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Yethu Yethu" w:id="90" w:date="2026-09-22T08:25:27Z">
                <w:del w:author="Kanihaa" w:id="9" w:date="2026-09-25T08:48:49Z"/>
              </w:ins>
            </w:sdtContent>
          </w:sdt>
          <w:sdt>
            <w:sdtPr>
              <w:id w:val="-1070753701"/>
              <w:tag w:val="goog_rdk_546"/>
            </w:sdtPr>
            <w:sdtContent>
              <w:ins w:author="Kayalvizhi Velmurugan" w:id="91" w:date="2026-09-23T08:22:17Z">
                <w:sdt>
                  <w:sdtPr>
                    <w:id w:val="725700527"/>
                    <w:tag w:val="goog_rdk_547"/>
                  </w:sdtPr>
                  <w:sdtContent>
                    <w:del w:author="Kanihaa" w:id="9" w:date="2026-09-25T08:48:49Z"/>
                  </w:sdtContent>
                </w:sdt>
              </w:ins>
              <w:sdt>
                <w:sdtPr>
                  <w:id w:val="-1872093663"/>
                  <w:tag w:val="goog_rdk_548"/>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f</w:delText>
                      </w:r>
                    </w:del>
                  </w:ins>
                </w:sdtContent>
              </w:sdt>
              <w:ins w:author="Kayalvizhi Velmurugan" w:id="91" w:date="2026-09-23T08:22:17Z">
                <w:del w:author="Kanihaa" w:id="9" w:date="2026-09-25T08:48:49Z">
                  <w:sdt>
                    <w:sdtPr>
                      <w:id w:val="1613380348"/>
                      <w:tag w:val="goog_rdk_54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kkm</w:delText>
                      </w:r>
                    </w:sdtContent>
                  </w:sdt>
                  <w:sdt>
                    <w:sdtPr>
                      <w:id w:val="2123475640"/>
                      <w:tag w:val="goog_rdk_5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sdtContent>
                  </w:sdt>
                  <w:sdt>
                    <w:sdtPr>
                      <w:id w:val="930122122"/>
                      <w:tag w:val="goog_rdk_5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d</w:delText>
                      </w:r>
                    </w:sdtContent>
                  </w:sdt>
                  <w:sdt>
                    <w:sdtPr>
                      <w:id w:val="-565096108"/>
                      <w:tag w:val="goog_rdk_5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fk</w:delText>
                      </w:r>
                    </w:sdtContent>
                  </w:sdt>
                  <w:sdt>
                    <w:sdtPr>
                      <w:id w:val="-1111372742"/>
                      <w:tag w:val="goog_rdk_55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k</w:delText>
                      </w:r>
                    </w:sdtContent>
                  </w:sdt>
                  <w:sdt>
                    <w:sdtPr>
                      <w:id w:val="-1578587706"/>
                      <w:tag w:val="goog_rdk_554"/>
                    </w:sdtPr>
                    <w:sdtContent>
                      <w:r w:rsidDel="00000000" w:rsidR="00000000" w:rsidRPr="00000000">
                        <w:rPr>
                          <w:rtl w:val="0"/>
                        </w:rPr>
                      </w:r>
                    </w:sdtContent>
                  </w:sdt>
                </w:del>
              </w:ins>
            </w:sdtContent>
          </w:sdt>
        </w:p>
      </w:sdtContent>
    </w:sdt>
    <w:sdt>
      <w:sdtPr>
        <w:id w:val="-1691877659"/>
        <w:tag w:val="goog_rdk_567"/>
      </w:sdtPr>
      <w:sdtContent>
        <w:p w:rsidR="00000000" w:rsidDel="00000000" w:rsidP="00000000" w:rsidRDefault="00000000" w:rsidRPr="00000000" w14:paraId="00000034">
          <w:pPr>
            <w:pStyle w:val="Title"/>
            <w:tabs>
              <w:tab w:val="center" w:leader="none" w:pos="4513"/>
              <w:tab w:val="right" w:leader="none" w:pos="9026"/>
            </w:tabs>
            <w:spacing w:after="0" w:afterAutospacing="0" w:lineRule="auto"/>
            <w:ind w:right="-561.2598425196836"/>
            <w:jc w:val="center"/>
            <w:rPr>
              <w:ins w:author="Kayalvizhi Velmurugan" w:id="91" w:date="2026-09-23T08:22:17Z"/>
              <w:del w:author="Kanihaa" w:id="9" w:date="2026-09-25T08:48:49Z"/>
            </w:rPr>
            <w:pPrChange w:author="Ranjith" w:id="0" w:date="2026-09-24T03:52:48Z">
              <w:pPr>
                <w:numPr>
                  <w:ilvl w:val="0"/>
                  <w:numId w:val="7"/>
                </w:numPr>
                <w:tabs>
                  <w:tab w:val="center" w:leader="none" w:pos="4513"/>
                  <w:tab w:val="right" w:leader="none" w:pos="9026"/>
                </w:tabs>
                <w:spacing w:after="280" w:lineRule="auto"/>
                <w:ind w:left="720" w:right="-561.2598425196836" w:hanging="360"/>
                <w:jc w:val="center"/>
              </w:pPr>
            </w:pPrChange>
          </w:pPr>
          <w:sdt>
            <w:sdtPr>
              <w:id w:val="-974809468"/>
              <w:tag w:val="goog_rdk_556"/>
            </w:sdtPr>
            <w:sdtContent>
              <w:ins w:author="Kayalvizhi Velmurugan" w:id="91" w:date="2026-09-23T08:22:17Z">
                <w:sdt>
                  <w:sdtPr>
                    <w:id w:val="-1525165552"/>
                    <w:tag w:val="goog_rdk_557"/>
                  </w:sdtPr>
                  <w:sdtContent>
                    <w:del w:author="Kanihaa" w:id="9" w:date="2026-09-25T08:48:49Z"/>
                  </w:sdtContent>
                </w:sdt>
              </w:ins>
              <w:sdt>
                <w:sdtPr>
                  <w:id w:val="-1344773256"/>
                  <w:tag w:val="goog_rdk_558"/>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``m</w:delText>
                        <w:tab/>
                        <w:tab/>
                      </w:r>
                    </w:del>
                  </w:ins>
                </w:sdtContent>
              </w:sdt>
              <w:ins w:author="Kayalvizhi Velmurugan" w:id="91" w:date="2026-09-23T08:22:17Z">
                <w:del w:author="Kanihaa" w:id="9" w:date="2026-09-25T08:48:49Z">
                  <w:sdt>
                    <w:sdtPr>
                      <w:id w:val="1762426515"/>
                      <w:tag w:val="goog_rdk_55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tab/>
                        <w:tab/>
                      </w:r>
                    </w:sdtContent>
                  </w:sdt>
                </w:del>
              </w:ins>
            </w:sdtContent>
          </w:sdt>
          <w:sdt>
            <w:sdtPr>
              <w:id w:val="-1487041646"/>
              <w:tag w:val="goog_rdk_560"/>
            </w:sdtPr>
            <w:sdtContent>
              <w:ins w:author="Santhoshkumar.s" w:id="93" w:date="2026-09-24T07:06:00Z">
                <w:sdt>
                  <w:sdtPr>
                    <w:id w:val="-569656695"/>
                    <w:tag w:val="goog_rdk_561"/>
                  </w:sdtPr>
                  <w:sdtContent>
                    <w:del w:author="Kanihaa" w:id="9" w:date="2026-09-25T08:48:49Z"/>
                  </w:sdtContent>
                </w:sdt>
              </w:ins>
              <w:sdt>
                <w:sdtPr>
                  <w:id w:val="-1071946464"/>
                  <w:tag w:val="goog_rdk_562"/>
                </w:sdtPr>
                <w:sdtContent>
                  <w:ins w:author="Santhoshkumar.s" w:id="93" w:date="2026-09-24T07:06:0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import jssvr sanyhohmnknkdkbnknbd</w:delText>
                      </w:r>
                    </w:del>
                  </w:ins>
                </w:sdtContent>
              </w:sdt>
              <w:ins w:author="Santhoshkumar.s" w:id="93" w:date="2026-09-24T07:06:00Z">
                <w:del w:author="Kanihaa" w:id="9" w:date="2026-09-25T08:48:49Z"/>
              </w:ins>
            </w:sdtContent>
          </w:sdt>
          <w:sdt>
            <w:sdtPr>
              <w:id w:val="-853415178"/>
              <w:tag w:val="goog_rdk_563"/>
            </w:sdtPr>
            <w:sdtContent>
              <w:ins w:author="Kayalvizhi Velmurugan" w:id="91" w:date="2026-09-23T08:22:17Z">
                <w:sdt>
                  <w:sdtPr>
                    <w:id w:val="-795634202"/>
                    <w:tag w:val="goog_rdk_564"/>
                  </w:sdtPr>
                  <w:sdtContent>
                    <w:del w:author="Kanihaa" w:id="9" w:date="2026-09-25T08:48:49Z"/>
                  </w:sdtContent>
                </w:sdt>
              </w:ins>
              <w:sdt>
                <w:sdtPr>
                  <w:id w:val="-1228075557"/>
                  <w:tag w:val="goog_rdk_565"/>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delText xml:space="preserve">Qm.,dfkk</w:delText>
                      </w:r>
                    </w:del>
                  </w:ins>
                </w:sdtContent>
              </w:sdt>
              <w:ins w:author="Kayalvizhi Velmurugan" w:id="91" w:date="2026-09-23T08:22:17Z">
                <w:del w:author="Kanihaa" w:id="9" w:date="2026-09-25T08:48:49Z">
                  <w:sdt>
                    <w:sdtPr>
                      <w:id w:val="-1158682947"/>
                      <w:tag w:val="goog_rdk_566"/>
                    </w:sdtPr>
                    <w:sdtContent>
                      <w:r w:rsidDel="00000000" w:rsidR="00000000" w:rsidRPr="00000000">
                        <w:rPr>
                          <w:rtl w:val="0"/>
                        </w:rPr>
                      </w:r>
                    </w:sdtContent>
                  </w:sdt>
                </w:del>
              </w:ins>
            </w:sdtContent>
          </w:sdt>
        </w:p>
      </w:sdtContent>
    </w:sdt>
    <w:sdt>
      <w:sdtPr>
        <w:id w:val="-537950621"/>
        <w:tag w:val="goog_rdk_579"/>
      </w:sdtPr>
      <w:sdtContent>
        <w:p w:rsidR="00000000" w:rsidDel="00000000" w:rsidP="00000000" w:rsidRDefault="00000000" w:rsidRPr="00000000" w14:paraId="00000035">
          <w:pPr>
            <w:pStyle w:val="Title"/>
            <w:tabs>
              <w:tab w:val="center" w:leader="none" w:pos="4513"/>
              <w:tab w:val="right" w:leader="none" w:pos="9026"/>
            </w:tabs>
            <w:spacing w:after="0" w:afterAutospacing="0" w:lineRule="auto"/>
            <w:ind w:right="-561.2598425196836"/>
            <w:jc w:val="center"/>
            <w:rPr>
              <w:ins w:author="Kayalvizhi Velmurugan" w:id="91" w:date="2026-09-23T08:22:17Z"/>
              <w:del w:author="Kanihaa" w:id="9" w:date="2026-09-25T08:48:49Z"/>
            </w:rPr>
            <w:pPrChange w:author="Nivetha Nivetha" w:id="0" w:date="2026-09-25T03:51:17Z">
              <w:pPr>
                <w:numPr>
                  <w:ilvl w:val="0"/>
                  <w:numId w:val="7"/>
                </w:numPr>
                <w:tabs>
                  <w:tab w:val="center" w:leader="none" w:pos="4513"/>
                  <w:tab w:val="right" w:leader="none" w:pos="9026"/>
                </w:tabs>
                <w:spacing w:after="280" w:lineRule="auto"/>
                <w:ind w:left="720" w:right="-561.2598425196836" w:hanging="360"/>
                <w:jc w:val="center"/>
              </w:pPr>
            </w:pPrChange>
          </w:pPr>
          <w:sdt>
            <w:sdtPr>
              <w:id w:val="571923560"/>
              <w:tag w:val="goog_rdk_570"/>
            </w:sdtPr>
            <w:sdtContent>
              <w:ins w:author="Ranjith" w:id="95" w:date="2026-09-24T03:52:48Z">
                <w:sdt>
                  <w:sdtPr>
                    <w:id w:val="-1132209161"/>
                    <w:tag w:val="goog_rdk_571"/>
                  </w:sdtPr>
                  <w:sdtContent>
                    <w:del w:author="Kanihaa" w:id="9" w:date="2026-09-25T08:48:49Z"/>
                  </w:sdtContent>
                </w:sdt>
              </w:ins>
              <w:sdt>
                <w:sdtPr>
                  <w:id w:val="404513785"/>
                  <w:tag w:val="goog_rdk_572"/>
                </w:sdtPr>
                <w:sdtContent>
                  <w:ins w:author="Ranjith" w:id="95" w:date="2026-09-24T03:52: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TY5R</w:delText>
                      </w:r>
                    </w:del>
                  </w:ins>
                </w:sdtContent>
              </w:sdt>
              <w:ins w:author="Ranjith" w:id="95" w:date="2026-09-24T03:52:48Z">
                <w:del w:author="Kanihaa" w:id="9" w:date="2026-09-25T08:48:49Z"/>
              </w:ins>
            </w:sdtContent>
          </w:sdt>
          <w:sdt>
            <w:sdtPr>
              <w:id w:val="215523306"/>
              <w:tag w:val="goog_rdk_573"/>
            </w:sdtPr>
            <w:sdtContent>
              <w:ins w:author="Kayalvizhi Velmurugan" w:id="91" w:date="2026-09-23T08:22:17Z">
                <w:sdt>
                  <w:sdtPr>
                    <w:id w:val="566913801"/>
                    <w:tag w:val="goog_rdk_574"/>
                  </w:sdtPr>
                  <w:sdtContent>
                    <w:del w:author="Kanihaa" w:id="9" w:date="2026-09-25T08:48:49Z"/>
                  </w:sdtContent>
                </w:sdt>
              </w:ins>
              <w:sdt>
                <w:sdtPr>
                  <w:id w:val="-1539240903"/>
                  <w:tag w:val="goog_rdk_575"/>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tab/>
                      </w:r>
                    </w:del>
                  </w:ins>
                </w:sdtContent>
              </w:sdt>
              <w:ins w:author="Kayalvizhi Velmurugan" w:id="91" w:date="2026-09-23T08:22:17Z">
                <w:del w:author="Kanihaa" w:id="9" w:date="2026-09-25T08:48:49Z">
                  <w:sdt>
                    <w:sdtPr>
                      <w:id w:val="1137576915"/>
                      <w:tag w:val="goog_rdk_5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tab/>
                      </w:r>
                    </w:sdtContent>
                  </w:sdt>
                  <w:sdt>
                    <w:sdtPr>
                      <w:id w:val="-134486704"/>
                      <w:tag w:val="goog_rdk_5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fkkm.,dfkk</w:delText>
                      </w:r>
                    </w:sdtContent>
                  </w:sdt>
                  <w:sdt>
                    <w:sdtPr>
                      <w:id w:val="668226716"/>
                      <w:tag w:val="goog_rdk_578"/>
                    </w:sdtPr>
                    <w:sdtContent>
                      <w:r w:rsidDel="00000000" w:rsidR="00000000" w:rsidRPr="00000000">
                        <w:rPr>
                          <w:rtl w:val="0"/>
                        </w:rPr>
                      </w:r>
                    </w:sdtContent>
                  </w:sdt>
                </w:del>
              </w:ins>
            </w:sdtContent>
          </w:sdt>
        </w:p>
      </w:sdtContent>
    </w:sdt>
    <w:sdt>
      <w:sdtPr>
        <w:id w:val="1952037614"/>
        <w:tag w:val="goog_rdk_586"/>
      </w:sdtPr>
      <w:sdtContent>
        <w:p w:rsidR="00000000" w:rsidDel="00000000" w:rsidP="00000000" w:rsidRDefault="00000000" w:rsidRPr="00000000" w14:paraId="00000036">
          <w:pPr>
            <w:numPr>
              <w:ilvl w:val="0"/>
              <w:numId w:val="7"/>
            </w:numPr>
            <w:tabs>
              <w:tab w:val="center" w:leader="none" w:pos="4513"/>
              <w:tab w:val="right" w:leader="none" w:pos="9026"/>
            </w:tabs>
            <w:spacing w:after="280" w:lineRule="auto"/>
            <w:ind w:left="720" w:right="-561.2598425196836" w:hanging="360"/>
            <w:jc w:val="center"/>
            <w:rPr>
              <w:ins w:author="Kayalvizhi Velmurugan" w:id="91" w:date="2026-09-23T08:22:17Z"/>
              <w:del w:author="Kanihaa" w:id="9" w:date="2026-09-25T08:48:49Z"/>
            </w:rPr>
            <w:pPrChange w:author="Kavinilavu" w:id="0" w:date="2026-09-24T05:18:57Z">
              <w:pPr>
                <w:numPr>
                  <w:ilvl w:val="0"/>
                  <w:numId w:val="7"/>
                </w:numPr>
                <w:tabs>
                  <w:tab w:val="center" w:leader="none" w:pos="4513"/>
                  <w:tab w:val="right" w:leader="none" w:pos="9026"/>
                </w:tabs>
                <w:spacing w:after="280" w:lineRule="auto"/>
                <w:ind w:left="720" w:right="-561.2598425196836" w:hanging="360"/>
                <w:jc w:val="center"/>
              </w:pPr>
            </w:pPrChange>
          </w:pPr>
          <w:sdt>
            <w:sdtPr>
              <w:id w:val="-1417756251"/>
              <w:tag w:val="goog_rdk_580"/>
            </w:sdtPr>
            <w:sdtContent>
              <w:ins w:author="Kayalvizhi Velmurugan" w:id="91" w:date="2026-09-23T08:22:17Z">
                <w:sdt>
                  <w:sdtPr>
                    <w:id w:val="575264759"/>
                    <w:tag w:val="goog_rdk_581"/>
                  </w:sdtPr>
                  <w:sdtContent>
                    <w:del w:author="Kanihaa" w:id="9" w:date="2026-09-25T08:48:49Z"/>
                  </w:sdtContent>
                </w:sdt>
              </w:ins>
              <w:sdt>
                <w:sdtPr>
                  <w:id w:val="-181385408"/>
                  <w:tag w:val="goog_rdk_582"/>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Kayalvizhi Velmurugan" w:id="91" w:date="2026-09-23T08:22:17Z">
                <w:del w:author="Kanihaa" w:id="9" w:date="2026-09-25T08:48:49Z">
                  <w:sdt>
                    <w:sdtPr>
                      <w:id w:val="-840401611"/>
                      <w:tag w:val="goog_rdk_5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m</w:delText>
                      </w:r>
                    </w:sdtContent>
                  </w:sdt>
                  <w:sdt>
                    <w:sdtPr>
                      <w:id w:val="469020643"/>
                      <w:tag w:val="goog_rdk_58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tab/>
                        <w:delText xml:space="preserve">=</w:delText>
                        <w:tab/>
                        <w:tab/>
                        <w:tab/>
                        <w:tab/>
                        <w:tab/>
                        <w:tab/>
                        <w:tab/>
                        <w:tab/>
                        <w:tab/>
                        <w:tab/>
                        <w:tab/>
                        <w:tab/>
                        <w:tab/>
                        <w:tab/>
                        <w:tab/>
                        <w:tab/>
                        <w:tab/>
                        <w:tab/>
                        <w:tab/>
                        <w:tab/>
                      </w:r>
                    </w:sdtContent>
                  </w:sdt>
                  <w:sdt>
                    <w:sdtPr>
                      <w:id w:val="-2051507043"/>
                      <w:tag w:val="goog_rdk_585"/>
                    </w:sdtPr>
                    <w:sdtContent>
                      <w:r w:rsidDel="00000000" w:rsidR="00000000" w:rsidRPr="00000000">
                        <w:rPr>
                          <w:rtl w:val="0"/>
                        </w:rPr>
                      </w:r>
                    </w:sdtContent>
                  </w:sdt>
                </w:del>
              </w:ins>
            </w:sdtContent>
          </w:sdt>
        </w:p>
      </w:sdtContent>
    </w:sdt>
    <w:sdt>
      <w:sdtPr>
        <w:id w:val="305924758"/>
        <w:tag w:val="goog_rdk_593"/>
      </w:sdtPr>
      <w:sdtContent>
        <w:p w:rsidR="00000000" w:rsidDel="00000000" w:rsidP="00000000" w:rsidRDefault="00000000" w:rsidRPr="00000000" w14:paraId="00000037">
          <w:pPr>
            <w:spacing w:after="280" w:lineRule="auto"/>
            <w:ind w:left="720" w:right="-561.2598425196836" w:firstLine="0"/>
            <w:jc w:val="center"/>
            <w:rPr>
              <w:ins w:author="Yethu Yethu" w:id="90" w:date="2026-09-22T08:25:27Z"/>
              <w:del w:author="Kanihaa" w:id="9" w:date="2026-09-25T08:48:49Z"/>
              <w:sz w:val="24"/>
              <w:szCs w:val="24"/>
              <w:rPrChange w:author="Amaravathi" w:id="98" w:date="2026-09-24T06:40:28Z">
                <w:rPr>
                  <w:rFonts w:ascii="Cambria" w:cs="Cambria" w:eastAsia="Cambria" w:hAnsi="Cambria"/>
                  <w:sz w:val="30"/>
                  <w:szCs w:val="30"/>
                </w:rPr>
              </w:rPrChange>
            </w:rPr>
            <w:pPrChange w:author="Amaravathi" w:id="0" w:date="2026-09-24T06:40:28Z">
              <w:pPr>
                <w:spacing w:after="280" w:lineRule="auto"/>
                <w:ind w:left="720" w:right="-561.2598425196836" w:firstLine="0"/>
                <w:jc w:val="center"/>
              </w:pPr>
            </w:pPrChange>
          </w:pPr>
          <w:sdt>
            <w:sdtPr>
              <w:id w:val="171044799"/>
              <w:tag w:val="goog_rdk_587"/>
            </w:sdtPr>
            <w:sdtContent>
              <w:ins w:author="Kayalvizhi Velmurugan" w:id="91" w:date="2026-09-23T08:22:17Z">
                <w:sdt>
                  <w:sdtPr>
                    <w:id w:val="-632400106"/>
                    <w:tag w:val="goog_rdk_588"/>
                  </w:sdtPr>
                  <w:sdtContent>
                    <w:del w:author="Kanihaa" w:id="9" w:date="2026-09-25T08:48:49Z"/>
                  </w:sdtContent>
                </w:sdt>
              </w:ins>
              <w:sdt>
                <w:sdtPr>
                  <w:id w:val="-1607284090"/>
                  <w:tag w:val="goog_rdk_589"/>
                </w:sdtPr>
                <w:sdtContent>
                  <w:ins w:author="Kayalvizhi Velmurugan" w:id="91" w:date="2026-09-23T08:22:1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Kayalvizhi Velmurugan" w:id="91" w:date="2026-09-23T08:22:17Z">
                <w:del w:author="Kanihaa" w:id="9" w:date="2026-09-25T08:48:49Z"/>
              </w:ins>
            </w:sdtContent>
          </w:sdt>
          <w:sdt>
            <w:sdtPr>
              <w:id w:val="-1830652725"/>
              <w:tag w:val="goog_rdk_590"/>
            </w:sdtPr>
            <w:sdtContent>
              <w:ins w:author="Yethu Yethu" w:id="90" w:date="2026-09-22T08:25:27Z">
                <w:sdt>
                  <w:sdtPr>
                    <w:id w:val="-1601761510"/>
                    <w:tag w:val="goog_rdk_591"/>
                  </w:sdtPr>
                  <w:sdtContent>
                    <w:del w:author="Kanihaa" w:id="9" w:date="2026-09-25T08:48:49Z"/>
                  </w:sdtContent>
                </w:sdt>
              </w:ins>
              <w:sdt>
                <w:sdtPr>
                  <w:id w:val="-1191562327"/>
                  <w:tag w:val="goog_rdk_592"/>
                </w:sdtPr>
                <w:sdtContent>
                  <w:ins w:author="Yethu Yethu" w:id="90" w:date="2026-09-22T08:25:27Z">
                    <w:del w:author="Kanihaa" w:id="9" w:date="2026-09-25T08:48:49Z">
                      <w:r w:rsidDel="00000000" w:rsidR="00000000" w:rsidRPr="00000000">
                        <w:rPr>
                          <w:rtl w:val="0"/>
                        </w:rPr>
                      </w:r>
                    </w:del>
                  </w:ins>
                </w:sdtContent>
              </w:sdt>
              <w:ins w:author="Yethu Yethu" w:id="90" w:date="2026-09-22T08:25:27Z">
                <w:del w:author="Kanihaa" w:id="9" w:date="2026-09-25T08:48:49Z"/>
              </w:ins>
            </w:sdtContent>
          </w:sdt>
        </w:p>
      </w:sdtContent>
    </w:sdt>
    <w:sdt>
      <w:sdtPr>
        <w:id w:val="-289126138"/>
        <w:tag w:val="goog_rdk_608"/>
      </w:sdtPr>
      <w:sdtContent>
        <w:p w:rsidR="00000000" w:rsidDel="00000000" w:rsidP="00000000" w:rsidRDefault="00000000" w:rsidRPr="00000000" w14:paraId="00000038">
          <w:pPr>
            <w:pStyle w:val="Heading3"/>
            <w:spacing w:after="280" w:lineRule="auto"/>
            <w:ind w:left="720" w:firstLine="0"/>
            <w:jc w:val="center"/>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Akshaya Harikrishnan" w:id="100" w:date="2026-09-22T06:34:22Z">
                <w:rPr>
                  <w:rFonts w:ascii="Cambria" w:cs="Cambria" w:eastAsia="Cambria" w:hAnsi="Cambria"/>
                  <w:sz w:val="24"/>
                  <w:szCs w:val="24"/>
                </w:rPr>
              </w:rPrChange>
            </w:rPr>
            <w:pPrChange w:author="Akshaya Harikrishnan" w:id="0" w:date="2026-09-22T06:34:22Z">
              <w:pPr>
                <w:pStyle w:val="Heading3"/>
                <w:spacing w:after="280" w:lineRule="auto"/>
                <w:jc w:val="center"/>
              </w:pPr>
            </w:pPrChange>
          </w:pPr>
          <w:sdt>
            <w:sdtPr>
              <w:id w:val="755099127"/>
              <w:tag w:val="goog_rdk_594"/>
            </w:sdtPr>
            <w:sdtContent>
              <w:ins w:author="Yethu Yethu" w:id="90" w:date="2026-09-22T08:25:27Z">
                <w:sdt>
                  <w:sdtPr>
                    <w:id w:val="908602573"/>
                    <w:tag w:val="goog_rdk_595"/>
                  </w:sdtPr>
                  <w:sdtContent>
                    <w:del w:author="Kanihaa" w:id="9" w:date="2026-09-25T08:48:49Z"/>
                  </w:sdtContent>
                </w:sdt>
              </w:ins>
              <w:sdt>
                <w:sdtPr>
                  <w:id w:val="-1536421577"/>
                  <w:tag w:val="goog_rdk_596"/>
                </w:sdtPr>
                <w:sdtContent>
                  <w:ins w:author="Yethu Yethu" w:id="90" w:date="2026-09-22T08:25:2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w:delText>
                      </w:r>
                    </w:del>
                  </w:ins>
                </w:sdtContent>
              </w:sdt>
              <w:ins w:author="Yethu Yethu" w:id="90" w:date="2026-09-22T08:25:27Z">
                <w:del w:author="Kanihaa" w:id="9" w:date="2026-09-25T08:48:49Z"/>
              </w:ins>
            </w:sdtContent>
          </w:sdt>
          <w:sdt>
            <w:sdtPr>
              <w:id w:val="-2031758580"/>
              <w:tag w:val="goog_rdk_597"/>
            </w:sdtPr>
            <w:sdtContent>
              <w:ins w:author="Pradeep" w:id="89" w:date="2026-09-21T23:59:33Z">
                <w:sdt>
                  <w:sdtPr>
                    <w:id w:val="1062135953"/>
                    <w:tag w:val="goog_rdk_598"/>
                  </w:sdtPr>
                  <w:sdtContent>
                    <w:del w:author="Kanihaa" w:id="9" w:date="2026-09-25T08:48:49Z"/>
                  </w:sdtContent>
                </w:sdt>
              </w:ins>
              <w:sdt>
                <w:sdtPr>
                  <w:id w:val="-99906993"/>
                  <w:tag w:val="goog_rdk_599"/>
                </w:sdtPr>
                <w:sdtContent>
                  <w:ins w:author="Pradeep" w:id="89" w:date="2026-09-21T23:59:3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and recommendation a</w:delText>
                      </w:r>
                    </w:del>
                  </w:ins>
                </w:sdtContent>
              </w:sdt>
              <w:ins w:author="Pradeep" w:id="89" w:date="2026-09-21T23:59:33Z">
                <w:del w:author="Kanihaa" w:id="9" w:date="2026-09-25T08:48:49Z">
                  <w:sdt>
                    <w:sdtPr>
                      <w:id w:val="1190519769"/>
                      <w:tag w:val="goog_rdk_6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ssistant)</w:delText>
                      </w:r>
                    </w:sdtContent>
                  </w:sdt>
                </w:del>
              </w:ins>
            </w:sdtContent>
          </w:sdt>
          <w:sdt>
            <w:sdtPr>
              <w:id w:val="-367487477"/>
              <w:tag w:val="goog_rdk_601"/>
            </w:sdtPr>
            <w:sdtContent>
              <w:del w:author="Kanihaa" w:id="9" w:date="2026-09-25T08:48:49Z"/>
            </w:sdtContent>
          </w:sdt>
          <w:sdt>
            <w:sdtPr>
              <w:id w:val="-698896325"/>
              <w:tag w:val="goog_rdk_602"/>
            </w:sdtPr>
            <w:sdtContent>
              <w:ins w:author="Mohammed Reyan" w:id="99" w:date="2026-09-22T09:35:23Z">
                <w:sdt>
                  <w:sdtPr>
                    <w:id w:val="163512021"/>
                    <w:tag w:val="goog_rdk_603"/>
                  </w:sdtPr>
                  <w:sdtContent>
                    <w:del w:author="Kanihaa" w:id="9" w:date="2026-09-25T08:48:49Z"/>
                  </w:sdtContent>
                </w:sdt>
              </w:ins>
              <w:sdt>
                <w:sdtPr>
                  <w:id w:val="-511055933"/>
                  <w:tag w:val="goog_rdk_604"/>
                </w:sdtPr>
                <w:sdtContent>
                  <w:ins w:author="Mohammed Reyan" w:id="99" w:date="2026-09-22T09:35:2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                                                                                                      </w:delText>
                      </w:r>
                    </w:del>
                  </w:ins>
                </w:sdtContent>
              </w:sdt>
              <w:ins w:author="Mohammed Reyan" w:id="99" w:date="2026-09-22T09:35:23Z">
                <w:del w:author="Kanihaa" w:id="9" w:date="2026-09-25T08:48:49Z">
                  <w:sdt>
                    <w:sdtPr>
                      <w:id w:val="-1392948902"/>
                      <w:tag w:val="goog_rdk_60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30"/>
                              <w:szCs w:val="30"/>
                            </w:rPr>
                          </w:rPrChange>
                        </w:rPr>
                        <w:delText xml:space="preserve"> </w:delText>
                      </w:r>
                    </w:sdtContent>
                  </w:sdt>
                </w:del>
              </w:ins>
            </w:sdtContent>
          </w:sdt>
          <w:sdt>
            <w:sdtPr>
              <w:id w:val="2052016952"/>
              <w:tag w:val="goog_rdk_606"/>
            </w:sdtPr>
            <w:sdtContent>
              <w:del w:author="Kanihaa" w:id="9" w:date="2026-09-25T08:48:49Z"/>
              <w:sdt>
                <w:sdtPr>
                  <w:id w:val="51780159"/>
                  <w:tag w:val="goog_rdk_607"/>
                </w:sdtPr>
                <w:sdtContent>
                  <w:del w:author="Kanihaa" w:id="9" w:date="2026-09-25T08:48:49Z">
                    <w:r w:rsidDel="00000000" w:rsidR="00000000" w:rsidRPr="00000000">
                      <w:rPr>
                        <w:rtl w:val="0"/>
                      </w:rPr>
                    </w:r>
                  </w:del>
                </w:sdtContent>
              </w:sdt>
              <w:del w:author="Kanihaa" w:id="9" w:date="2026-09-25T08:48:49Z"/>
            </w:sdtContent>
          </w:sdt>
        </w:p>
      </w:sdtContent>
    </w:sdt>
    <w:sdt>
      <w:sdtPr>
        <w:id w:val="1876624031"/>
        <w:tag w:val="goog_rdk_611"/>
      </w:sdtPr>
      <w:sdtContent>
        <w:p w:rsidR="00000000" w:rsidDel="00000000" w:rsidP="00000000" w:rsidRDefault="00000000" w:rsidRPr="00000000" w14:paraId="00000039">
          <w:pPr>
            <w:pStyle w:val="Heading1"/>
            <w:spacing w:after="280" w:lineRule="auto"/>
            <w:ind w:left="720" w:right="-561.2598425196836" w:firstLine="0"/>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pStyle w:val="Heading3"/>
                <w:spacing w:after="280" w:before="280" w:line="259" w:lineRule="auto"/>
                <w:jc w:val="both"/>
              </w:pPr>
            </w:pPrChange>
          </w:pPr>
          <w:sdt>
            <w:sdtPr>
              <w:id w:val="-428305294"/>
              <w:tag w:val="goog_rdk_609"/>
            </w:sdtPr>
            <w:sdtContent>
              <w:del w:author="Kanihaa" w:id="9" w:date="2026-09-25T08:48:49Z"/>
              <w:sdt>
                <w:sdtPr>
                  <w:id w:val="-1865537704"/>
                  <w:tag w:val="goog_rdk_61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Project Description</w:delText>
                    </w:r>
                  </w:del>
                </w:sdtContent>
              </w:sdt>
              <w:del w:author="Kanihaa" w:id="9" w:date="2026-09-25T08:48:49Z">
                <w:bookmarkStart w:colFirst="0" w:colLast="0" w:name="_heading=h.5y8edlfxg7ck" w:id="9"/>
                <w:bookmarkEnd w:id="9"/>
              </w:del>
            </w:sdtContent>
          </w:sdt>
        </w:p>
      </w:sdtContent>
    </w:sdt>
    <w:sdt>
      <w:sdtPr>
        <w:id w:val="-2074978097"/>
        <w:tag w:val="goog_rdk_661"/>
      </w:sdtPr>
      <w:sdtContent>
        <w:p w:rsidR="00000000" w:rsidDel="00000000" w:rsidP="00000000" w:rsidRDefault="00000000" w:rsidRPr="00000000" w14:paraId="0000003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1700" w:right="0" w:firstLine="0"/>
            <w:jc w:val="left"/>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nathiya nathiya" w:id="0" w:date="2026-09-24T06:09:12Z">
              <w:pPr>
                <w:spacing w:after="240" w:before="240" w:lineRule="auto"/>
                <w:jc w:val="both"/>
              </w:pPr>
            </w:pPrChange>
          </w:pPr>
          <w:sdt>
            <w:sdtPr>
              <w:id w:val="-226561786"/>
              <w:tag w:val="goog_rdk_612"/>
            </w:sdtPr>
            <w:sdtContent>
              <w:del w:author="Kanihaa" w:id="9" w:date="2026-09-25T08:48:49Z"/>
              <w:sdt>
                <w:sdtPr>
                  <w:id w:val="-948298159"/>
                  <w:tag w:val="goog_rdk_61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Managing budgets across </w:delText>
                    </w:r>
                  </w:del>
                </w:sdtContent>
              </w:sdt>
              <w:del w:author="Kanihaa" w:id="9" w:date="2026-09-25T08:48:49Z"/>
            </w:sdtContent>
          </w:sdt>
          <w:sdt>
            <w:sdtPr>
              <w:id w:val="-1664077228"/>
              <w:tag w:val="goog_rdk_614"/>
            </w:sdtPr>
            <w:sdtContent>
              <w:ins w:author="SPILEO" w:id="101" w:date="2026-09-23T13:58:47Z">
                <w:sdt>
                  <w:sdtPr>
                    <w:id w:val="-752176524"/>
                    <w:tag w:val="goog_rdk_615"/>
                  </w:sdtPr>
                  <w:sdtContent>
                    <w:del w:author="Kanihaa" w:id="9" w:date="2026-09-25T08:48:49Z"/>
                  </w:sdtContent>
                </w:sdt>
              </w:ins>
              <w:sdt>
                <w:sdtPr>
                  <w:id w:val="418816902"/>
                  <w:tag w:val="goog_rdk_616"/>
                </w:sdtPr>
                <w:sdtContent>
                  <w:ins w:author="SPILEO" w:id="101" w:date="2026-09-23T13:58: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different</w:delText>
                      </w:r>
                    </w:del>
                  </w:ins>
                </w:sdtContent>
              </w:sdt>
              <w:ins w:author="SPILEO" w:id="101" w:date="2026-09-23T13:58:47Z">
                <w:del w:author="Kanihaa" w:id="9" w:date="2026-09-25T08:48:49Z"/>
              </w:ins>
            </w:sdtContent>
          </w:sdt>
          <w:sdt>
            <w:sdtPr>
              <w:id w:val="-2092389814"/>
              <w:tag w:val="goog_rdk_617"/>
            </w:sdtPr>
            <w:sdtContent>
              <w:del w:author="Kanihaa" w:id="9" w:date="2026-09-25T08:48:49Z"/>
            </w:sdtContent>
          </w:sdt>
          <w:sdt>
            <w:sdtPr>
              <w:id w:val="-1554644213"/>
              <w:tag w:val="goog_rdk_618"/>
            </w:sdtPr>
            <w:sdtContent>
              <w:ins w:author="SPILEO" w:id="102" w:date="2026-09-23T13:58:34Z">
                <w:sdt>
                  <w:sdtPr>
                    <w:id w:val="-1711394925"/>
                    <w:tag w:val="goog_rdk_619"/>
                  </w:sdtPr>
                  <w:sdtContent>
                    <w:del w:author="Kanihaa" w:id="9" w:date="2026-09-25T08:48:49Z"/>
                  </w:sdtContent>
                </w:sdt>
              </w:ins>
              <w:sdt>
                <w:sdtPr>
                  <w:id w:val="-1570329922"/>
                  <w:tag w:val="goog_rdk_620"/>
                </w:sdtPr>
                <w:sdtContent>
                  <w:ins w:author="SPILEO" w:id="102" w:date="2026-09-23T13:58:3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different</w:delText>
                      </w:r>
                    </w:del>
                  </w:ins>
                </w:sdtContent>
              </w:sdt>
              <w:ins w:author="SPILEO" w:id="102" w:date="2026-09-23T13:58:34Z">
                <w:del w:author="Kanihaa" w:id="9" w:date="2026-09-25T08:48:49Z"/>
              </w:ins>
            </w:sdtContent>
          </w:sdt>
          <w:sdt>
            <w:sdtPr>
              <w:id w:val="-1579795046"/>
              <w:tag w:val="goog_rdk_621"/>
            </w:sdtPr>
            <w:sdtContent>
              <w:del w:author="Kanihaa" w:id="9" w:date="2026-09-25T08:48:49Z"/>
              <w:sdt>
                <w:sdtPr>
                  <w:id w:val="1277784021"/>
                  <w:tag w:val="goog_rdk_62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w:delText>
                    </w:r>
                  </w:del>
                </w:sdtContent>
              </w:sdt>
              <w:del w:author="Kanihaa" w:id="9" w:date="2026-09-25T08:48:49Z">
                <w:sdt>
                  <w:sdtPr>
                    <w:id w:val="-158545683"/>
                    <w:tag w:val="goog_rdk_6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w:delText>
                    </w:r>
                  </w:sdtContent>
                </w:sdt>
              </w:del>
            </w:sdtContent>
          </w:sdt>
          <w:sdt>
            <w:sdtPr>
              <w:id w:val="1182675268"/>
              <w:tag w:val="goog_rdk_624"/>
            </w:sdtPr>
            <w:sdtContent>
              <w:ins w:author="Archana V" w:id="103" w:date="2026-09-22T09:46:22Z">
                <w:sdt>
                  <w:sdtPr>
                    <w:id w:val="1736259267"/>
                    <w:tag w:val="goog_rdk_625"/>
                  </w:sdtPr>
                  <w:sdtContent>
                    <w:del w:author="Kanihaa" w:id="9" w:date="2026-09-25T08:48:49Z"/>
                  </w:sdtContent>
                </w:sdt>
              </w:ins>
              <w:sdt>
                <w:sdtPr>
                  <w:id w:val="280325676"/>
                  <w:tag w:val="goog_rdk_626"/>
                </w:sdtPr>
                <w:sdtContent>
                  <w:ins w:author="Archana V" w:id="103" w:date="2026-09-22T09:46: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u68y</w:delText>
                      </w:r>
                    </w:del>
                  </w:ins>
                </w:sdtContent>
              </w:sdt>
              <w:ins w:author="Archana V" w:id="103" w:date="2026-09-22T09:46:22Z">
                <w:del w:author="Kanihaa" w:id="9" w:date="2026-09-25T08:48:49Z">
                  <w:sdt>
                    <w:sdtPr>
                      <w:id w:val="165163388"/>
                      <w:tag w:val="goog_rdk_62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ins>
            </w:sdtContent>
          </w:sdt>
          <w:sdt>
            <w:sdtPr>
              <w:id w:val="-413691422"/>
              <w:tag w:val="goog_rdk_628"/>
            </w:sdtPr>
            <w:sdtContent>
              <w:ins w:author="SPILEO" w:id="104" w:date="2026-09-23T13:58:38Z">
                <w:sdt>
                  <w:sdtPr>
                    <w:id w:val="467014726"/>
                    <w:tag w:val="goog_rdk_629"/>
                  </w:sdtPr>
                  <w:sdtContent>
                    <w:del w:author="Kanihaa" w:id="9" w:date="2026-09-25T08:48:49Z"/>
                  </w:sdtContent>
                </w:sdt>
              </w:ins>
              <w:sdt>
                <w:sdtPr>
                  <w:id w:val="362993433"/>
                  <w:tag w:val="goog_rdk_630"/>
                </w:sdtPr>
                <w:sdtContent>
                  <w:ins w:author="SPILEO" w:id="104" w:date="2026-09-23T13:58:3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current</w:delText>
                      </w:r>
                    </w:del>
                  </w:ins>
                </w:sdtContent>
              </w:sdt>
              <w:ins w:author="SPILEO" w:id="104" w:date="2026-09-23T13:58:38Z">
                <w:del w:author="Kanihaa" w:id="9" w:date="2026-09-25T08:48:49Z"/>
              </w:ins>
            </w:sdtContent>
          </w:sdt>
          <w:sdt>
            <w:sdtPr>
              <w:id w:val="1638628458"/>
              <w:tag w:val="goog_rdk_631"/>
            </w:sdtPr>
            <w:sdtContent>
              <w:ins w:author="Archana V" w:id="103" w:date="2026-09-22T09:46:22Z">
                <w:sdt>
                  <w:sdtPr>
                    <w:id w:val="-454368469"/>
                    <w:tag w:val="goog_rdk_632"/>
                  </w:sdtPr>
                  <w:sdtContent>
                    <w:del w:author="Kanihaa" w:id="9" w:date="2026-09-25T08:48:49Z"/>
                  </w:sdtContent>
                </w:sdt>
              </w:ins>
              <w:sdt>
                <w:sdtPr>
                  <w:id w:val="-312886957"/>
                  <w:tag w:val="goog_rdk_633"/>
                </w:sdtPr>
                <w:sdtContent>
                  <w:ins w:author="Archana V" w:id="103" w:date="2026-09-22T09:46: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cbc</w:delText>
                      </w:r>
                    </w:del>
                  </w:ins>
                </w:sdtContent>
              </w:sdt>
              <w:ins w:author="Archana V" w:id="103" w:date="2026-09-22T09:46:22Z">
                <w:del w:author="Kanihaa" w:id="9" w:date="2026-09-25T08:48:49Z"/>
              </w:ins>
            </w:sdtContent>
          </w:sdt>
          <w:sdt>
            <w:sdtPr>
              <w:id w:val="-1894547373"/>
              <w:tag w:val="goog_rdk_634"/>
            </w:sdtPr>
            <w:sdtContent>
              <w:del w:author="Kanihaa" w:id="9" w:date="2026-09-25T08:48:49Z"/>
              <w:sdt>
                <w:sdtPr>
                  <w:id w:val="-1815270930"/>
                  <w:tag w:val="goog_rdk_63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erent</w:delText>
                    </w:r>
                  </w:del>
                </w:sdtContent>
              </w:sdt>
              <w:del w:author="Kanihaa" w:id="9" w:date="2026-09-25T08:48:49Z">
                <w:sdt>
                  <w:sdtPr>
                    <w:id w:val="1762794383"/>
                    <w:tag w:val="goog_rdk_6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life needs—like home decor, event planning, or jewelry shopping—can be overwhelming due to the wide variety of products, platforms, and price ranges. </w:delText>
                    </w:r>
                  </w:sdtContent>
                </w:sdt>
                <w:sdt>
                  <w:sdtPr>
                    <w:id w:val="2019017329"/>
                    <w:tag w:val="goog_rdk_6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w:delText>
                    </w:r>
                  </w:sdtContent>
                </w:sdt>
                <w:sdt>
                  <w:sdtPr>
                    <w:id w:val="1794630955"/>
                    <w:tag w:val="goog_rdk_63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AI</w:delText>
                    </w:r>
                  </w:sdtContent>
                </w:sdt>
                <w:sdt>
                  <w:sdtPr>
                    <w:id w:val="-1548336110"/>
                    <w:tag w:val="goog_rdk_63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addresses this challenge through a </w:delText>
                    </w:r>
                  </w:sdtContent>
                </w:sdt>
                <w:sdt>
                  <w:sdtPr>
                    <w:id w:val="-155140026"/>
                    <w:tag w:val="goog_rdk_64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GenAI-powered, cross-platform recommendation system</w:delText>
                    </w:r>
                  </w:sdtContent>
                </w:sdt>
                <w:sdt>
                  <w:sdtPr>
                    <w:id w:val="-508368479"/>
                    <w:tag w:val="goog_rdk_6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that delivers personalized, budget-based suggestions for products and services.Using </w:delText>
                    </w:r>
                  </w:sdtContent>
                </w:sdt>
                <w:sdt>
                  <w:sdtPr>
                    <w:id w:val="1413569794"/>
                    <w:tag w:val="goog_rdk_6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2019592854"/>
                    <w:tag w:val="goog_rdk_64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PocketSmart AI analyzes user preferences</w:delText>
                    </w:r>
                  </w:sdtContent>
                </w:sdt>
                <w:sdt>
                  <w:sdtPr>
                    <w:id w:val="2035361435"/>
                    <w:tag w:val="goog_rdk_64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377139653"/>
                    <w:tag w:val="goog_rdk_64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budgets, and cont</w:delText>
                    </w:r>
                  </w:sdtContent>
                </w:sdt>
                <w:sdt>
                  <w:sdtPr>
                    <w:id w:val="-135076279"/>
                    <w:tag w:val="goog_rdk_6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w:delText>
                    </w:r>
                  </w:sdtContent>
                </w:sdt>
                <w:sdt>
                  <w:sdtPr>
                    <w:id w:val="134066158"/>
                    <w:tag w:val="goog_rdk_64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xtual needs to generate curated recommendations from popular platforms such as </w:delText>
                    </w:r>
                  </w:sdtContent>
                </w:sdt>
                <w:sdt>
                  <w:sdtPr>
                    <w:id w:val="185156357"/>
                    <w:tag w:val="goog_rdk_64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Amazon, Flipkart, </w:delText>
                    </w:r>
                  </w:sdtContent>
                </w:sdt>
                <w:sdt>
                  <w:sdtPr>
                    <w:id w:val="-1030759385"/>
                    <w:tag w:val="goog_rdk_649"/>
                  </w:sdtPr>
                  <w:sdtContent>
                    <w:commentRangeStart w:id="0"/>
                  </w:sdtContent>
                </w:sdt>
                <w:commentRangeEnd w:id="0"/>
                <w:r w:rsidDel="00000000" w:rsidR="00000000" w:rsidRPr="00000000">
                  <w:commentReference w:id="0"/>
                </w:r>
                <w:sdt>
                  <w:sdtPr>
                    <w:id w:val="-749568713"/>
                    <w:tag w:val="goog_rdk_6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IKEA, Swiggy, Zomato, OYO</w:delText>
                    </w:r>
                  </w:sdtContent>
                </w:sdt>
                <w:sdt>
                  <w:sdtPr>
                    <w:id w:val="128558429"/>
                    <w:tag w:val="goog_rdk_6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more. The platform helps users plan interior designs, parties, and even select matching jewelry for special occasions—all within their defined budgets.PocketSmart AI transforms budgeting into an intelligent, user-friendly </w:delText>
                    </w:r>
                  </w:sdtContent>
                </w:sdt>
                <w:sdt>
                  <w:sdtPr>
                    <w:id w:val="-1405547482"/>
                    <w:tag w:val="goog_rdk_6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experience </w:delText>
                    </w:r>
                  </w:sdtContent>
                </w:sdt>
                <w:sdt>
                  <w:sdtPr>
                    <w:id w:val="2010323293"/>
                    <w:tag w:val="goog_rdk_65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through its smart planners, adaptive forms, and recommendation engine </w:delText>
                    </w:r>
                  </w:sdtContent>
                </w:sdt>
              </w:del>
            </w:sdtContent>
          </w:sdt>
          <w:sdt>
            <w:sdtPr>
              <w:id w:val="-1195572002"/>
              <w:tag w:val="goog_rdk_654"/>
            </w:sdtPr>
            <w:sdtContent>
              <w:ins w:author="SHAJITHA FATHIMA M BSC-AI&amp;ML Dept" w:id="105" w:date="2026-09-23T06:02:14Z">
                <w:sdt>
                  <w:sdtPr>
                    <w:id w:val="-580257748"/>
                    <w:tag w:val="goog_rdk_655"/>
                  </w:sdtPr>
                  <w:sdtContent>
                    <w:del w:author="Kanihaa" w:id="9" w:date="2026-09-25T08:48:49Z"/>
                  </w:sdtContent>
                </w:sdt>
              </w:ins>
              <w:sdt>
                <w:sdtPr>
                  <w:id w:val="781477945"/>
                  <w:tag w:val="goog_rdk_656"/>
                </w:sdtPr>
                <w:sdtContent>
                  <w:ins w:author="SHAJITHA FATHIMA M BSC-AI&amp;ML Dept" w:id="105" w:date="2026-09-23T06:02: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experience</w:delText>
                      </w:r>
                    </w:del>
                  </w:ins>
                </w:sdtContent>
              </w:sdt>
              <w:ins w:author="SHAJITHA FATHIMA M BSC-AI&amp;ML Dept" w:id="105" w:date="2026-09-23T06:02:14Z">
                <w:del w:author="Kanihaa" w:id="9" w:date="2026-09-25T08:48:49Z">
                  <w:sdt>
                    <w:sdtPr>
                      <w:id w:val="1031377324"/>
                      <w:tag w:val="goog_rdk_65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ins>
            </w:sdtContent>
          </w:sdt>
          <w:sdt>
            <w:sdtPr>
              <w:id w:val="-1495351355"/>
              <w:tag w:val="goog_rdk_658"/>
            </w:sdtPr>
            <w:sdtContent>
              <w:del w:author="Kanihaa" w:id="9" w:date="2026-09-25T08:48:49Z"/>
              <w:sdt>
                <w:sdtPr>
                  <w:id w:val="1259093128"/>
                  <w:tag w:val="goog_rdk_65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that bridges multiple c</w:delText>
                    </w:r>
                  </w:del>
                </w:sdtContent>
              </w:sdt>
              <w:del w:author="Kanihaa" w:id="9" w:date="2026-09-25T08:48:49Z">
                <w:sdt>
                  <w:sdtPr>
                    <w:id w:val="-1431654568"/>
                    <w:tag w:val="goog_rdk_6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ategories and e-commerce ecosystems.</w:delText>
                    </w:r>
                  </w:sdtContent>
                </w:sdt>
              </w:del>
            </w:sdtContent>
          </w:sdt>
        </w:p>
      </w:sdtContent>
    </w:sdt>
    <w:sdt>
      <w:sdtPr>
        <w:id w:val="1545206081"/>
        <w:tag w:val="goog_rdk_668"/>
      </w:sdtPr>
      <w:sdtContent>
        <w:p w:rsidR="00000000" w:rsidDel="00000000" w:rsidP="00000000" w:rsidRDefault="00000000" w:rsidRPr="00000000" w14:paraId="0000003B">
          <w:pPr>
            <w:pStyle w:val="Heading2"/>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Anonymous" w:id="0" w:date="2026-09-24T05:26:15Z">
              <w:pPr>
                <w:spacing w:after="280" w:before="280" w:lineRule="auto"/>
                <w:jc w:val="both"/>
              </w:pPr>
            </w:pPrChange>
          </w:pPr>
          <w:sdt>
            <w:sdtPr>
              <w:id w:val="-927626014"/>
              <w:tag w:val="goog_rdk_662"/>
            </w:sdtPr>
            <w:sdtContent>
              <w:del w:author="Kanihaa" w:id="9" w:date="2026-09-25T08:48:49Z"/>
              <w:sdt>
                <w:sdtPr>
                  <w:id w:val="-274875083"/>
                  <w:tag w:val="goog_rdk_66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Scenario 1: Home Interior Planning with S</w:delText>
                    </w:r>
                  </w:del>
                </w:sdtContent>
              </w:sdt>
              <w:del w:author="Kanihaa" w:id="9" w:date="2026-09-25T08:48:49Z">
                <w:sdt>
                  <w:sdtPr>
                    <w:id w:val="550405938"/>
                    <w:tag w:val="goog_rdk_66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m</w:delText>
                    </w:r>
                  </w:sdtContent>
                </w:sdt>
                <w:sdt>
                  <w:sdtPr>
                    <w:id w:val="-806847753"/>
                    <w:tag w:val="goog_rdk_66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art Budget All</w:delText>
                    </w:r>
                  </w:sdtContent>
                </w:sdt>
                <w:sdt>
                  <w:sdtPr>
                    <w:id w:val="-835382574"/>
                    <w:tag w:val="goog_rdk_66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ocation</w:delText>
                    </w:r>
                  </w:sdtContent>
                </w:sdt>
                <w:sdt>
                  <w:sdtPr>
                    <w:id w:val="2138738287"/>
                    <w:tag w:val="goog_rdk_667"/>
                  </w:sdtPr>
                  <w:sdtContent>
                    <w:r w:rsidDel="00000000" w:rsidR="00000000" w:rsidRPr="00000000">
                      <w:rPr>
                        <w:rtl w:val="0"/>
                      </w:rPr>
                    </w:r>
                  </w:sdtContent>
                </w:sdt>
              </w:del>
            </w:sdtContent>
          </w:sdt>
        </w:p>
      </w:sdtContent>
    </w:sdt>
    <w:sdt>
      <w:sdtPr>
        <w:id w:val="-1200464143"/>
        <w:tag w:val="goog_rdk_678"/>
      </w:sdtPr>
      <w:sdtContent>
        <w:p w:rsidR="00000000" w:rsidDel="00000000" w:rsidP="00000000" w:rsidRDefault="00000000" w:rsidRPr="00000000" w14:paraId="0000003C">
          <w:pPr>
            <w:pStyle w:val="Heading1"/>
            <w:spacing w:after="240" w:before="240" w:lineRule="auto"/>
            <w:jc w:val="both"/>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517004525"/>
              <w:tag w:val="goog_rdk_669"/>
            </w:sdtPr>
            <w:sdtContent>
              <w:del w:author="Kanihaa" w:id="9" w:date="2026-09-25T08:48:49Z"/>
              <w:sdt>
                <w:sdtPr>
                  <w:id w:val="-724208778"/>
                  <w:tag w:val="goog_rdk_67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Users begin by selecting the </w:delText>
                    </w:r>
                  </w:del>
                </w:sdtContent>
              </w:sdt>
              <w:del w:author="Kanihaa" w:id="9" w:date="2026-09-25T08:48:49Z">
                <w:sdt>
                  <w:sdtPr>
                    <w:id w:val="-1994766952"/>
                    <w:tag w:val="goog_rdk_6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Home Budget Planner</w:delText>
                    </w:r>
                  </w:sdtContent>
                </w:sdt>
                <w:sdt>
                  <w:sdtPr>
                    <w:id w:val="-1167685129"/>
                    <w:tag w:val="goog_rdk_67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After entering their budget, they specify room types (e.g., Living Room, Kitchen, Bedroom) an</w:delText>
                    </w:r>
                  </w:sdtContent>
                </w:sdt>
                <w:sdt>
                  <w:sdtPr>
                    <w:id w:val="-530941306"/>
                    <w:tag w:val="goog_rdk_67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 quan</w:delText>
                    </w:r>
                  </w:sdtContent>
                </w:sdt>
              </w:del>
            </w:sdtContent>
          </w:sdt>
          <w:sdt>
            <w:sdtPr>
              <w:id w:val="-527708023"/>
              <w:tag w:val="goog_rdk_674"/>
            </w:sdtPr>
            <w:sdtContent>
              <w:ins w:author="Madhu Madhu" w:id="108" w:date="2026-09-24T06:53:19Z">
                <w:sdt>
                  <w:sdtPr>
                    <w:id w:val="-1620103175"/>
                    <w:tag w:val="goog_rdk_675"/>
                  </w:sdtPr>
                  <w:sdtContent>
                    <w:del w:author="Kanihaa" w:id="9" w:date="2026-09-25T08:48:49Z">
                      <w:r w:rsidDel="00000000" w:rsidR="00000000" w:rsidRPr="00000000">
                        <w:fldChar w:fldCharType="begin"/>
                      </w:r>
                      <w:r w:rsidDel="00000000" w:rsidR="00000000" w:rsidRPr="00000000">
                        <w:delInstrText xml:space="preserve">HYPERLINK \l "_heading=h.l18dknx2n07y"</w:delInstrText>
                      </w:r>
                      <w:r w:rsidDel="00000000" w:rsidR="00000000" w:rsidRPr="00000000">
                        <w:fldChar w:fldCharType="separate"/>
                      </w:r>
                      <w:sdt>
                        <w:sdtPr>
                          <w:id w:val="295832377"/>
                          <w:tag w:val="goog_rdk_6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color w:val="1155cc"/>
                                  <w:sz w:val="20"/>
                                  <w:szCs w:val="20"/>
                                  <w:u w:val="single"/>
                                </w:rPr>
                              </w:rPrChange>
                            </w:rPr>
                            <w:delText xml:space="preserve">Activity 3.4:  Startup and  main function</w:delText>
                            <w:br w:type="textWrapping"/>
                            <w:delText xml:space="preserve">/startup: Initializes essential application services and loads configuration settings when the FastAPI server starts.</w:delText>
                          </w:r>
                        </w:sdtContent>
                      </w:sdt>
                      <w:r w:rsidDel="00000000" w:rsidR="00000000" w:rsidRPr="00000000">
                        <w:fldChar w:fldCharType="end"/>
                      </w:r>
                    </w:del>
                  </w:sdtContent>
                </w:sdt>
              </w:ins>
              <w:sdt>
                <w:sdtPr>
                  <w:id w:val="1638586088"/>
                  <w:tag w:val="goog_rdk_677"/>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ktuicc5uusm8" w:id="10"/>
                  <w:bookmarkEnd w:id="10"/>
                </w:del>
              </w:ins>
            </w:sdtContent>
          </w:sdt>
        </w:p>
      </w:sdtContent>
    </w:sdt>
    <w:sdt>
      <w:sdtPr>
        <w:id w:val="986337731"/>
        <w:tag w:val="goog_rdk_682"/>
      </w:sdtPr>
      <w:sdtContent>
        <w:p w:rsidR="00000000" w:rsidDel="00000000" w:rsidP="00000000" w:rsidRDefault="00000000" w:rsidRPr="00000000" w14:paraId="0000003D">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423565560"/>
              <w:tag w:val="goog_rdk_679"/>
            </w:sdtPr>
            <w:sdtContent>
              <w:ins w:author="Madhu Madhu" w:id="108" w:date="2026-09-24T06:53:19Z">
                <w:sdt>
                  <w:sdtPr>
                    <w:id w:val="886003830"/>
                    <w:tag w:val="goog_rdk_680"/>
                  </w:sdtPr>
                  <w:sdtContent>
                    <w:del w:author="Kanihaa" w:id="9" w:date="2026-09-25T08:48:49Z"/>
                  </w:sdtContent>
                </w:sdt>
              </w:ins>
              <w:sdt>
                <w:sdtPr>
                  <w:id w:val="481187896"/>
                  <w:tag w:val="goog_rdk_681"/>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dd0a0hjk91h8" w:id="11"/>
                  <w:bookmarkEnd w:id="11"/>
                </w:del>
              </w:ins>
            </w:sdtContent>
          </w:sdt>
        </w:p>
      </w:sdtContent>
    </w:sdt>
    <w:sdt>
      <w:sdtPr>
        <w:id w:val="1918090648"/>
        <w:tag w:val="goog_rdk_686"/>
      </w:sdtPr>
      <w:sdtContent>
        <w:p w:rsidR="00000000" w:rsidDel="00000000" w:rsidP="00000000" w:rsidRDefault="00000000" w:rsidRPr="00000000" w14:paraId="0000003E">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500096903"/>
              <w:tag w:val="goog_rdk_683"/>
            </w:sdtPr>
            <w:sdtContent>
              <w:ins w:author="Madhu Madhu" w:id="108" w:date="2026-09-24T06:53:19Z">
                <w:sdt>
                  <w:sdtPr>
                    <w:id w:val="-451276195"/>
                    <w:tag w:val="goog_rdk_684"/>
                  </w:sdtPr>
                  <w:sdtContent>
                    <w:del w:author="Kanihaa" w:id="9" w:date="2026-09-25T08:48:49Z"/>
                  </w:sdtContent>
                </w:sdt>
              </w:ins>
              <w:sdt>
                <w:sdtPr>
                  <w:id w:val="-1719436478"/>
                  <w:tag w:val="goog_rdk_685"/>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c9be9ach8bhd" w:id="12"/>
                  <w:bookmarkEnd w:id="12"/>
                </w:del>
              </w:ins>
            </w:sdtContent>
          </w:sdt>
        </w:p>
      </w:sdtContent>
    </w:sdt>
    <w:sdt>
      <w:sdtPr>
        <w:id w:val="1579926562"/>
        <w:tag w:val="goog_rdk_690"/>
      </w:sdtPr>
      <w:sdtContent>
        <w:p w:rsidR="00000000" w:rsidDel="00000000" w:rsidP="00000000" w:rsidRDefault="00000000" w:rsidRPr="00000000" w14:paraId="0000003F">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745540600"/>
              <w:tag w:val="goog_rdk_687"/>
            </w:sdtPr>
            <w:sdtContent>
              <w:ins w:author="Madhu Madhu" w:id="108" w:date="2026-09-24T06:53:19Z">
                <w:sdt>
                  <w:sdtPr>
                    <w:id w:val="1979225729"/>
                    <w:tag w:val="goog_rdk_688"/>
                  </w:sdtPr>
                  <w:sdtContent>
                    <w:del w:author="Kanihaa" w:id="9" w:date="2026-09-25T08:48:49Z"/>
                  </w:sdtContent>
                </w:sdt>
              </w:ins>
              <w:sdt>
                <w:sdtPr>
                  <w:id w:val="1585191556"/>
                  <w:tag w:val="goog_rdk_689"/>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r6avmdrs2fcv" w:id="13"/>
                  <w:bookmarkEnd w:id="13"/>
                </w:del>
              </w:ins>
            </w:sdtContent>
          </w:sdt>
        </w:p>
      </w:sdtContent>
    </w:sdt>
    <w:sdt>
      <w:sdtPr>
        <w:id w:val="296031608"/>
        <w:tag w:val="goog_rdk_694"/>
      </w:sdtPr>
      <w:sdtContent>
        <w:p w:rsidR="00000000" w:rsidDel="00000000" w:rsidP="00000000" w:rsidRDefault="00000000" w:rsidRPr="00000000" w14:paraId="00000040">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957712722"/>
              <w:tag w:val="goog_rdk_691"/>
            </w:sdtPr>
            <w:sdtContent>
              <w:ins w:author="Madhu Madhu" w:id="108" w:date="2026-09-24T06:53:19Z">
                <w:sdt>
                  <w:sdtPr>
                    <w:id w:val="1861320580"/>
                    <w:tag w:val="goog_rdk_692"/>
                  </w:sdtPr>
                  <w:sdtContent>
                    <w:del w:author="Kanihaa" w:id="9" w:date="2026-09-25T08:48:49Z"/>
                  </w:sdtContent>
                </w:sdt>
              </w:ins>
              <w:sdt>
                <w:sdtPr>
                  <w:id w:val="-1378316344"/>
                  <w:tag w:val="goog_rdk_693"/>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4vzztjirvt8e" w:id="14"/>
                  <w:bookmarkEnd w:id="14"/>
                </w:del>
              </w:ins>
            </w:sdtContent>
          </w:sdt>
        </w:p>
      </w:sdtContent>
    </w:sdt>
    <w:sdt>
      <w:sdtPr>
        <w:id w:val="-803431417"/>
        <w:tag w:val="goog_rdk_698"/>
      </w:sdtPr>
      <w:sdtContent>
        <w:p w:rsidR="00000000" w:rsidDel="00000000" w:rsidP="00000000" w:rsidRDefault="00000000" w:rsidRPr="00000000" w14:paraId="00000041">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598716164"/>
              <w:tag w:val="goog_rdk_695"/>
            </w:sdtPr>
            <w:sdtContent>
              <w:ins w:author="Madhu Madhu" w:id="108" w:date="2026-09-24T06:53:19Z">
                <w:sdt>
                  <w:sdtPr>
                    <w:id w:val="-723869764"/>
                    <w:tag w:val="goog_rdk_696"/>
                  </w:sdtPr>
                  <w:sdtContent>
                    <w:del w:author="Kanihaa" w:id="9" w:date="2026-09-25T08:48:49Z"/>
                  </w:sdtContent>
                </w:sdt>
              </w:ins>
              <w:sdt>
                <w:sdtPr>
                  <w:id w:val="1322583247"/>
                  <w:tag w:val="goog_rdk_697"/>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xaxs3adgakbb" w:id="15"/>
                  <w:bookmarkEnd w:id="15"/>
                </w:del>
              </w:ins>
            </w:sdtContent>
          </w:sdt>
        </w:p>
      </w:sdtContent>
    </w:sdt>
    <w:sdt>
      <w:sdtPr>
        <w:id w:val="314956335"/>
        <w:tag w:val="goog_rdk_702"/>
      </w:sdtPr>
      <w:sdtContent>
        <w:p w:rsidR="00000000" w:rsidDel="00000000" w:rsidP="00000000" w:rsidRDefault="00000000" w:rsidRPr="00000000" w14:paraId="00000042">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81452705"/>
              <w:tag w:val="goog_rdk_699"/>
            </w:sdtPr>
            <w:sdtContent>
              <w:ins w:author="Madhu Madhu" w:id="108" w:date="2026-09-24T06:53:19Z">
                <w:sdt>
                  <w:sdtPr>
                    <w:id w:val="1824941187"/>
                    <w:tag w:val="goog_rdk_700"/>
                  </w:sdtPr>
                  <w:sdtContent>
                    <w:del w:author="Kanihaa" w:id="9" w:date="2026-09-25T08:48:49Z"/>
                  </w:sdtContent>
                </w:sdt>
              </w:ins>
              <w:sdt>
                <w:sdtPr>
                  <w:id w:val="662416003"/>
                  <w:tag w:val="goog_rdk_701"/>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tkx4byb9ruj5" w:id="16"/>
                  <w:bookmarkEnd w:id="16"/>
                </w:del>
              </w:ins>
            </w:sdtContent>
          </w:sdt>
        </w:p>
      </w:sdtContent>
    </w:sdt>
    <w:sdt>
      <w:sdtPr>
        <w:id w:val="122997109"/>
        <w:tag w:val="goog_rdk_706"/>
      </w:sdtPr>
      <w:sdtContent>
        <w:p w:rsidR="00000000" w:rsidDel="00000000" w:rsidP="00000000" w:rsidRDefault="00000000" w:rsidRPr="00000000" w14:paraId="00000043">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619831738"/>
              <w:tag w:val="goog_rdk_703"/>
            </w:sdtPr>
            <w:sdtContent>
              <w:ins w:author="Madhu Madhu" w:id="108" w:date="2026-09-24T06:53:19Z">
                <w:sdt>
                  <w:sdtPr>
                    <w:id w:val="793245448"/>
                    <w:tag w:val="goog_rdk_704"/>
                  </w:sdtPr>
                  <w:sdtContent>
                    <w:del w:author="Kanihaa" w:id="9" w:date="2026-09-25T08:48:49Z"/>
                  </w:sdtContent>
                </w:sdt>
              </w:ins>
              <w:sdt>
                <w:sdtPr>
                  <w:id w:val="624624270"/>
                  <w:tag w:val="goog_rdk_705"/>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vk7clhy7fqrk" w:id="17"/>
                  <w:bookmarkEnd w:id="17"/>
                </w:del>
              </w:ins>
            </w:sdtContent>
          </w:sdt>
        </w:p>
      </w:sdtContent>
    </w:sdt>
    <w:sdt>
      <w:sdtPr>
        <w:id w:val="927024557"/>
        <w:tag w:val="goog_rdk_710"/>
      </w:sdtPr>
      <w:sdtContent>
        <w:p w:rsidR="00000000" w:rsidDel="00000000" w:rsidP="00000000" w:rsidRDefault="00000000" w:rsidRPr="00000000" w14:paraId="00000044">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445800833"/>
              <w:tag w:val="goog_rdk_707"/>
            </w:sdtPr>
            <w:sdtContent>
              <w:ins w:author="Madhu Madhu" w:id="108" w:date="2026-09-24T06:53:19Z">
                <w:sdt>
                  <w:sdtPr>
                    <w:id w:val="-1073440338"/>
                    <w:tag w:val="goog_rdk_708"/>
                  </w:sdtPr>
                  <w:sdtContent>
                    <w:del w:author="Kanihaa" w:id="9" w:date="2026-09-25T08:48:49Z"/>
                  </w:sdtContent>
                </w:sdt>
              </w:ins>
              <w:sdt>
                <w:sdtPr>
                  <w:id w:val="-2049464889"/>
                  <w:tag w:val="goog_rdk_709"/>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cy6dn3nqt3ao" w:id="18"/>
                  <w:bookmarkEnd w:id="18"/>
                </w:del>
              </w:ins>
            </w:sdtContent>
          </w:sdt>
        </w:p>
      </w:sdtContent>
    </w:sdt>
    <w:sdt>
      <w:sdtPr>
        <w:id w:val="1929970974"/>
        <w:tag w:val="goog_rdk_719"/>
      </w:sdtPr>
      <w:sdtContent>
        <w:p w:rsidR="00000000" w:rsidDel="00000000" w:rsidP="00000000" w:rsidRDefault="00000000" w:rsidRPr="00000000" w14:paraId="00000045">
          <w:pPr>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818257481"/>
              <w:tag w:val="goog_rdk_711"/>
            </w:sdtPr>
            <w:sdtContent>
              <w:ins w:author="Madhu Madhu" w:id="108" w:date="2026-09-24T06:53:19Z">
                <w:sdt>
                  <w:sdtPr>
                    <w:id w:val="1837309132"/>
                    <w:tag w:val="goog_rdk_712"/>
                  </w:sdtPr>
                  <w:sdtContent>
                    <w:del w:author="Kanihaa" w:id="9" w:date="2026-09-25T08:48:49Z"/>
                  </w:sdtContent>
                </w:sdt>
              </w:ins>
              <w:sdt>
                <w:sdtPr>
                  <w:id w:val="-2039138423"/>
                  <w:tag w:val="goog_rdk_713"/>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thanga pandi</w:delText>
                      </w:r>
                    </w:del>
                  </w:ins>
                </w:sdtContent>
              </w:sdt>
              <w:ins w:author="Madhu Madhu" w:id="108" w:date="2026-09-24T06:53:19Z">
                <w:del w:author="Kanihaa" w:id="9" w:date="2026-09-25T08:48:49Z">
                  <w:sdt>
                    <w:sdtPr>
                      <w:id w:val="-2090230824"/>
                      <w:tag w:val="goog_rdk_7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020878111"/>
                      <w:tag w:val="goog_rdk_71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aq </w:delText>
                      </w:r>
                    </w:sdtContent>
                  </w:sdt>
                  <w:sdt>
                    <w:sdtPr>
                      <w:id w:val="1684164621"/>
                      <w:tag w:val="goog_rdk_71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uh</w:delText>
                      </w:r>
                    </w:sdtContent>
                  </w:sdt>
                  <w:sdt>
                    <w:sdtPr>
                      <w:id w:val="-1621355436"/>
                      <w:tag w:val="goog_rdk_7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9jdjdiekyogesh</w:delText>
                      </w:r>
                    </w:sdtContent>
                  </w:sdt>
                  <w:sdt>
                    <w:sdtPr>
                      <w:id w:val="1074818166"/>
                      <w:tag w:val="goog_rdk_718"/>
                    </w:sdtPr>
                    <w:sdtContent>
                      <w:r w:rsidDel="00000000" w:rsidR="00000000" w:rsidRPr="00000000">
                        <w:rPr>
                          <w:rtl w:val="0"/>
                        </w:rPr>
                      </w:r>
                    </w:sdtContent>
                  </w:sdt>
                </w:del>
              </w:ins>
            </w:sdtContent>
          </w:sdt>
        </w:p>
      </w:sdtContent>
    </w:sdt>
    <w:sdt>
      <w:sdtPr>
        <w:id w:val="1196549760"/>
        <w:tag w:val="goog_rdk_723"/>
      </w:sdtPr>
      <w:sdtContent>
        <w:p w:rsidR="00000000" w:rsidDel="00000000" w:rsidP="00000000" w:rsidRDefault="00000000" w:rsidRPr="00000000" w14:paraId="00000046">
          <w:pPr>
            <w:pStyle w:val="Heading1"/>
            <w:spacing w:after="200" w:lineRule="auto"/>
            <w:jc w:val="center"/>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225635883"/>
              <w:tag w:val="goog_rdk_720"/>
            </w:sdtPr>
            <w:sdtContent>
              <w:ins w:author="Madhu Madhu" w:id="108" w:date="2026-09-24T06:53:19Z">
                <w:sdt>
                  <w:sdtPr>
                    <w:id w:val="653040216"/>
                    <w:tag w:val="goog_rdk_721"/>
                  </w:sdtPr>
                  <w:sdtContent>
                    <w:del w:author="Kanihaa" w:id="9" w:date="2026-09-25T08:48:49Z"/>
                  </w:sdtContent>
                </w:sdt>
              </w:ins>
              <w:sdt>
                <w:sdtPr>
                  <w:id w:val="1084392932"/>
                  <w:tag w:val="goog_rdk_722"/>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III-B.COM(CA)</w:delText>
                      </w:r>
                    </w:del>
                  </w:ins>
                </w:sdtContent>
              </w:sdt>
              <w:ins w:author="Madhu Madhu" w:id="108" w:date="2026-09-24T06:53:19Z">
                <w:del w:author="Kanihaa" w:id="9" w:date="2026-09-25T08:48:49Z">
                  <w:bookmarkStart w:colFirst="0" w:colLast="0" w:name="_heading=h.29vripev2frd" w:id="4"/>
                  <w:bookmarkEnd w:id="4"/>
                </w:del>
              </w:ins>
            </w:sdtContent>
          </w:sdt>
        </w:p>
      </w:sdtContent>
    </w:sdt>
    <w:sdt>
      <w:sdtPr>
        <w:id w:val="727912036"/>
        <w:tag w:val="goog_rdk_736"/>
      </w:sdtPr>
      <w:sdtContent>
        <w:p w:rsidR="00000000" w:rsidDel="00000000" w:rsidP="00000000" w:rsidRDefault="00000000" w:rsidRPr="00000000" w14:paraId="00000047">
          <w:pPr>
            <w:pStyle w:val="Heading1"/>
            <w:spacing w:after="280" w:lineRule="auto"/>
            <w:ind w:right="-561.2598425196836"/>
            <w:jc w:val="center"/>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677914587"/>
              <w:tag w:val="goog_rdk_724"/>
            </w:sdtPr>
            <w:sdtContent>
              <w:ins w:author="Madhu Madhu" w:id="108" w:date="2026-09-24T06:53:19Z">
                <w:sdt>
                  <w:sdtPr>
                    <w:id w:val="-648566655"/>
                    <w:tag w:val="goog_rdk_725"/>
                  </w:sdtPr>
                  <w:sdtContent>
                    <w:del w:author="Kanihaa" w:id="9" w:date="2026-09-25T08:48:49Z"/>
                  </w:sdtContent>
                </w:sdt>
              </w:ins>
              <w:sdt>
                <w:sdtPr>
                  <w:id w:val="-98475197"/>
                  <w:tag w:val="goog_rdk_726"/>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https://chatgpt.c</w:delText>
                      </w:r>
                    </w:del>
                  </w:ins>
                </w:sdtContent>
              </w:sdt>
              <w:ins w:author="Madhu Madhu" w:id="108" w:date="2026-09-24T06:53:19Z">
                <w:del w:author="Kanihaa" w:id="9" w:date="2026-09-25T08:48:49Z"/>
              </w:ins>
            </w:sdtContent>
          </w:sdt>
          <w:sdt>
            <w:sdtPr>
              <w:id w:val="870668383"/>
              <w:tag w:val="goog_rdk_727"/>
            </w:sdtPr>
            <w:sdtContent>
              <w:ins w:author="RANJITHKUMAR A B.C.A." w:id="109" w:date="2026-09-24T07:03:38Z">
                <w:sdt>
                  <w:sdtPr>
                    <w:id w:val="1259839508"/>
                    <w:tag w:val="goog_rdk_728"/>
                  </w:sdtPr>
                  <w:sdtContent>
                    <w:del w:author="Kanihaa" w:id="9" w:date="2026-09-25T08:48:49Z"/>
                  </w:sdtContent>
                </w:sdt>
              </w:ins>
              <w:sdt>
                <w:sdtPr>
                  <w:id w:val="-1379394270"/>
                  <w:tag w:val="goog_rdk_729"/>
                </w:sdtPr>
                <w:sdtContent>
                  <w:ins w:author="RANJITHKUMAR A B.C.A." w:id="109" w:date="2026-09-24T07:03:3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om/s/t_6ab4b22a6f0081918891a34</w:delText>
                      </w:r>
                    </w:del>
                  </w:ins>
                </w:sdtContent>
              </w:sdt>
              <w:ins w:author="RANJITHKUMAR A B.C.A." w:id="109" w:date="2026-09-24T07:03:38Z">
                <w:del w:author="Kanihaa" w:id="9" w:date="2026-09-25T08:48:49Z"/>
              </w:ins>
            </w:sdtContent>
          </w:sdt>
          <w:sdt>
            <w:sdtPr>
              <w:id w:val="-1418843291"/>
              <w:tag w:val="goog_rdk_730"/>
            </w:sdtPr>
            <w:sdtContent>
              <w:ins w:author="Madhu Madhu" w:id="108" w:date="2026-09-24T06:53:19Z">
                <w:sdt>
                  <w:sdtPr>
                    <w:id w:val="-967644340"/>
                    <w:tag w:val="goog_rdk_731"/>
                  </w:sdtPr>
                  <w:sdtContent>
                    <w:del w:author="Kanihaa" w:id="9" w:date="2026-09-25T08:48:49Z"/>
                  </w:sdtContent>
                </w:sdt>
              </w:ins>
              <w:sdt>
                <w:sdtPr>
                  <w:id w:val="1822926372"/>
                  <w:tag w:val="goog_rdk_732"/>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om/s/t_6ab4b22a6f0081918891a34</w:delText>
                      </w:r>
                    </w:del>
                  </w:ins>
                </w:sdtContent>
              </w:sdt>
              <w:ins w:author="Madhu Madhu" w:id="108" w:date="2026-09-24T06:53:19Z">
                <w:del w:author="Kanihaa" w:id="9" w:date="2026-09-25T08:48:49Z">
                  <w:bookmarkStart w:colFirst="0" w:colLast="0" w:name="_heading=h.2wa7si9xxu5h" w:id="5"/>
                  <w:bookmarkEnd w:id="5"/>
                  <w:sdt>
                    <w:sdtPr>
                      <w:id w:val="1114669597"/>
                      <w:tag w:val="goog_rdk_73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65037e850</w:delText>
                      </w:r>
                    </w:sdtContent>
                  </w:sdt>
                  <w:sdt>
                    <w:sdtPr>
                      <w:id w:val="-1492074288"/>
                      <w:tag w:val="goog_rdk_73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THANGA PANDIpocketSmart AI:</w:delText>
                      </w:r>
                    </w:sdtContent>
                  </w:sdt>
                  <w:sdt>
                    <w:sdtPr>
                      <w:id w:val="400591553"/>
                      <w:tag w:val="goog_rdk_735"/>
                    </w:sdtPr>
                    <w:sdtContent>
                      <w:r w:rsidDel="00000000" w:rsidR="00000000" w:rsidRPr="00000000">
                        <w:rPr>
                          <w:rtl w:val="0"/>
                        </w:rPr>
                      </w:r>
                    </w:sdtContent>
                  </w:sdt>
                </w:del>
              </w:ins>
            </w:sdtContent>
          </w:sdt>
        </w:p>
      </w:sdtContent>
    </w:sdt>
    <w:sdt>
      <w:sdtPr>
        <w:id w:val="1789016775"/>
        <w:tag w:val="goog_rdk_742"/>
      </w:sdtPr>
      <w:sdtContent>
        <w:p w:rsidR="00000000" w:rsidDel="00000000" w:rsidP="00000000" w:rsidRDefault="00000000" w:rsidRPr="00000000" w14:paraId="00000048">
          <w:pPr>
            <w:pStyle w:val="Heading1"/>
            <w:spacing w:after="280" w:lineRule="auto"/>
            <w:ind w:right="-561.2598425196836"/>
            <w:jc w:val="center"/>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ictor Jones. K" w:id="0" w:date="2026-09-24T07:32:03Z">
              <w:pPr>
                <w:pStyle w:val="Title"/>
              </w:pPr>
            </w:pPrChange>
          </w:pPr>
          <w:sdt>
            <w:sdtPr>
              <w:id w:val="-803069928"/>
              <w:tag w:val="goog_rdk_737"/>
            </w:sdtPr>
            <w:sdtContent>
              <w:ins w:author="Madhu Madhu" w:id="108" w:date="2026-09-24T06:53:19Z">
                <w:sdt>
                  <w:sdtPr>
                    <w:id w:val="-1042794281"/>
                    <w:tag w:val="goog_rdk_738"/>
                  </w:sdtPr>
                  <w:sdtContent>
                    <w:del w:author="Kanihaa" w:id="9" w:date="2026-09-25T08:48:49Z"/>
                  </w:sdtContent>
                </w:sdt>
              </w:ins>
              <w:sdt>
                <w:sdtPr>
                  <w:id w:val="1628337529"/>
                  <w:tag w:val="goog_rdk_739"/>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w:delText>
                      </w:r>
                    </w:del>
                  </w:ins>
                </w:sdtContent>
              </w:sdt>
              <w:ins w:author="Madhu Madhu" w:id="108" w:date="2026-09-24T06:53:19Z">
                <w:del w:author="Kanihaa" w:id="9" w:date="2026-09-25T08:48:49Z">
                  <w:bookmarkStart w:colFirst="0" w:colLast="0" w:name="_heading=h.7z74upi0kdah" w:id="6"/>
                  <w:bookmarkEnd w:id="6"/>
                  <w:sdt>
                    <w:sdtPr>
                      <w:id w:val="-1026837805"/>
                      <w:tag w:val="goog_rdk_74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tab/>
                        <w:tab/>
                        <w:tab/>
                        <w:tab/>
                        <w:tab/>
                        <w:tab/>
                        <w:delText xml:space="preserve">Q</w:delText>
                        <w:tab/>
                        <w:tab/>
                        <w:tab/>
                        <w:tab/>
                        <w:tab/>
                        <w:delText xml:space="preserve">=</w:delText>
                        <w:tab/>
                        <w:tab/>
                        <w:tab/>
                        <w:tab/>
                        <w:delText xml:space="preserve">./;lm[o n/, mgtifu.getadb],k’\kTHANGA </w:delText>
                      </w:r>
                    </w:sdtContent>
                  </w:sdt>
                  <w:sdt>
                    <w:sdtPr>
                      <w:id w:val="1819454745"/>
                      <w:tag w:val="goog_rdk_7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PANDI pocket SmartPANDIpocketSmart AI:</w:delText>
                      </w:r>
                    </w:sdtContent>
                  </w:sdt>
                </w:del>
              </w:ins>
            </w:sdtContent>
          </w:sdt>
        </w:p>
      </w:sdtContent>
    </w:sdt>
    <w:sdt>
      <w:sdtPr>
        <w:id w:val="-2095247956"/>
        <w:tag w:val="goog_rdk_748"/>
      </w:sdtPr>
      <w:sdtContent>
        <w:p w:rsidR="00000000" w:rsidDel="00000000" w:rsidP="00000000" w:rsidRDefault="00000000" w:rsidRPr="00000000" w14:paraId="00000049">
          <w:pPr>
            <w:pStyle w:val="Heading1"/>
            <w:spacing w:after="280" w:lineRule="auto"/>
            <w:ind w:right="-561.2598425196836"/>
            <w:jc w:val="center"/>
            <w:rPr>
              <w:ins w:author="Victor Jones. K" w:id="111" w:date="2026-09-24T07:32:03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065256213"/>
              <w:tag w:val="goog_rdk_745"/>
            </w:sdtPr>
            <w:sdtContent>
              <w:ins w:author="Victor Jones. K" w:id="111" w:date="2026-09-24T07:32:03Z">
                <w:sdt>
                  <w:sdtPr>
                    <w:id w:val="3270880"/>
                    <w:tag w:val="goog_rdk_746"/>
                  </w:sdtPr>
                  <w:sdtContent>
                    <w:del w:author="Kanihaa" w:id="9" w:date="2026-09-25T08:48:49Z"/>
                  </w:sdtContent>
                </w:sdt>
              </w:ins>
              <w:sdt>
                <w:sdtPr>
                  <w:id w:val="-1164291318"/>
                  <w:tag w:val="goog_rdk_747"/>
                </w:sdtPr>
                <w:sdtContent>
                  <w:ins w:author="Victor Jones. K" w:id="111" w:date="2026-09-24T07:32:03Z">
                    <w:del w:author="Kanihaa" w:id="9" w:date="2026-09-25T08:48:49Z">
                      <w:r w:rsidDel="00000000" w:rsidR="00000000" w:rsidRPr="00000000">
                        <w:rPr>
                          <w:rtl w:val="0"/>
                        </w:rPr>
                      </w:r>
                    </w:del>
                  </w:ins>
                </w:sdtContent>
              </w:sdt>
              <w:ins w:author="Victor Jones. K" w:id="111" w:date="2026-09-24T07:32:03Z">
                <w:del w:author="Kanihaa" w:id="9" w:date="2026-09-25T08:48:49Z">
                  <w:bookmarkStart w:colFirst="0" w:colLast="0" w:name="_heading=h.fmofq3o3x3ec" w:id="19"/>
                  <w:bookmarkEnd w:id="19"/>
                </w:del>
              </w:ins>
            </w:sdtContent>
          </w:sdt>
        </w:p>
      </w:sdtContent>
    </w:sdt>
    <w:sdt>
      <w:sdtPr>
        <w:id w:val="1841084488"/>
        <w:tag w:val="goog_rdk_756"/>
      </w:sdtPr>
      <w:sdtContent>
        <w:p w:rsidR="00000000" w:rsidDel="00000000" w:rsidP="00000000" w:rsidRDefault="00000000" w:rsidRPr="00000000" w14:paraId="0000004A">
          <w:pPr>
            <w:pStyle w:val="Title"/>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ictor Jones. K" w:id="0" w:date="2026-09-24T07:32:03Z">
              <w:pPr>
                <w:pStyle w:val="Title"/>
              </w:pPr>
            </w:pPrChange>
          </w:pPr>
          <w:sdt>
            <w:sdtPr>
              <w:id w:val="725340351"/>
              <w:tag w:val="goog_rdk_749"/>
            </w:sdtPr>
            <w:sdtContent>
              <w:ins w:author="Victor Jones. K" w:id="111" w:date="2026-09-24T07:32:03Z">
                <w:sdt>
                  <w:sdtPr>
                    <w:id w:val="2086633436"/>
                    <w:tag w:val="goog_rdk_750"/>
                  </w:sdtPr>
                  <w:sdtContent>
                    <w:del w:author="Kanihaa" w:id="9" w:date="2026-09-25T08:48:49Z"/>
                  </w:sdtContent>
                </w:sdt>
              </w:ins>
              <w:sdt>
                <w:sdtPr>
                  <w:id w:val="1092366053"/>
                  <w:tag w:val="goog_rdk_751"/>
                </w:sdtPr>
                <w:sdtContent>
                  <w:ins w:author="Victor Jones. K" w:id="111" w:date="2026-09-24T07:32: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w:delText>
                      </w:r>
                    </w:del>
                  </w:ins>
                </w:sdtContent>
              </w:sdt>
              <w:ins w:author="Victor Jones. K" w:id="111" w:date="2026-09-24T07:32:03Z">
                <w:del w:author="Kanihaa" w:id="9" w:date="2026-09-25T08:48:49Z">
                  <w:sdt>
                    <w:sdtPr>
                      <w:id w:val="-1566379775"/>
                      <w:tag w:val="goog_rdk_7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tab/>
                        <w:tab/>
                        <w:tab/>
                        <w:tab/>
                        <w:tab/>
                        <w:tab/>
                        <w:delText xml:space="preserve">Q</w:delText>
                        <w:tab/>
                        <w:tab/>
                        <w:tab/>
                        <w:tab/>
                        <w:tab/>
                        <w:delText xml:space="preserve">=</w:delText>
                        <w:tab/>
                        <w:tab/>
                        <w:tab/>
                        <w:tab/>
                        <w:delText xml:space="preserve">./;lm[o n/, mgtifu.getadb],k’\kTHANGA </w:delText>
                      </w:r>
                    </w:sdtContent>
                  </w:sdt>
                </w:del>
              </w:ins>
            </w:sdtContent>
          </w:sdt>
          <w:sdt>
            <w:sdtPr>
              <w:id w:val="645314866"/>
              <w:tag w:val="goog_rdk_753"/>
            </w:sdtPr>
            <w:sdtContent>
              <w:ins w:author="Madhu Madhu" w:id="108" w:date="2026-09-24T06:53:19Z">
                <w:sdt>
                  <w:sdtPr>
                    <w:id w:val="-1805265639"/>
                    <w:tag w:val="goog_rdk_754"/>
                  </w:sdtPr>
                  <w:sdtContent>
                    <w:del w:author="Kanihaa" w:id="9" w:date="2026-09-25T08:48:49Z"/>
                  </w:sdtContent>
                </w:sdt>
              </w:ins>
              <w:sdt>
                <w:sdtPr>
                  <w:id w:val="353145218"/>
                  <w:tag w:val="goog_rdk_755"/>
                </w:sdtPr>
                <w:sdtContent>
                  <w:ins w:author="Madhu Madhu" w:id="108" w:date="2026-09-24T06:53:19Z">
                    <w:del w:author="Kanihaa" w:id="9" w:date="2026-09-25T08:48:49Z">
                      <w:r w:rsidDel="00000000" w:rsidR="00000000" w:rsidRPr="00000000">
                        <w:rPr>
                          <w:rtl w:val="0"/>
                        </w:rPr>
                      </w:r>
                    </w:del>
                  </w:ins>
                </w:sdtContent>
              </w:sdt>
              <w:ins w:author="Madhu Madhu" w:id="108" w:date="2026-09-24T06:53:19Z">
                <w:del w:author="Kanihaa" w:id="9" w:date="2026-09-25T08:48:49Z">
                  <w:bookmarkStart w:colFirst="0" w:colLast="0" w:name="_heading=h.c6cor04s80a4" w:id="7"/>
                  <w:bookmarkEnd w:id="7"/>
                </w:del>
              </w:ins>
            </w:sdtContent>
          </w:sdt>
        </w:p>
      </w:sdtContent>
    </w:sdt>
    <w:sdt>
      <w:sdtPr>
        <w:id w:val="1069349030"/>
        <w:tag w:val="goog_rdk_762"/>
      </w:sdtPr>
      <w:sdtContent>
        <w:p w:rsidR="00000000" w:rsidDel="00000000" w:rsidP="00000000" w:rsidRDefault="00000000" w:rsidRPr="00000000" w14:paraId="0000004B">
          <w:pPr>
            <w:pStyle w:val="Title"/>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886742464"/>
              <w:tag w:val="goog_rdk_757"/>
            </w:sdtPr>
            <w:sdtContent>
              <w:ins w:author="Madhu Madhu" w:id="108" w:date="2026-09-24T06:53:19Z">
                <w:sdt>
                  <w:sdtPr>
                    <w:id w:val="1387415600"/>
                    <w:tag w:val="goog_rdk_758"/>
                  </w:sdtPr>
                  <w:sdtContent>
                    <w:del w:author="Kanihaa" w:id="9" w:date="2026-09-25T08:48:49Z"/>
                  </w:sdtContent>
                </w:sdt>
              </w:ins>
              <w:sdt>
                <w:sdtPr>
                  <w:id w:val="-1245555920"/>
                  <w:tag w:val="goog_rdk_759"/>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g/,mo b bnk0[</w:delText>
                        <w:tab/>
                        <w:tab/>
                        <w:tab/>
                        <w:tab/>
                        <w:tab/>
                        <w:tab/>
                        <w:tab/>
                        <w:tab/>
                        <w:delText xml:space="preserve">-</w:delText>
                        <w:tab/>
                        <w:tab/>
                        <w:tab/>
                        <w:tab/>
                        <w:tab/>
                        <w:tab/>
                        <w:tab/>
                        <w:tab/>
                        <w:tab/>
                        <w:tab/>
                        <w:tab/>
                        <w:tab/>
                        <w:tab/>
                        <w:tab/>
                        <w:tab/>
                        <w:tab/>
                        <w:tab/>
                        <w:tab/>
                        <w:tab/>
                        <w:tab/>
                        <w:tab/>
                        <w:tab/>
                        <w:tab/>
                        <w:tab/>
                        <w:tab/>
                        <w:delText xml:space="preserve">-  n-</w:delText>
                      </w:r>
                    </w:del>
                  </w:ins>
                </w:sdtContent>
              </w:sdt>
              <w:ins w:author="Madhu Madhu" w:id="108" w:date="2026-09-24T06:53:19Z">
                <w:del w:author="Kanihaa" w:id="9" w:date="2026-09-25T08:48:49Z">
                  <w:bookmarkStart w:colFirst="0" w:colLast="0" w:name="_heading=h.7z74upi0kdah" w:id="6"/>
                  <w:bookmarkEnd w:id="6"/>
                  <w:sdt>
                    <w:sdtPr>
                      <w:id w:val="859722033"/>
                      <w:tag w:val="goog_rdk_7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PocketSmart AI: Your Smart Budget &amp; Recommendation Assistant</w:delText>
                      </w:r>
                    </w:sdtContent>
                  </w:sdt>
                  <w:sdt>
                    <w:sdtPr>
                      <w:id w:val="-114021156"/>
                      <w:tag w:val="goog_rdk_76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(Gen AI powered budget —fkkm.,dfkk</w:delText>
                      </w:r>
                    </w:sdtContent>
                  </w:sdt>
                </w:del>
              </w:ins>
            </w:sdtContent>
          </w:sdt>
        </w:p>
      </w:sdtContent>
    </w:sdt>
    <w:sdt>
      <w:sdtPr>
        <w:id w:val="-444961568"/>
        <w:tag w:val="goog_rdk_766"/>
      </w:sdtPr>
      <w:sdtContent>
        <w:p w:rsidR="00000000" w:rsidDel="00000000" w:rsidP="00000000" w:rsidRDefault="00000000" w:rsidRPr="00000000" w14:paraId="0000004C">
          <w:pPr>
            <w:pStyle w:val="Title"/>
            <w:tabs>
              <w:tab w:val="center" w:leader="none" w:pos="4513"/>
              <w:tab w:val="right" w:leader="none" w:pos="9026"/>
            </w:tabs>
            <w:spacing w:after="280" w:lineRule="auto"/>
            <w:ind w:right="-561.2598425196836"/>
            <w:jc w:val="center"/>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515003816"/>
              <w:tag w:val="goog_rdk_763"/>
            </w:sdtPr>
            <w:sdtContent>
              <w:ins w:author="Madhu Madhu" w:id="108" w:date="2026-09-24T06:53:19Z">
                <w:sdt>
                  <w:sdtPr>
                    <w:id w:val="-939562887"/>
                    <w:tag w:val="goog_rdk_764"/>
                  </w:sdtPr>
                  <w:sdtContent>
                    <w:del w:author="Kanihaa" w:id="9" w:date="2026-09-25T08:48:49Z"/>
                  </w:sdtContent>
                </w:sdt>
              </w:ins>
              <w:sdt>
                <w:sdtPr>
                  <w:id w:val="1779523094"/>
                  <w:tag w:val="goog_rdk_765"/>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w:delText>
                        <w:tab/>
                        <w:tab/>
                        <w:tab/>
                        <w:tab/>
                        <w:tab/>
                        <w:tab/>
                        <w:delText xml:space="preserve">Qm.,dfkk</w:delText>
                      </w:r>
                    </w:del>
                  </w:ins>
                </w:sdtContent>
              </w:sdt>
              <w:ins w:author="Madhu Madhu" w:id="108" w:date="2026-09-24T06:53:19Z">
                <w:del w:author="Kanihaa" w:id="9" w:date="2026-09-25T08:48:49Z">
                  <w:bookmarkStart w:colFirst="0" w:colLast="0" w:name="_heading=h.7z74upi0kdah" w:id="6"/>
                  <w:bookmarkEnd w:id="6"/>
                </w:del>
              </w:ins>
            </w:sdtContent>
          </w:sdt>
        </w:p>
      </w:sdtContent>
    </w:sdt>
    <w:sdt>
      <w:sdtPr>
        <w:id w:val="1318890900"/>
        <w:tag w:val="goog_rdk_770"/>
      </w:sdtPr>
      <w:sdtContent>
        <w:p w:rsidR="00000000" w:rsidDel="00000000" w:rsidP="00000000" w:rsidRDefault="00000000" w:rsidRPr="00000000" w14:paraId="0000004D">
          <w:pPr>
            <w:numPr>
              <w:ilvl w:val="0"/>
              <w:numId w:val="7"/>
            </w:numPr>
            <w:tabs>
              <w:tab w:val="center" w:leader="none" w:pos="4513"/>
              <w:tab w:val="right" w:leader="none" w:pos="9026"/>
            </w:tabs>
            <w:spacing w:after="280" w:lineRule="auto"/>
            <w:ind w:left="720" w:right="-561.2598425196836" w:hanging="360"/>
            <w:jc w:val="center"/>
            <w:rPr>
              <w:ins w:author="Madhu Madhu" w:id="108" w:date="2026-09-24T06:53:19Z"/>
              <w:del w:author="Kanihaa" w:id="9" w:date="2026-09-25T08:48:49Z"/>
              <w:rFonts w:ascii="Calibri" w:cs="Calibri" w:eastAsia="Calibri" w:hAnsi="Calibri"/>
              <w:strike w:val="1"/>
              <w:sz w:val="22"/>
              <w:szCs w:val="22"/>
            </w:rPr>
          </w:pPr>
          <w:sdt>
            <w:sdtPr>
              <w:id w:val="-1732048384"/>
              <w:tag w:val="goog_rdk_767"/>
            </w:sdtPr>
            <w:sdtContent>
              <w:ins w:author="Madhu Madhu" w:id="108" w:date="2026-09-24T06:53:19Z">
                <w:sdt>
                  <w:sdtPr>
                    <w:id w:val="978226216"/>
                    <w:tag w:val="goog_rdk_768"/>
                  </w:sdtPr>
                  <w:sdtContent>
                    <w:del w:author="Kanihaa" w:id="9" w:date="2026-09-25T08:48:49Z"/>
                  </w:sdtContent>
                </w:sdt>
              </w:ins>
              <w:sdt>
                <w:sdtPr>
                  <w:id w:val="-72814587"/>
                  <w:tag w:val="goog_rdk_769"/>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TY5R</w:delText>
                        <w:tab/>
                        <w:tab/>
                        <w:tab/>
                        <w:tab/>
                        <w:delText xml:space="preserve">fkkm.,dfkk</w:delText>
                      </w:r>
                    </w:del>
                  </w:ins>
                </w:sdtContent>
              </w:sdt>
              <w:ins w:author="Madhu Madhu" w:id="108" w:date="2026-09-24T06:53:19Z">
                <w:del w:author="Kanihaa" w:id="9" w:date="2026-09-25T08:48:49Z"/>
              </w:ins>
            </w:sdtContent>
          </w:sdt>
        </w:p>
      </w:sdtContent>
    </w:sdt>
    <w:sdt>
      <w:sdtPr>
        <w:id w:val="-1021753431"/>
        <w:tag w:val="goog_rdk_774"/>
      </w:sdtPr>
      <w:sdtContent>
        <w:p w:rsidR="00000000" w:rsidDel="00000000" w:rsidP="00000000" w:rsidRDefault="00000000" w:rsidRPr="00000000" w14:paraId="0000004E">
          <w:pPr>
            <w:pStyle w:val="Heading1"/>
            <w:numPr>
              <w:ilvl w:val="0"/>
              <w:numId w:val="7"/>
            </w:numPr>
            <w:tabs>
              <w:tab w:val="center" w:leader="none" w:pos="4513"/>
              <w:tab w:val="right" w:leader="none" w:pos="9026"/>
            </w:tabs>
            <w:spacing w:after="280" w:lineRule="auto"/>
            <w:ind w:left="720" w:right="-561.2598425196836" w:hanging="360"/>
            <w:jc w:val="center"/>
            <w:rPr>
              <w:ins w:author="Madhu Madhu" w:id="108" w:date="2026-09-24T06:53:19Z"/>
              <w:del w:author="Kanihaa" w:id="9" w:date="2026-09-25T08:48:49Z"/>
              <w:rFonts w:ascii="Calibri" w:cs="Calibri" w:eastAsia="Calibri" w:hAnsi="Calibri"/>
              <w:strike w:val="1"/>
              <w:highlight w:val="black"/>
            </w:rPr>
          </w:pPr>
          <w:sdt>
            <w:sdtPr>
              <w:id w:val="-195009111"/>
              <w:tag w:val="goog_rdk_771"/>
            </w:sdtPr>
            <w:sdtContent>
              <w:ins w:author="Madhu Madhu" w:id="108" w:date="2026-09-24T06:53:19Z">
                <w:sdt>
                  <w:sdtPr>
                    <w:id w:val="-237999856"/>
                    <w:tag w:val="goog_rdk_772"/>
                  </w:sdtPr>
                  <w:sdtContent>
                    <w:del w:author="Kanihaa" w:id="9" w:date="2026-09-25T08:48:49Z"/>
                  </w:sdtContent>
                </w:sdt>
              </w:ins>
              <w:sdt>
                <w:sdtPr>
                  <w:id w:val="972152894"/>
                  <w:tag w:val="goog_rdk_773"/>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w:delText>
                        <w:tab/>
                        <w:delText xml:space="preserve">=</w:delText>
                        <w:tab/>
                        <w:tab/>
                        <w:tab/>
                        <w:tab/>
                        <w:tab/>
                        <w:tab/>
                        <w:tab/>
                        <w:tab/>
                        <w:tab/>
                        <w:tab/>
                        <w:tab/>
                        <w:tab/>
                        <w:tab/>
                        <w:tab/>
                        <w:tab/>
                        <w:tab/>
                        <w:tab/>
                        <w:tab/>
                        <w:tab/>
                        <w:tab/>
                      </w:r>
                    </w:del>
                  </w:ins>
                </w:sdtContent>
              </w:sdt>
              <w:ins w:author="Madhu Madhu" w:id="108" w:date="2026-09-24T06:53:19Z">
                <w:del w:author="Kanihaa" w:id="9" w:date="2026-09-25T08:48:49Z">
                  <w:bookmarkStart w:colFirst="0" w:colLast="0" w:name="_heading=h.erqgmjgjetkl" w:id="20"/>
                  <w:bookmarkEnd w:id="20"/>
                </w:del>
              </w:ins>
            </w:sdtContent>
          </w:sdt>
        </w:p>
      </w:sdtContent>
    </w:sdt>
    <w:sdt>
      <w:sdtPr>
        <w:id w:val="-174354248"/>
        <w:tag w:val="goog_rdk_778"/>
      </w:sdtPr>
      <w:sdtContent>
        <w:p w:rsidR="00000000" w:rsidDel="00000000" w:rsidP="00000000" w:rsidRDefault="00000000" w:rsidRPr="00000000" w14:paraId="0000004F">
          <w:pPr>
            <w:numPr>
              <w:ilvl w:val="0"/>
              <w:numId w:val="7"/>
            </w:numPr>
            <w:spacing w:after="280" w:lineRule="auto"/>
            <w:ind w:left="-1695" w:right="-561.2598425196836" w:firstLine="0"/>
            <w:jc w:val="center"/>
            <w:rPr>
              <w:ins w:author="Madhu Madhu" w:id="108" w:date="2026-09-24T06:53:19Z"/>
              <w:del w:author="Kanihaa" w:id="9" w:date="2026-09-25T08:48:49Z"/>
              <w:strike w:val="1"/>
              <w:sz w:val="22"/>
              <w:szCs w:val="22"/>
            </w:rPr>
          </w:pPr>
          <w:sdt>
            <w:sdtPr>
              <w:id w:val="-1558249004"/>
              <w:tag w:val="goog_rdk_775"/>
            </w:sdtPr>
            <w:sdtContent>
              <w:ins w:author="Madhu Madhu" w:id="108" w:date="2026-09-24T06:53:19Z">
                <w:sdt>
                  <w:sdtPr>
                    <w:id w:val="1690394226"/>
                    <w:tag w:val="goog_rdk_776"/>
                  </w:sdtPr>
                  <w:sdtContent>
                    <w:del w:author="Kanihaa" w:id="9" w:date="2026-09-25T08:48:49Z"/>
                  </w:sdtContent>
                </w:sdt>
              </w:ins>
              <w:sdt>
                <w:sdtPr>
                  <w:id w:val="-1033174494"/>
                  <w:tag w:val="goog_rdk_777"/>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Madhu Madhu" w:id="108" w:date="2026-09-24T06:53:19Z">
                <w:del w:author="Kanihaa" w:id="9" w:date="2026-09-25T08:48:49Z"/>
              </w:ins>
            </w:sdtContent>
          </w:sdt>
        </w:p>
      </w:sdtContent>
    </w:sdt>
    <w:sdt>
      <w:sdtPr>
        <w:id w:val="4029487"/>
        <w:tag w:val="goog_rdk_784"/>
      </w:sdtPr>
      <w:sdtContent>
        <w:p w:rsidR="00000000" w:rsidDel="00000000" w:rsidP="00000000" w:rsidRDefault="00000000" w:rsidRPr="00000000" w14:paraId="00000050">
          <w:pPr>
            <w:spacing w:after="280" w:lineRule="auto"/>
            <w:ind w:left="720" w:right="-561.2598425196836" w:firstLine="0"/>
            <w:jc w:val="center"/>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229515096"/>
              <w:tag w:val="goog_rdk_779"/>
            </w:sdtPr>
            <w:sdtContent>
              <w:ins w:author="Madhu Madhu" w:id="108" w:date="2026-09-24T06:53:19Z">
                <w:sdt>
                  <w:sdtPr>
                    <w:id w:val="-1208909103"/>
                    <w:tag w:val="goog_rdk_780"/>
                  </w:sdtPr>
                  <w:sdtContent>
                    <w:del w:author="Kanihaa" w:id="9" w:date="2026-09-25T08:48:49Z"/>
                  </w:sdtContent>
                </w:sdt>
              </w:ins>
              <w:sdt>
                <w:sdtPr>
                  <w:id w:val="-885912294"/>
                  <w:tag w:val="goog_rdk_781"/>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-.and recommendation assistant)</w:delText>
                      </w:r>
                    </w:del>
                  </w:ins>
                </w:sdtContent>
              </w:sdt>
              <w:ins w:author="Madhu Madhu" w:id="108" w:date="2026-09-24T06:53:19Z">
                <w:del w:author="Kanihaa" w:id="9" w:date="2026-09-25T08:48:49Z">
                  <w:sdt>
                    <w:sdtPr>
                      <w:id w:val="1966709275"/>
                      <w:tag w:val="goog_rdk_7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768738058"/>
                      <w:tag w:val="goog_rdk_783"/>
                    </w:sdtPr>
                    <w:sdtContent>
                      <w:r w:rsidDel="00000000" w:rsidR="00000000" w:rsidRPr="00000000">
                        <w:rPr>
                          <w:rtl w:val="0"/>
                        </w:rPr>
                      </w:r>
                    </w:sdtContent>
                  </w:sdt>
                </w:del>
              </w:ins>
            </w:sdtContent>
          </w:sdt>
        </w:p>
      </w:sdtContent>
    </w:sdt>
    <w:sdt>
      <w:sdtPr>
        <w:id w:val="1679765260"/>
        <w:tag w:val="goog_rdk_788"/>
      </w:sdtPr>
      <w:sdtContent>
        <w:p w:rsidR="00000000" w:rsidDel="00000000" w:rsidP="00000000" w:rsidRDefault="00000000" w:rsidRPr="00000000" w14:paraId="00000051">
          <w:pPr>
            <w:spacing w:after="280" w:lineRule="auto"/>
            <w:ind w:left="720" w:right="-561.2598425196836" w:firstLine="0"/>
            <w:jc w:val="center"/>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563179392"/>
              <w:tag w:val="goog_rdk_785"/>
            </w:sdtPr>
            <w:sdtContent>
              <w:ins w:author="Madhu Madhu" w:id="108" w:date="2026-09-24T06:53:19Z">
                <w:sdt>
                  <w:sdtPr>
                    <w:id w:val="130720034"/>
                    <w:tag w:val="goog_rdk_786"/>
                  </w:sdtPr>
                  <w:sdtContent>
                    <w:del w:author="Kanihaa" w:id="9" w:date="2026-09-25T08:48:49Z"/>
                  </w:sdtContent>
                </w:sdt>
              </w:ins>
              <w:sdt>
                <w:sdtPr>
                  <w:id w:val="1841991207"/>
                  <w:tag w:val="goog_rdk_787"/>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Project Description</w:delText>
                      </w:r>
                    </w:del>
                  </w:ins>
                </w:sdtContent>
              </w:sdt>
              <w:ins w:author="Madhu Madhu" w:id="108" w:date="2026-09-24T06:53:19Z">
                <w:del w:author="Kanihaa" w:id="9" w:date="2026-09-25T08:48:49Z"/>
              </w:ins>
            </w:sdtContent>
          </w:sdt>
        </w:p>
      </w:sdtContent>
    </w:sdt>
    <w:sdt>
      <w:sdtPr>
        <w:id w:val="-1620248032"/>
        <w:tag w:val="goog_rdk_797"/>
      </w:sdtPr>
      <w:sdtContent>
        <w:p w:rsidR="00000000" w:rsidDel="00000000" w:rsidP="00000000" w:rsidRDefault="00000000" w:rsidRPr="00000000" w14:paraId="00000052">
          <w:pPr>
            <w:pStyle w:val="Heading1"/>
            <w:ind w:left="-1700" w:firstLine="0"/>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102809751"/>
              <w:tag w:val="goog_rdk_789"/>
            </w:sdtPr>
            <w:sdtContent>
              <w:ins w:author="Madhu Madhu" w:id="108" w:date="2026-09-24T06:53:19Z">
                <w:sdt>
                  <w:sdtPr>
                    <w:id w:val="-919613095"/>
                    <w:tag w:val="goog_rdk_790"/>
                  </w:sdtPr>
                  <w:sdtContent>
                    <w:del w:author="Kanihaa" w:id="9" w:date="2026-09-25T08:48:49Z"/>
                  </w:sdtContent>
                </w:sdt>
              </w:ins>
              <w:sdt>
                <w:sdtPr>
                  <w:id w:val="-1491193987"/>
                  <w:tag w:val="goog_rdk_791"/>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Managing budgets across </w:delText>
                      </w:r>
                    </w:del>
                  </w:ins>
                </w:sdtContent>
              </w:sdt>
              <w:ins w:author="Madhu Madhu" w:id="108" w:date="2026-09-24T06:53:19Z">
                <w:del w:author="Kanihaa" w:id="9" w:date="2026-09-25T08:48:49Z">
                  <w:bookmarkStart w:colFirst="0" w:colLast="0" w:name="_heading=h.u5n3i8dvzrq3" w:id="21"/>
                  <w:bookmarkEnd w:id="21"/>
                  <w:sdt>
                    <w:sdtPr>
                      <w:id w:val="1930757033"/>
                      <w:tag w:val="goog_rdk_79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differentdifferentdiffu68y</w:delText>
                      </w:r>
                    </w:sdtContent>
                  </w:sdt>
                  <w:sdt>
                    <w:sdtPr>
                      <w:id w:val="187964085"/>
                      <w:tag w:val="goog_rdk_7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295803426"/>
                      <w:tag w:val="goog_rdk_79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currentcbcerent life needs—like home decor, event planning, or jewelry shopping—can be overwhelming due to the wide variety of products, platforms, and price ranges. </w:delText>
                      </w:r>
                    </w:sdtContent>
                  </w:sdt>
                  <w:sdt>
                    <w:sdtPr>
                      <w:id w:val="1998603199"/>
                      <w:tag w:val="goog_rdk_79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PocketSmart</w:delText>
                      </w:r>
                    </w:sdtContent>
                  </w:sdt>
                  <w:sdt>
                    <w:sdtPr>
                      <w:id w:val="-1986438708"/>
                      <w:tag w:val="goog_rdk_7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AI addresses this challenge through a GenAI-powered, cross-platform recommendation system that delivers personalized, budget-based suggestions for products and services.Using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experience that bridges multiple categories and e-commerce ecosystems.</w:delText>
                      </w:r>
                    </w:sdtContent>
                  </w:sdt>
                </w:del>
              </w:ins>
            </w:sdtContent>
          </w:sdt>
        </w:p>
      </w:sdtContent>
    </w:sdt>
    <w:sdt>
      <w:sdtPr>
        <w:id w:val="225349719"/>
        <w:tag w:val="goog_rdk_801"/>
      </w:sdtPr>
      <w:sdtContent>
        <w:p w:rsidR="00000000" w:rsidDel="00000000" w:rsidP="00000000" w:rsidRDefault="00000000" w:rsidRPr="00000000" w14:paraId="00000053">
          <w:pPr>
            <w:pStyle w:val="Heading2"/>
            <w:spacing w:after="240" w:before="240" w:lineRule="auto"/>
            <w:jc w:val="both"/>
            <w:rPr>
              <w:ins w:author="Madhu Madhu" w:id="108" w:date="2026-09-24T06:53: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2018601842"/>
              <w:tag w:val="goog_rdk_798"/>
            </w:sdtPr>
            <w:sdtContent>
              <w:ins w:author="Madhu Madhu" w:id="108" w:date="2026-09-24T06:53:19Z">
                <w:sdt>
                  <w:sdtPr>
                    <w:id w:val="337604848"/>
                    <w:tag w:val="goog_rdk_799"/>
                  </w:sdtPr>
                  <w:sdtContent>
                    <w:del w:author="Kanihaa" w:id="9" w:date="2026-09-25T08:48:49Z"/>
                  </w:sdtContent>
                </w:sdt>
              </w:ins>
              <w:sdt>
                <w:sdtPr>
                  <w:id w:val="895173653"/>
                  <w:tag w:val="goog_rdk_800"/>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Scenario 1: Home Interior Planning with Smart Budget Allocation</w:delText>
                      </w:r>
                    </w:del>
                  </w:ins>
                </w:sdtContent>
              </w:sdt>
              <w:ins w:author="Madhu Madhu" w:id="108" w:date="2026-09-24T06:53:19Z">
                <w:del w:author="Kanihaa" w:id="9" w:date="2026-09-25T08:48:49Z">
                  <w:bookmarkStart w:colFirst="0" w:colLast="0" w:name="_heading=h.fjj2nqyq5xea" w:id="22"/>
                  <w:bookmarkEnd w:id="22"/>
                </w:del>
              </w:ins>
            </w:sdtContent>
          </w:sdt>
        </w:p>
      </w:sdtContent>
    </w:sdt>
    <w:sdt>
      <w:sdtPr>
        <w:id w:val="-1688638360"/>
        <w:tag w:val="goog_rdk_817"/>
      </w:sdtPr>
      <w:sdtContent>
        <w:p w:rsidR="00000000" w:rsidDel="00000000" w:rsidP="00000000" w:rsidRDefault="00000000" w:rsidRPr="00000000" w14:paraId="00000054">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Madhu Madhu" w:id="0" w:date="2026-09-24T06:53:19Z">
              <w:pPr>
                <w:spacing w:after="240" w:before="240" w:lineRule="auto"/>
                <w:jc w:val="both"/>
              </w:pPr>
            </w:pPrChange>
          </w:pPr>
          <w:sdt>
            <w:sdtPr>
              <w:id w:val="150339263"/>
              <w:tag w:val="goog_rdk_802"/>
            </w:sdtPr>
            <w:sdtContent>
              <w:ins w:author="Madhu Madhu" w:id="108" w:date="2026-09-24T06:53:19Z">
                <w:sdt>
                  <w:sdtPr>
                    <w:id w:val="18588511"/>
                    <w:tag w:val="goog_rdk_803"/>
                  </w:sdtPr>
                  <w:sdtContent>
                    <w:del w:author="Kanihaa" w:id="9" w:date="2026-09-25T08:48:49Z"/>
                  </w:sdtContent>
                </w:sdt>
              </w:ins>
              <w:sdt>
                <w:sdtPr>
                  <w:id w:val="-1377499599"/>
                  <w:tag w:val="goog_rdk_804"/>
                </w:sdtPr>
                <w:sdtContent>
                  <w:ins w:author="Madhu Madhu" w:id="108" w:date="2026-09-24T06:53:1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Users begin by selecting the Home Budget Planner. After entering their budget, they specify room types (e.g., Living Room, Kitchen, Bedroom) an</w:delText>
                      </w:r>
                    </w:del>
                  </w:ins>
                </w:sdtContent>
              </w:sdt>
              <w:ins w:author="Madhu Madhu" w:id="108" w:date="2026-09-24T06:53:19Z">
                <w:del w:author="Kanihaa" w:id="9" w:date="2026-09-25T08:48:49Z"/>
              </w:ins>
            </w:sdtContent>
          </w:sdt>
          <w:sdt>
            <w:sdtPr>
              <w:id w:val="171771609"/>
              <w:tag w:val="goog_rdk_805"/>
            </w:sdtPr>
            <w:sdtContent>
              <w:del w:author="Kanihaa" w:id="9" w:date="2026-09-25T08:48:49Z"/>
              <w:sdt>
                <w:sdtPr>
                  <w:id w:val="83385316"/>
                  <w:tag w:val="goog_rdk_80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tities for lights, ceiling fans, dining tables, etc. Gemini 1.5 Flash Pro processes this data and recommends cost-effective options for each category across platforms like IKEA and Amazon.Recommendations are balanced across </w:delText>
                    </w:r>
                  </w:del>
                </w:sdtContent>
              </w:sdt>
              <w:del w:author="Kanihaa" w:id="9" w:date="2026-09-25T08:48:49Z"/>
            </w:sdtContent>
          </w:sdt>
          <w:sdt>
            <w:sdtPr>
              <w:id w:val="-1679856046"/>
              <w:tag w:val="goog_rdk_807"/>
            </w:sdtPr>
            <w:sdtContent>
              <w:ins w:author="SPILEO" w:id="112" w:date="2026-09-23T13:58:46Z">
                <w:sdt>
                  <w:sdtPr>
                    <w:id w:val="505743961"/>
                    <w:tag w:val="goog_rdk_808"/>
                  </w:sdtPr>
                  <w:sdtContent>
                    <w:del w:author="Kanihaa" w:id="9" w:date="2026-09-25T08:48:49Z"/>
                  </w:sdtContent>
                </w:sdt>
              </w:ins>
              <w:sdt>
                <w:sdtPr>
                  <w:id w:val="-1090282589"/>
                  <w:tag w:val="goog_rdk_809"/>
                </w:sdtPr>
                <w:sdtContent>
                  <w:ins w:author="SPILEO" w:id="112" w:date="2026-09-23T13:58:4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functionality</w:delText>
                      </w:r>
                    </w:del>
                  </w:ins>
                </w:sdtContent>
              </w:sdt>
              <w:ins w:author="SPILEO" w:id="112" w:date="2026-09-23T13:58:46Z">
                <w:del w:author="Kanihaa" w:id="9" w:date="2026-09-25T08:48:49Z"/>
              </w:ins>
            </w:sdtContent>
          </w:sdt>
          <w:sdt>
            <w:sdtPr>
              <w:id w:val="-182443061"/>
              <w:tag w:val="goog_rdk_810"/>
            </w:sdtPr>
            <w:sdtContent>
              <w:del w:author="Kanihaa" w:id="9" w:date="2026-09-25T08:48:49Z"/>
            </w:sdtContent>
          </w:sdt>
          <w:sdt>
            <w:sdtPr>
              <w:id w:val="1519461032"/>
              <w:tag w:val="goog_rdk_811"/>
            </w:sdtPr>
            <w:sdtContent>
              <w:ins w:author="Yadhavan V.S" w:id="113" w:date="2026-09-23T05:18:21Z">
                <w:sdt>
                  <w:sdtPr>
                    <w:id w:val="2031190225"/>
                    <w:tag w:val="goog_rdk_812"/>
                  </w:sdtPr>
                  <w:sdtContent>
                    <w:del w:author="Kanihaa" w:id="9" w:date="2026-09-25T08:48:49Z"/>
                  </w:sdtContent>
                </w:sdt>
              </w:ins>
              <w:sdt>
                <w:sdtPr>
                  <w:id w:val="1016830852"/>
                  <w:tag w:val="goog_rdk_813"/>
                </w:sdtPr>
                <w:sdtContent>
                  <w:ins w:author="Yadhavan V.S" w:id="113" w:date="2026-09-23T05:18:2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w:delText>
                      </w:r>
                    </w:del>
                  </w:ins>
                </w:sdtContent>
              </w:sdt>
              <w:ins w:author="Yadhavan V.S" w:id="113" w:date="2026-09-23T05:18:21Z">
                <w:del w:author="Kanihaa" w:id="9" w:date="2026-09-25T08:48:49Z"/>
              </w:ins>
            </w:sdtContent>
          </w:sdt>
          <w:sdt>
            <w:sdtPr>
              <w:id w:val="796461486"/>
              <w:tag w:val="goog_rdk_814"/>
            </w:sdtPr>
            <w:sdtContent>
              <w:del w:author="Kanihaa" w:id="9" w:date="2026-09-25T08:48:49Z"/>
              <w:sdt>
                <w:sdtPr>
                  <w:id w:val="-1664545887"/>
                  <w:tag w:val="goog_rdk_81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functionality</w:delText>
                    </w:r>
                  </w:del>
                </w:sdtContent>
              </w:sdt>
              <w:del w:author="Kanihaa" w:id="9" w:date="2026-09-25T08:48:49Z">
                <w:sdt>
                  <w:sdtPr>
                    <w:id w:val="1773989269"/>
                    <w:tag w:val="goog_rdk_81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style, and price, ensuring users can decorate their spaces beautifully without overspending.</w:delText>
                    </w:r>
                  </w:sdtContent>
                </w:sdt>
              </w:del>
            </w:sdtContent>
          </w:sdt>
        </w:p>
      </w:sdtContent>
    </w:sdt>
    <w:sdt>
      <w:sdtPr>
        <w:id w:val="-435771659"/>
        <w:tag w:val="goog_rdk_820"/>
      </w:sdtPr>
      <w:sdtContent>
        <w:p w:rsidR="00000000" w:rsidDel="00000000" w:rsidP="00000000" w:rsidRDefault="00000000" w:rsidRPr="00000000" w14:paraId="00000055">
          <w:pPr>
            <w:pStyle w:val="Heading1"/>
            <w:spacing w:after="280" w:before="2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80" w:before="280" w:lineRule="auto"/>
                <w:jc w:val="both"/>
              </w:pPr>
            </w:pPrChange>
          </w:pPr>
          <w:sdt>
            <w:sdtPr>
              <w:id w:val="-235650344"/>
              <w:tag w:val="goog_rdk_818"/>
            </w:sdtPr>
            <w:sdtContent>
              <w:del w:author="Kanihaa" w:id="9" w:date="2026-09-25T08:48:49Z"/>
              <w:sdt>
                <w:sdtPr>
                  <w:id w:val="-1290725723"/>
                  <w:tag w:val="goog_rdk_81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Scenario 2: AI-Based Party Budget Planning</w:delText>
                    </w:r>
                  </w:del>
                </w:sdtContent>
              </w:sdt>
              <w:del w:author="Kanihaa" w:id="9" w:date="2026-09-25T08:48:49Z"/>
            </w:sdtContent>
          </w:sdt>
        </w:p>
      </w:sdtContent>
    </w:sdt>
    <w:sdt>
      <w:sdtPr>
        <w:id w:val="-72940074"/>
        <w:tag w:val="goog_rdk_830"/>
      </w:sdtPr>
      <w:sdtContent>
        <w:p w:rsidR="00000000" w:rsidDel="00000000" w:rsidP="00000000" w:rsidRDefault="00000000" w:rsidRPr="00000000" w14:paraId="00000056">
          <w:pPr>
            <w:pStyle w:val="Heading1"/>
            <w:spacing w:after="240" w:before="240" w:lineRule="auto"/>
            <w:ind w:left="3600" w:firstLine="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jc w:val="both"/>
              </w:pPr>
            </w:pPrChange>
          </w:pPr>
          <w:sdt>
            <w:sdtPr>
              <w:id w:val="1272886341"/>
              <w:tag w:val="goog_rdk_821"/>
            </w:sdtPr>
            <w:sdtContent>
              <w:del w:author="Kanihaa" w:id="9" w:date="2026-09-25T08:48:49Z"/>
              <w:sdt>
                <w:sdtPr>
                  <w:id w:val="-23602241"/>
                  <w:tag w:val="goog_rdk_82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 the </w:delText>
                    </w:r>
                  </w:del>
                </w:sdtContent>
              </w:sdt>
              <w:del w:author="Kanihaa" w:id="9" w:date="2026-09-25T08:48:49Z">
                <w:sdt>
                  <w:sdtPr>
                    <w:id w:val="1491436894"/>
                    <w:tag w:val="goog_rdk_8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Party P</w:delText>
                    </w:r>
                  </w:sdtContent>
                </w:sdt>
                <w:sdt>
                  <w:sdtPr>
                    <w:id w:val="2086858910"/>
                    <w:tag w:val="goog_rdk_8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lanner</w:delText>
                    </w:r>
                  </w:sdtContent>
                </w:sdt>
                <w:sdt>
                  <w:sdtPr>
                    <w:id w:val="1640575923"/>
                    <w:tag w:val="goog_rdk_82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users </w:delText>
                    </w:r>
                  </w:sdtContent>
                </w:sdt>
                <w:sdt>
                  <w:sdtPr>
                    <w:id w:val="223780929"/>
                    <w:tag w:val="goog_rdk_8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input their total budget, guest count, event type, and venue details. </w:delText>
                    </w:r>
                  </w:sdtContent>
                </w:sdt>
                <w:sdt>
                  <w:sdtPr>
                    <w:id w:val="1237419119"/>
                    <w:tag w:val="goog_rdk_82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Based on these inputs, the AI allocates the budget proportionally across </w:delText>
                    </w:r>
                  </w:sdtContent>
                </w:sdt>
                <w:sdt>
                  <w:sdtPr>
                    <w:id w:val="-1421422928"/>
                    <w:tag w:val="goog_rdk_8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catering, decoration, and entertainment</w:delText>
                    </w:r>
                  </w:sdtContent>
                </w:sdt>
                <w:sdt>
                  <w:sdtPr>
                    <w:id w:val="-1552048113"/>
                    <w:tag w:val="goog_rdk_8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sourcing options from vendors listed on Swiggy, Zomato, and even accommodation services like OYO.The system tailors suggestions based on event type (e.g., birthday, corporate, wedding), helping users organize a successful event without financial guesswork.</w:delText>
                    </w:r>
                  </w:sdtContent>
                </w:sdt>
              </w:del>
            </w:sdtContent>
          </w:sdt>
        </w:p>
      </w:sdtContent>
    </w:sdt>
    <w:sdt>
      <w:sdtPr>
        <w:id w:val="495505074"/>
        <w:tag w:val="goog_rdk_833"/>
      </w:sdtPr>
      <w:sdtContent>
        <w:p w:rsidR="00000000" w:rsidDel="00000000" w:rsidP="00000000" w:rsidRDefault="00000000" w:rsidRPr="00000000" w14:paraId="00000057">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jc w:val="both"/>
              </w:pPr>
            </w:pPrChange>
          </w:pPr>
          <w:sdt>
            <w:sdtPr>
              <w:id w:val="443028159"/>
              <w:tag w:val="goog_rdk_831"/>
            </w:sdtPr>
            <w:sdtContent>
              <w:del w:author="Kanihaa" w:id="9" w:date="2026-09-25T08:48:49Z"/>
              <w:sdt>
                <w:sdtPr>
                  <w:id w:val="-669837073"/>
                  <w:tag w:val="goog_rdk_83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Scenario 3: Jewelry Recommendations for Occasions</w:delText>
                    </w:r>
                  </w:del>
                </w:sdtContent>
              </w:sdt>
              <w:del w:author="Kanihaa" w:id="9" w:date="2026-09-25T08:48:49Z"/>
            </w:sdtContent>
          </w:sdt>
        </w:p>
      </w:sdtContent>
    </w:sdt>
    <w:sdt>
      <w:sdtPr>
        <w:id w:val="731203610"/>
        <w:tag w:val="goog_rdk_851"/>
      </w:sdtPr>
      <w:sdtContent>
        <w:p w:rsidR="00000000" w:rsidDel="00000000" w:rsidP="00000000" w:rsidRDefault="00000000" w:rsidRPr="00000000" w14:paraId="00000058">
          <w:pPr>
            <w:pStyle w:val="Heading1"/>
            <w:spacing w:after="240" w:before="240" w:lineRule="auto"/>
            <w:jc w:val="both"/>
            <w:rPr>
              <w:ins w:author="Pradeep" w:id="117" w:date="2026-09-22T00:01:01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jc w:val="both"/>
              </w:pPr>
            </w:pPrChange>
          </w:pPr>
          <w:sdt>
            <w:sdtPr>
              <w:id w:val="-1343197606"/>
              <w:tag w:val="goog_rdk_834"/>
            </w:sdtPr>
            <w:sdtContent>
              <w:del w:author="Kanihaa" w:id="9" w:date="2026-09-25T08:48:49Z"/>
              <w:sdt>
                <w:sdtPr>
                  <w:id w:val="-2007743813"/>
                  <w:tag w:val="goog_rdk_83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The </w:delText>
                    </w:r>
                  </w:del>
                </w:sdtContent>
              </w:sdt>
              <w:del w:author="Kanihaa" w:id="9" w:date="2026-09-25T08:48:49Z">
                <w:sdt>
                  <w:sdtPr>
                    <w:id w:val="48547656"/>
                    <w:tag w:val="goog_rdk_8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J</w:delText>
                    </w:r>
                  </w:sdtContent>
                </w:sdt>
                <w:sdt>
                  <w:sdtPr>
                    <w:id w:val="-952487900"/>
                    <w:tag w:val="goog_rdk_8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ewelry Budget Planner</w:delText>
                    </w:r>
                  </w:sdtContent>
                </w:sdt>
                <w:sdt>
                  <w:sdtPr>
                    <w:id w:val="-853176410"/>
                    <w:tag w:val="goog_rdk_83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w:delText>
                    </w:r>
                  </w:sdtContent>
                </w:sdt>
              </w:del>
            </w:sdtContent>
          </w:sdt>
          <w:sdt>
            <w:sdtPr>
              <w:id w:val="-1594254729"/>
              <w:tag w:val="goog_rdk_839"/>
            </w:sdtPr>
            <w:sdtContent>
              <w:ins w:author="Abi Kutty" w:id="115" w:date="2026-09-22T07:08:41Z">
                <w:sdt>
                  <w:sdtPr>
                    <w:id w:val="2098621446"/>
                    <w:tag w:val="goog_rdk_84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0" distT="0" distL="0" distR="0">
                            <wp:extent cx="5731510" cy="830580"/>
                            <wp:effectExtent b="0" l="0" r="0" t="0"/>
                            <wp:docPr id="19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731510" cy="830580"/>
                                    </a:xfrm>
                                    <a:prstGeom prst="rect"/>
                                    <a:ln/>
                                  </pic:spPr>
                                </pic:pic>
                              </a:graphicData>
                            </a:graphic>
                          </wp:inline>
                        </w:drawing>
                      </w:r>
                    </w:del>
                  </w:sdtContent>
                </w:sdt>
              </w:ins>
            </w:sdtContent>
          </w:sdt>
          <w:sdt>
            <w:sdtPr>
              <w:id w:val="-357948256"/>
              <w:tag w:val="goog_rdk_841"/>
            </w:sdtPr>
            <w:sdtContent>
              <w:del w:author="Kanihaa" w:id="9" w:date="2026-09-25T08:48:49Z"/>
            </w:sdtContent>
          </w:sdt>
          <w:sdt>
            <w:sdtPr>
              <w:id w:val="-1094396499"/>
              <w:tag w:val="goog_rdk_842"/>
            </w:sdtPr>
            <w:sdtContent>
              <w:ins w:author="SPILEO" w:id="116" w:date="2026-09-23T13:58:46Z">
                <w:sdt>
                  <w:sdtPr>
                    <w:id w:val="1294588936"/>
                    <w:tag w:val="goog_rdk_843"/>
                  </w:sdtPr>
                  <w:sdtContent>
                    <w:del w:author="Kanihaa" w:id="9" w:date="2026-09-25T08:48:49Z"/>
                  </w:sdtContent>
                </w:sdt>
              </w:ins>
              <w:sdt>
                <w:sdtPr>
                  <w:id w:val="-110734189"/>
                  <w:tag w:val="goog_rdk_844"/>
                </w:sdtPr>
                <w:sdtContent>
                  <w:ins w:author="SPILEO" w:id="116" w:date="2026-09-23T13:58:4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allows</w:delText>
                      </w:r>
                    </w:del>
                  </w:ins>
                </w:sdtContent>
              </w:sdt>
              <w:ins w:author="SPILEO" w:id="116" w:date="2026-09-23T13:58:46Z">
                <w:del w:author="Kanihaa" w:id="9" w:date="2026-09-25T08:48:49Z"/>
              </w:ins>
            </w:sdtContent>
          </w:sdt>
          <w:sdt>
            <w:sdtPr>
              <w:id w:val="1102413123"/>
              <w:tag w:val="goog_rdk_845"/>
            </w:sdtPr>
            <w:sdtContent>
              <w:del w:author="Kanihaa" w:id="9" w:date="2026-09-25T08:48:49Z"/>
              <w:sdt>
                <w:sdtPr>
                  <w:id w:val="771001893"/>
                  <w:tag w:val="goog_rdk_84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llows</w:delText>
                    </w:r>
                  </w:del>
                </w:sdtContent>
              </w:sdt>
              <w:del w:author="Kanihaa" w:id="9" w:date="2026-09-25T08:48:49Z">
                <w:sdt>
                  <w:sdtPr>
                    <w:id w:val="-437095199"/>
                    <w:tag w:val="goog_rdk_84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delText>
                    </w:r>
                  </w:sdtContent>
                </w:sdt>
              </w:del>
            </w:sdtContent>
          </w:sdt>
          <w:sdt>
            <w:sdtPr>
              <w:id w:val="1019873270"/>
              <w:tag w:val="goog_rdk_848"/>
            </w:sdtPr>
            <w:sdtContent>
              <w:ins w:author="Pradeep" w:id="117" w:date="2026-09-22T00:01:01Z">
                <w:sdt>
                  <w:sdtPr>
                    <w:id w:val="1851923903"/>
                    <w:tag w:val="goog_rdk_849"/>
                  </w:sdtPr>
                  <w:sdtContent>
                    <w:del w:author="Kanihaa" w:id="9" w:date="2026-09-25T08:48:49Z"/>
                  </w:sdtContent>
                </w:sdt>
              </w:ins>
              <w:sdt>
                <w:sdtPr>
                  <w:id w:val="1491912444"/>
                  <w:tag w:val="goog_rdk_850"/>
                </w:sdtPr>
                <w:sdtContent>
                  <w:ins w:author="Pradeep" w:id="117" w:date="2026-09-22T00:01:01Z">
                    <w:del w:author="Kanihaa" w:id="9" w:date="2026-09-25T08:48:49Z">
                      <w:r w:rsidDel="00000000" w:rsidR="00000000" w:rsidRPr="00000000">
                        <w:rPr>
                          <w:rtl w:val="0"/>
                        </w:rPr>
                      </w:r>
                    </w:del>
                  </w:ins>
                </w:sdtContent>
              </w:sdt>
              <w:ins w:author="Pradeep" w:id="117" w:date="2026-09-22T00:01:01Z">
                <w:del w:author="Kanihaa" w:id="9" w:date="2026-09-25T08:48:49Z"/>
              </w:ins>
            </w:sdtContent>
          </w:sdt>
        </w:p>
      </w:sdtContent>
    </w:sdt>
    <w:sdt>
      <w:sdtPr>
        <w:id w:val="-1632100910"/>
        <w:tag w:val="goog_rdk_859"/>
      </w:sdtPr>
      <w:sdtContent>
        <w:p w:rsidR="00000000" w:rsidDel="00000000" w:rsidP="00000000" w:rsidRDefault="00000000" w:rsidRPr="00000000" w14:paraId="00000059">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jc w:val="both"/>
              </w:pPr>
            </w:pPrChange>
          </w:pPr>
          <w:sdt>
            <w:sdtPr>
              <w:id w:val="-591810836"/>
              <w:tag w:val="goog_rdk_852"/>
            </w:sdtPr>
            <w:sdtContent>
              <w:ins w:author="Pradeep" w:id="117" w:date="2026-09-22T00:01:01Z">
                <w:sdt>
                  <w:sdtPr>
                    <w:id w:val="-898693027"/>
                    <w:tag w:val="goog_rdk_853"/>
                  </w:sdtPr>
                  <w:sdtContent>
                    <w:del w:author="Kanihaa" w:id="9" w:date="2026-09-25T08:48:49Z"/>
                  </w:sdtContent>
                </w:sdt>
              </w:ins>
              <w:sdt>
                <w:sdtPr>
                  <w:id w:val="62024409"/>
                  <w:tag w:val="goog_rdk_854"/>
                </w:sdtPr>
                <w:sdtContent>
                  <w:ins w:author="Pradeep" w:id="117" w:date="2026-09-22T00:01:0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Pradeep" w:id="117" w:date="2026-09-22T00:01:01Z">
                <w:del w:author="Kanihaa" w:id="9" w:date="2026-09-25T08:48:49Z">
                  <w:sdt>
                    <w:sdtPr>
                      <w:id w:val="1553398373"/>
                      <w:tag w:val="goog_rdk_85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 this project we are gonna see about home,party and jewelry budget planner and ai gives </w:delText>
                      </w:r>
                    </w:sdtContent>
                  </w:sdt>
                  <w:sdt>
                    <w:sdtPr>
                      <w:id w:val="-474380760"/>
                      <w:tag w:val="goog_rdk_85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recommendation)</w:delText>
                      </w:r>
                    </w:sdtContent>
                  </w:sdt>
                </w:del>
              </w:ins>
            </w:sdtContent>
          </w:sdt>
          <w:sdt>
            <w:sdtPr>
              <w:id w:val="-1892396530"/>
              <w:tag w:val="goog_rdk_857"/>
            </w:sdtPr>
            <w:sdtContent>
              <w:del w:author="Kanihaa" w:id="9" w:date="2026-09-25T08:48:49Z"/>
              <w:sdt>
                <w:sdtPr>
                  <w:id w:val="-868355444"/>
                  <w:tag w:val="goog_rdk_858"/>
                </w:sdtPr>
                <w:sdtContent>
                  <w:del w:author="Kanihaa" w:id="9" w:date="2026-09-25T08:48:49Z">
                    <w:r w:rsidDel="00000000" w:rsidR="00000000" w:rsidRPr="00000000">
                      <w:rPr>
                        <w:rtl w:val="0"/>
                      </w:rPr>
                    </w:r>
                  </w:del>
                </w:sdtContent>
              </w:sdt>
              <w:del w:author="Kanihaa" w:id="9" w:date="2026-09-25T08:48:49Z"/>
            </w:sdtContent>
          </w:sdt>
        </w:p>
      </w:sdtContent>
    </w:sdt>
    <w:sdt>
      <w:sdtPr>
        <w:id w:val="147450318"/>
        <w:tag w:val="goog_rdk_862"/>
      </w:sdtPr>
      <w:sdtContent>
        <w:p w:rsidR="00000000" w:rsidDel="00000000" w:rsidP="00000000" w:rsidRDefault="00000000" w:rsidRPr="00000000" w14:paraId="0000005A">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1326311926"/>
              <w:tag w:val="goog_rdk_860"/>
            </w:sdtPr>
            <w:sdtContent>
              <w:del w:author="Kanihaa" w:id="9" w:date="2026-09-25T08:48:49Z"/>
              <w:sdt>
                <w:sdtPr>
                  <w:id w:val="1678407156"/>
                  <w:tag w:val="goog_rdk_861"/>
                </w:sdtPr>
                <w:sdtContent>
                  <w:del w:author="Kanihaa" w:id="9" w:date="2026-09-25T08:48:49Z">
                    <w:r w:rsidDel="00000000" w:rsidR="00000000" w:rsidRPr="00000000">
                      <w:rPr>
                        <w:rtl w:val="0"/>
                      </w:rPr>
                    </w:r>
                  </w:del>
                </w:sdtContent>
              </w:sdt>
              <w:del w:author="Kanihaa" w:id="9" w:date="2026-09-25T08:48:49Z"/>
            </w:sdtContent>
          </w:sdt>
        </w:p>
      </w:sdtContent>
    </w:sdt>
    <w:sdt>
      <w:sdtPr>
        <w:id w:val="1382176882"/>
        <w:tag w:val="goog_rdk_870"/>
      </w:sdtPr>
      <w:sdtContent>
        <w:p w:rsidR="00000000" w:rsidDel="00000000" w:rsidP="00000000" w:rsidRDefault="00000000" w:rsidRPr="00000000" w14:paraId="0000005B">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1073185081"/>
              <w:tag w:val="goog_rdk_865"/>
            </w:sdtPr>
            <w:sdtContent>
              <w:ins w:author="Suriyaprakash bscit25" w:id="118" w:date="2026-09-22T17:08:20Z">
                <w:sdt>
                  <w:sdtPr>
                    <w:id w:val="407412858"/>
                    <w:tag w:val="goog_rdk_866"/>
                  </w:sdtPr>
                  <w:sdtContent>
                    <w:del w:author="Kanihaa" w:id="9" w:date="2026-09-25T08:48:49Z"/>
                  </w:sdtContent>
                </w:sdt>
              </w:ins>
              <w:sdt>
                <w:sdtPr>
                  <w:id w:val="-1538231711"/>
                  <w:tag w:val="goog_rdk_867"/>
                </w:sdtPr>
                <w:sdtContent>
                  <w:ins w:author="Suriyaprakash bscit25" w:id="118" w:date="2026-09-22T17:08:2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Suriyaprakash bscit25" w:id="118" w:date="2026-09-22T17:08:20Z">
                <w:del w:author="Kanihaa" w:id="9" w:date="2026-09-25T08:48:49Z"/>
              </w:ins>
            </w:sdtContent>
          </w:sdt>
          <w:sdt>
            <w:sdtPr>
              <w:id w:val="129632036"/>
              <w:tag w:val="goog_rdk_868"/>
            </w:sdtPr>
            <w:sdtContent>
              <w:del w:author="Kanihaa" w:id="9" w:date="2026-09-25T08:48:49Z"/>
              <w:sdt>
                <w:sdtPr>
                  <w:id w:val="-578549827"/>
                  <w:tag w:val="goog_rdk_869"/>
                </w:sdtPr>
                <w:sdtContent>
                  <w:del w:author="Kanihaa" w:id="9" w:date="2026-09-25T08:48:49Z">
                    <w:r w:rsidDel="00000000" w:rsidR="00000000" w:rsidRPr="00000000">
                      <w:rPr>
                        <w:rtl w:val="0"/>
                      </w:rPr>
                    </w:r>
                  </w:del>
                </w:sdtContent>
              </w:sdt>
              <w:del w:author="Kanihaa" w:id="9" w:date="2026-09-25T08:48:49Z"/>
            </w:sdtContent>
          </w:sdt>
        </w:p>
      </w:sdtContent>
    </w:sdt>
    <w:sdt>
      <w:sdtPr>
        <w:id w:val="-707506365"/>
        <w:tag w:val="goog_rdk_873"/>
      </w:sdtPr>
      <w:sdtContent>
        <w:p w:rsidR="00000000" w:rsidDel="00000000" w:rsidP="00000000" w:rsidRDefault="00000000" w:rsidRPr="00000000" w14:paraId="0000005C">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2041294750"/>
              <w:tag w:val="goog_rdk_871"/>
            </w:sdtPr>
            <w:sdtContent>
              <w:del w:author="Kanihaa" w:id="9" w:date="2026-09-25T08:48:49Z"/>
              <w:sdt>
                <w:sdtPr>
                  <w:id w:val="-1193078826"/>
                  <w:tag w:val="goog_rdk_872"/>
                </w:sdtPr>
                <w:sdtContent>
                  <w:del w:author="Kanihaa" w:id="9" w:date="2026-09-25T08:48:49Z">
                    <w:r w:rsidDel="00000000" w:rsidR="00000000" w:rsidRPr="00000000">
                      <w:rPr>
                        <w:rtl w:val="0"/>
                      </w:rPr>
                    </w:r>
                  </w:del>
                </w:sdtContent>
              </w:sdt>
              <w:del w:author="Kanihaa" w:id="9" w:date="2026-09-25T08:48:49Z"/>
            </w:sdtContent>
          </w:sdt>
        </w:p>
      </w:sdtContent>
    </w:sdt>
    <w:sdt>
      <w:sdtPr>
        <w:id w:val="1538035581"/>
        <w:tag w:val="goog_rdk_881"/>
      </w:sdtPr>
      <w:sdtContent>
        <w:p w:rsidR="00000000" w:rsidDel="00000000" w:rsidP="00000000" w:rsidRDefault="00000000" w:rsidRPr="00000000" w14:paraId="0000005D">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122631206"/>
              <w:tag w:val="goog_rdk_876"/>
            </w:sdtPr>
            <w:sdtContent>
              <w:ins w:author="Sridhar R" w:id="119" w:date="2026-09-22T13:07:43Z">
                <w:sdt>
                  <w:sdtPr>
                    <w:id w:val="1523373105"/>
                    <w:tag w:val="goog_rdk_877"/>
                  </w:sdtPr>
                  <w:sdtContent>
                    <w:del w:author="Kanihaa" w:id="9" w:date="2026-09-25T08:48:49Z"/>
                  </w:sdtContent>
                </w:sdt>
              </w:ins>
              <w:sdt>
                <w:sdtPr>
                  <w:id w:val="784647315"/>
                  <w:tag w:val="goog_rdk_878"/>
                </w:sdtPr>
                <w:sdtContent>
                  <w:ins w:author="Sridhar R" w:id="119" w:date="2026-09-22T13:07:4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Sridhar R" w:id="119" w:date="2026-09-22T13:07:43Z">
                <w:del w:author="Kanihaa" w:id="9" w:date="2026-09-25T08:48:49Z"/>
              </w:ins>
            </w:sdtContent>
          </w:sdt>
          <w:sdt>
            <w:sdtPr>
              <w:id w:val="-1569355569"/>
              <w:tag w:val="goog_rdk_879"/>
            </w:sdtPr>
            <w:sdtContent>
              <w:del w:author="Kanihaa" w:id="9" w:date="2026-09-25T08:48:49Z"/>
              <w:sdt>
                <w:sdtPr>
                  <w:id w:val="-42640897"/>
                  <w:tag w:val="goog_rdk_880"/>
                </w:sdtPr>
                <w:sdtContent>
                  <w:del w:author="Kanihaa" w:id="9" w:date="2026-09-25T08:48:49Z">
                    <w:r w:rsidDel="00000000" w:rsidR="00000000" w:rsidRPr="00000000">
                      <w:rPr>
                        <w:rtl w:val="0"/>
                      </w:rPr>
                    </w:r>
                  </w:del>
                </w:sdtContent>
              </w:sdt>
              <w:del w:author="Kanihaa" w:id="9" w:date="2026-09-25T08:48:49Z"/>
            </w:sdtContent>
          </w:sdt>
        </w:p>
      </w:sdtContent>
    </w:sdt>
    <w:sdt>
      <w:sdtPr>
        <w:id w:val="763430214"/>
        <w:tag w:val="goog_rdk_884"/>
      </w:sdtPr>
      <w:sdtContent>
        <w:p w:rsidR="00000000" w:rsidDel="00000000" w:rsidP="00000000" w:rsidRDefault="00000000" w:rsidRPr="00000000" w14:paraId="0000005E">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809905771"/>
              <w:tag w:val="goog_rdk_882"/>
            </w:sdtPr>
            <w:sdtContent>
              <w:del w:author="Kanihaa" w:id="9" w:date="2026-09-25T08:48:49Z"/>
              <w:sdt>
                <w:sdtPr>
                  <w:id w:val="4928240"/>
                  <w:tag w:val="goog_rdk_883"/>
                </w:sdtPr>
                <w:sdtContent>
                  <w:del w:author="Kanihaa" w:id="9" w:date="2026-09-25T08:48:49Z">
                    <w:r w:rsidDel="00000000" w:rsidR="00000000" w:rsidRPr="00000000">
                      <w:rPr>
                        <w:rtl w:val="0"/>
                      </w:rPr>
                    </w:r>
                  </w:del>
                </w:sdtContent>
              </w:sdt>
              <w:del w:author="Kanihaa" w:id="9" w:date="2026-09-25T08:48:49Z"/>
            </w:sdtContent>
          </w:sdt>
        </w:p>
      </w:sdtContent>
    </w:sdt>
    <w:sdt>
      <w:sdtPr>
        <w:id w:val="-1762604307"/>
        <w:tag w:val="goog_rdk_887"/>
      </w:sdtPr>
      <w:sdtContent>
        <w:p w:rsidR="00000000" w:rsidDel="00000000" w:rsidP="00000000" w:rsidRDefault="00000000" w:rsidRPr="00000000" w14:paraId="0000005F">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718935210"/>
              <w:tag w:val="goog_rdk_885"/>
            </w:sdtPr>
            <w:sdtContent>
              <w:del w:author="Kanihaa" w:id="9" w:date="2026-09-25T08:48:49Z"/>
              <w:sdt>
                <w:sdtPr>
                  <w:id w:val="-518606980"/>
                  <w:tag w:val="goog_rdk_886"/>
                </w:sdtPr>
                <w:sdtContent>
                  <w:del w:author="Kanihaa" w:id="9" w:date="2026-09-25T08:48:49Z">
                    <w:r w:rsidDel="00000000" w:rsidR="00000000" w:rsidRPr="00000000">
                      <w:rPr>
                        <w:rtl w:val="0"/>
                      </w:rPr>
                    </w:r>
                  </w:del>
                </w:sdtContent>
              </w:sdt>
              <w:del w:author="Kanihaa" w:id="9" w:date="2026-09-25T08:48:49Z"/>
            </w:sdtContent>
          </w:sdt>
        </w:p>
      </w:sdtContent>
    </w:sdt>
    <w:sdt>
      <w:sdtPr>
        <w:id w:val="129709617"/>
        <w:tag w:val="goog_rdk_893"/>
      </w:sdtPr>
      <w:sdtContent>
        <w:p w:rsidR="00000000" w:rsidDel="00000000" w:rsidP="00000000" w:rsidRDefault="00000000" w:rsidRPr="00000000" w14:paraId="00000060">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120760472"/>
              <w:tag w:val="goog_rdk_890"/>
            </w:sdtPr>
            <w:sdtContent>
              <w:ins w:author="Monicaragavan" w:id="120" w:date="2026-09-23T08:08:22Z">
                <w:sdt>
                  <w:sdtPr>
                    <w:id w:val="341420347"/>
                    <w:tag w:val="goog_rdk_891"/>
                  </w:sdtPr>
                  <w:sdtContent>
                    <w:del w:author="Kanihaa" w:id="9" w:date="2026-09-25T08:48:49Z"/>
                  </w:sdtContent>
                </w:sdt>
              </w:ins>
              <w:sdt>
                <w:sdtPr>
                  <w:id w:val="-1327489380"/>
                  <w:tag w:val="goog_rdk_892"/>
                </w:sdtPr>
                <w:sdtContent>
                  <w:ins w:author="Monicaragavan" w:id="120"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 as an experienced Generative Al Project Developer and carefully analyze the provided project documentation.</w:delText>
                      </w:r>
                    </w:del>
                  </w:ins>
                </w:sdtContent>
              </w:sdt>
              <w:ins w:author="Monicaragavan" w:id="120" w:date="2026-09-23T08:08:22Z">
                <w:del w:author="Kanihaa" w:id="9" w:date="2026-09-25T08:48:49Z"/>
              </w:ins>
            </w:sdtContent>
          </w:sdt>
        </w:p>
      </w:sdtContent>
    </w:sdt>
    <w:sdt>
      <w:sdtPr>
        <w:id w:val="-1294506641"/>
        <w:tag w:val="goog_rdk_897"/>
      </w:sdtPr>
      <w:sdtContent>
        <w:p w:rsidR="00000000" w:rsidDel="00000000" w:rsidP="00000000" w:rsidRDefault="00000000" w:rsidRPr="00000000" w14:paraId="00000061">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241132195"/>
              <w:tag w:val="goog_rdk_894"/>
            </w:sdtPr>
            <w:sdtContent>
              <w:ins w:author="Monicaragavan" w:id="120" w:date="2026-09-23T08:08:22Z">
                <w:sdt>
                  <w:sdtPr>
                    <w:id w:val="-1673154256"/>
                    <w:tag w:val="goog_rdk_895"/>
                  </w:sdtPr>
                  <w:sdtContent>
                    <w:del w:author="Kanihaa" w:id="9" w:date="2026-09-25T08:48:49Z"/>
                  </w:sdtContent>
                </w:sdt>
              </w:ins>
              <w:sdt>
                <w:sdtPr>
                  <w:id w:val="1094992631"/>
                  <w:tag w:val="goog_rdk_896"/>
                </w:sdtPr>
                <w:sdtContent>
                  <w:ins w:author="Monicaragavan" w:id="120" w:date="2026-09-23T08:08:22Z">
                    <w:del w:author="Kanihaa" w:id="9" w:date="2026-09-25T08:48:49Z">
                      <w:r w:rsidDel="00000000" w:rsidR="00000000" w:rsidRPr="00000000">
                        <w:rPr>
                          <w:rtl w:val="0"/>
                        </w:rPr>
                      </w:r>
                    </w:del>
                  </w:ins>
                </w:sdtContent>
              </w:sdt>
              <w:ins w:author="Monicaragavan" w:id="120" w:date="2026-09-23T08:08:22Z">
                <w:del w:author="Kanihaa" w:id="9" w:date="2026-09-25T08:48:49Z"/>
              </w:ins>
            </w:sdtContent>
          </w:sdt>
        </w:p>
      </w:sdtContent>
    </w:sdt>
    <w:sdt>
      <w:sdtPr>
        <w:id w:val="-251501593"/>
        <w:tag w:val="goog_rdk_901"/>
      </w:sdtPr>
      <w:sdtContent>
        <w:p w:rsidR="00000000" w:rsidDel="00000000" w:rsidP="00000000" w:rsidRDefault="00000000" w:rsidRPr="00000000" w14:paraId="00000062">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93567988"/>
              <w:tag w:val="goog_rdk_898"/>
            </w:sdtPr>
            <w:sdtContent>
              <w:ins w:author="Monicaragavan" w:id="120" w:date="2026-09-23T08:08:22Z">
                <w:sdt>
                  <w:sdtPr>
                    <w:id w:val="95000368"/>
                    <w:tag w:val="goog_rdk_899"/>
                  </w:sdtPr>
                  <w:sdtContent>
                    <w:del w:author="Kanihaa" w:id="9" w:date="2026-09-25T08:48:49Z"/>
                  </w:sdtContent>
                </w:sdt>
              </w:ins>
              <w:sdt>
                <w:sdtPr>
                  <w:id w:val="651349750"/>
                  <w:tag w:val="goog_rdk_900"/>
                </w:sdtPr>
                <w:sdtContent>
                  <w:ins w:author="Monicaragavan" w:id="120"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Build the complete project from scratch, including all required folders, files, dependencies, and configurations.</w:delText>
                      </w:r>
                    </w:del>
                  </w:ins>
                </w:sdtContent>
              </w:sdt>
              <w:ins w:author="Monicaragavan" w:id="120" w:date="2026-09-23T08:08:22Z">
                <w:del w:author="Kanihaa" w:id="9" w:date="2026-09-25T08:48:49Z"/>
              </w:ins>
            </w:sdtContent>
          </w:sdt>
        </w:p>
      </w:sdtContent>
    </w:sdt>
    <w:sdt>
      <w:sdtPr>
        <w:id w:val="-214573790"/>
        <w:tag w:val="goog_rdk_905"/>
      </w:sdtPr>
      <w:sdtContent>
        <w:p w:rsidR="00000000" w:rsidDel="00000000" w:rsidP="00000000" w:rsidRDefault="00000000" w:rsidRPr="00000000" w14:paraId="00000063">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55189911"/>
              <w:tag w:val="goog_rdk_902"/>
            </w:sdtPr>
            <w:sdtContent>
              <w:ins w:author="Monicaragavan" w:id="120" w:date="2026-09-23T08:08:22Z">
                <w:sdt>
                  <w:sdtPr>
                    <w:id w:val="-262131239"/>
                    <w:tag w:val="goog_rdk_903"/>
                  </w:sdtPr>
                  <w:sdtContent>
                    <w:del w:author="Kanihaa" w:id="9" w:date="2026-09-25T08:48:49Z"/>
                  </w:sdtContent>
                </w:sdt>
              </w:ins>
              <w:sdt>
                <w:sdtPr>
                  <w:id w:val="841362313"/>
                  <w:tag w:val="goog_rdk_904"/>
                </w:sdtPr>
                <w:sdtContent>
                  <w:ins w:author="Monicaragavan" w:id="120" w:date="2026-09-23T08:08:22Z">
                    <w:del w:author="Kanihaa" w:id="9" w:date="2026-09-25T08:48:49Z">
                      <w:r w:rsidDel="00000000" w:rsidR="00000000" w:rsidRPr="00000000">
                        <w:rPr>
                          <w:rtl w:val="0"/>
                        </w:rPr>
                      </w:r>
                    </w:del>
                  </w:ins>
                </w:sdtContent>
              </w:sdt>
              <w:ins w:author="Monicaragavan" w:id="120" w:date="2026-09-23T08:08:22Z">
                <w:del w:author="Kanihaa" w:id="9" w:date="2026-09-25T08:48:49Z"/>
              </w:ins>
            </w:sdtContent>
          </w:sdt>
        </w:p>
      </w:sdtContent>
    </w:sdt>
    <w:sdt>
      <w:sdtPr>
        <w:id w:val="812923165"/>
        <w:tag w:val="goog_rdk_909"/>
      </w:sdtPr>
      <w:sdtContent>
        <w:p w:rsidR="00000000" w:rsidDel="00000000" w:rsidP="00000000" w:rsidRDefault="00000000" w:rsidRPr="00000000" w14:paraId="00000064">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1533106365"/>
              <w:tag w:val="goog_rdk_906"/>
            </w:sdtPr>
            <w:sdtContent>
              <w:ins w:author="Monicaragavan" w:id="120" w:date="2026-09-23T08:08:22Z">
                <w:sdt>
                  <w:sdtPr>
                    <w:id w:val="-768489684"/>
                    <w:tag w:val="goog_rdk_907"/>
                  </w:sdtPr>
                  <w:sdtContent>
                    <w:del w:author="Kanihaa" w:id="9" w:date="2026-09-25T08:48:49Z"/>
                  </w:sdtContent>
                </w:sdt>
              </w:ins>
              <w:sdt>
                <w:sdtPr>
                  <w:id w:val="-2039744010"/>
                  <w:tag w:val="goog_rdk_908"/>
                </w:sdtPr>
                <w:sdtContent>
                  <w:ins w:author="Monicaragavan" w:id="120"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 full, working code for every file, not just the partial snippets provided in the documentation.</w:delText>
                      </w:r>
                    </w:del>
                  </w:ins>
                </w:sdtContent>
              </w:sdt>
              <w:ins w:author="Monicaragavan" w:id="120" w:date="2026-09-23T08:08:22Z">
                <w:del w:author="Kanihaa" w:id="9" w:date="2026-09-25T08:48:49Z"/>
              </w:ins>
            </w:sdtContent>
          </w:sdt>
        </w:p>
      </w:sdtContent>
    </w:sdt>
    <w:sdt>
      <w:sdtPr>
        <w:id w:val="1198944293"/>
        <w:tag w:val="goog_rdk_913"/>
      </w:sdtPr>
      <w:sdtContent>
        <w:p w:rsidR="00000000" w:rsidDel="00000000" w:rsidP="00000000" w:rsidRDefault="00000000" w:rsidRPr="00000000" w14:paraId="00000065">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731138333"/>
              <w:tag w:val="goog_rdk_910"/>
            </w:sdtPr>
            <w:sdtContent>
              <w:ins w:author="Monicaragavan" w:id="120" w:date="2026-09-23T08:08:22Z">
                <w:sdt>
                  <w:sdtPr>
                    <w:id w:val="-767771445"/>
                    <w:tag w:val="goog_rdk_911"/>
                  </w:sdtPr>
                  <w:sdtContent>
                    <w:del w:author="Kanihaa" w:id="9" w:date="2026-09-25T08:48:49Z"/>
                  </w:sdtContent>
                </w:sdt>
              </w:ins>
              <w:sdt>
                <w:sdtPr>
                  <w:id w:val="-960911286"/>
                  <w:tag w:val="goog_rdk_912"/>
                </w:sdtPr>
                <w:sdtContent>
                  <w:ins w:author="Monicaragavan" w:id="120" w:date="2026-09-23T08:08:22Z">
                    <w:del w:author="Kanihaa" w:id="9" w:date="2026-09-25T08:48:49Z">
                      <w:r w:rsidDel="00000000" w:rsidR="00000000" w:rsidRPr="00000000">
                        <w:rPr>
                          <w:rtl w:val="0"/>
                        </w:rPr>
                      </w:r>
                    </w:del>
                  </w:ins>
                </w:sdtContent>
              </w:sdt>
              <w:ins w:author="Monicaragavan" w:id="120" w:date="2026-09-23T08:08:22Z">
                <w:del w:author="Kanihaa" w:id="9" w:date="2026-09-25T08:48:49Z"/>
              </w:ins>
            </w:sdtContent>
          </w:sdt>
        </w:p>
      </w:sdtContent>
    </w:sdt>
    <w:sdt>
      <w:sdtPr>
        <w:id w:val="-148834501"/>
        <w:tag w:val="goog_rdk_917"/>
      </w:sdtPr>
      <w:sdtContent>
        <w:p w:rsidR="00000000" w:rsidDel="00000000" w:rsidP="00000000" w:rsidRDefault="00000000" w:rsidRPr="00000000" w14:paraId="00000066">
          <w:pPr>
            <w:pStyle w:val="Heading1"/>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421499911"/>
              <w:tag w:val="goog_rdk_914"/>
            </w:sdtPr>
            <w:sdtContent>
              <w:ins w:author="Monicaragavan" w:id="120" w:date="2026-09-23T08:08:22Z">
                <w:sdt>
                  <w:sdtPr>
                    <w:id w:val="251075929"/>
                    <w:tag w:val="goog_rdk_915"/>
                  </w:sdtPr>
                  <w:sdtContent>
                    <w:del w:author="Kanihaa" w:id="9" w:date="2026-09-25T08:48:49Z"/>
                  </w:sdtContent>
                </w:sdt>
              </w:ins>
              <w:sdt>
                <w:sdtPr>
                  <w:id w:val="-1940220899"/>
                  <w:tag w:val="goog_rdk_916"/>
                </w:sdtPr>
                <w:sdtContent>
                  <w:ins w:author="Monicaragavan" w:id="120"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Ensure all frontend, backend, APIs, AI/LLM integration, and configurations work together without errors.</w:delText>
                      </w:r>
                    </w:del>
                  </w:ins>
                </w:sdtContent>
              </w:sdt>
              <w:ins w:author="Monicaragavan" w:id="120" w:date="2026-09-23T08:08:22Z">
                <w:del w:author="Kanihaa" w:id="9" w:date="2026-09-25T08:48:49Z"/>
              </w:ins>
            </w:sdtContent>
          </w:sdt>
        </w:p>
      </w:sdtContent>
    </w:sdt>
    <w:sdt>
      <w:sdtPr>
        <w:id w:val="1745426154"/>
        <w:tag w:val="goog_rdk_921"/>
      </w:sdtPr>
      <w:sdtContent>
        <w:p w:rsidR="00000000" w:rsidDel="00000000" w:rsidP="00000000" w:rsidRDefault="00000000" w:rsidRPr="00000000" w14:paraId="00000067">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810998957"/>
              <w:tag w:val="goog_rdk_918"/>
            </w:sdtPr>
            <w:sdtContent>
              <w:ins w:author="Monicaragavan" w:id="120" w:date="2026-09-23T08:08:22Z">
                <w:sdt>
                  <w:sdtPr>
                    <w:id w:val="-437994561"/>
                    <w:tag w:val="goog_rdk_919"/>
                  </w:sdtPr>
                  <w:sdtContent>
                    <w:del w:author="Kanihaa" w:id="9" w:date="2026-09-25T08:48:49Z"/>
                  </w:sdtContent>
                </w:sdt>
              </w:ins>
              <w:sdt>
                <w:sdtPr>
                  <w:id w:val="-1233754183"/>
                  <w:tag w:val="goog_rdk_920"/>
                </w:sdtPr>
                <w:sdtContent>
                  <w:ins w:author="Monicaragavan" w:id="120" w:date="2026-09-23T08:08:22Z">
                    <w:del w:author="Kanihaa" w:id="9" w:date="2026-09-25T08:48:49Z">
                      <w:r w:rsidDel="00000000" w:rsidR="00000000" w:rsidRPr="00000000">
                        <w:rPr>
                          <w:rtl w:val="0"/>
                        </w:rPr>
                      </w:r>
                    </w:del>
                  </w:ins>
                </w:sdtContent>
              </w:sdt>
              <w:ins w:author="Monicaragavan" w:id="120" w:date="2026-09-23T08:08:22Z">
                <w:del w:author="Kanihaa" w:id="9" w:date="2026-09-25T08:48:49Z"/>
              </w:ins>
            </w:sdtContent>
          </w:sdt>
        </w:p>
      </w:sdtContent>
    </w:sdt>
    <w:sdt>
      <w:sdtPr>
        <w:id w:val="483538654"/>
        <w:tag w:val="goog_rdk_925"/>
      </w:sdtPr>
      <w:sdtContent>
        <w:p w:rsidR="00000000" w:rsidDel="00000000" w:rsidP="00000000" w:rsidRDefault="00000000" w:rsidRPr="00000000" w14:paraId="00000068">
          <w:pPr>
            <w:pStyle w:val="Heading1"/>
            <w:spacing w:after="240" w:before="240" w:line="240" w:lineRule="auto"/>
            <w:jc w:val="both"/>
            <w:rPr>
              <w:ins w:author="Monicaragavan" w:id="120" w:date="2026-09-23T08:08:2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jc w:val="both"/>
              </w:pPr>
            </w:pPrChange>
          </w:pPr>
          <w:sdt>
            <w:sdtPr>
              <w:id w:val="368072321"/>
              <w:tag w:val="goog_rdk_922"/>
            </w:sdtPr>
            <w:sdtContent>
              <w:ins w:author="Monicaragavan" w:id="120" w:date="2026-09-23T08:08:22Z">
                <w:sdt>
                  <w:sdtPr>
                    <w:id w:val="1595147663"/>
                    <w:tag w:val="goog_rdk_923"/>
                  </w:sdtPr>
                  <w:sdtContent>
                    <w:del w:author="Kanihaa" w:id="9" w:date="2026-09-25T08:48:49Z"/>
                  </w:sdtContent>
                </w:sdt>
              </w:ins>
              <w:sdt>
                <w:sdtPr>
                  <w:id w:val="-1058104276"/>
                  <w:tag w:val="goog_rdk_924"/>
                </w:sdtPr>
                <w:sdtContent>
                  <w:ins w:author="Monicaragavan" w:id="120" w:date="2026-09-23T08:08: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Finally, provide simple VS Code setup, installation, running, and testing instructions for the complete application.</w:delText>
                      </w:r>
                    </w:del>
                  </w:ins>
                </w:sdtContent>
              </w:sdt>
              <w:ins w:author="Monicaragavan" w:id="120" w:date="2026-09-23T08:08:22Z">
                <w:del w:author="Kanihaa" w:id="9" w:date="2026-09-25T08:48:49Z"/>
              </w:ins>
            </w:sdtContent>
          </w:sdt>
        </w:p>
      </w:sdtContent>
    </w:sdt>
    <w:sdt>
      <w:sdtPr>
        <w:id w:val="83875795"/>
        <w:tag w:val="goog_rdk_932"/>
      </w:sdtPr>
      <w:sdtContent>
        <w:p w:rsidR="00000000" w:rsidDel="00000000" w:rsidP="00000000" w:rsidRDefault="00000000" w:rsidRPr="00000000" w14:paraId="00000069">
          <w:pPr>
            <w:pStyle w:val="Heading1"/>
            <w:keepNext w:val="0"/>
            <w:keepLines w:val="0"/>
            <w:spacing w:after="80" w:line="240" w:lineRule="auto"/>
            <w:rPr>
              <w:ins w:author="Arikaran S" w:id="121" w:date="2026-09-23T13:41: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pStyle w:val="Heading2"/>
                <w:keepNext w:val="0"/>
                <w:keepLines w:val="0"/>
                <w:spacing w:after="80" w:before="360" w:line="240" w:lineRule="auto"/>
              </w:pPr>
            </w:pPrChange>
          </w:pPr>
          <w:sdt>
            <w:sdtPr>
              <w:id w:val="620807280"/>
              <w:tag w:val="goog_rdk_929"/>
            </w:sdtPr>
            <w:sdtContent>
              <w:ins w:author="Arikaran S" w:id="121" w:date="2026-09-23T13:41:19Z">
                <w:sdt>
                  <w:sdtPr>
                    <w:id w:val="-728886970"/>
                    <w:tag w:val="goog_rdk_930"/>
                  </w:sdtPr>
                  <w:sdtContent>
                    <w:del w:author="Kanihaa" w:id="9" w:date="2026-09-25T08:48:49Z"/>
                  </w:sdtContent>
                </w:sdt>
              </w:ins>
              <w:sdt>
                <w:sdtPr>
                  <w:id w:val="-1235949524"/>
                  <w:tag w:val="goog_rdk_931"/>
                </w:sdtPr>
                <w:sdtContent>
                  <w:ins w:author="Arikaran S" w:id="121" w:date="2026-09-23T13:41:19Z">
                    <w:del w:author="Kanihaa" w:id="9" w:date="2026-09-25T08:48:49Z">
                      <w:r w:rsidDel="00000000" w:rsidR="00000000" w:rsidRPr="00000000">
                        <w:rPr>
                          <w:rtl w:val="0"/>
                        </w:rPr>
                      </w:r>
                    </w:del>
                  </w:ins>
                </w:sdtContent>
              </w:sdt>
              <w:ins w:author="Arikaran S" w:id="121" w:date="2026-09-23T13:41:19Z">
                <w:del w:author="Kanihaa" w:id="9" w:date="2026-09-25T08:48:49Z">
                  <w:bookmarkStart w:colFirst="0" w:colLast="0" w:name="_heading=h.70xlsol052ea" w:id="23"/>
                  <w:bookmarkEnd w:id="23"/>
                </w:del>
              </w:ins>
            </w:sdtContent>
          </w:sdt>
        </w:p>
      </w:sdtContent>
    </w:sdt>
    <w:sdt>
      <w:sdtPr>
        <w:id w:val="431159777"/>
        <w:tag w:val="goog_rdk_945"/>
      </w:sdtPr>
      <w:sdtContent>
        <w:p w:rsidR="00000000" w:rsidDel="00000000" w:rsidP="00000000" w:rsidRDefault="00000000" w:rsidRPr="00000000" w14:paraId="0000006A">
          <w:pPr>
            <w:pStyle w:val="Heading2"/>
            <w:keepNext w:val="0"/>
            <w:keepLines w:val="0"/>
            <w:spacing w:after="80" w:before="360" w:line="240" w:lineRule="auto"/>
            <w:ind w:left="720" w:firstLine="0"/>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Pandi meena" w:id="124" w:date="2026-09-24T09:51:54Z">
                <w:rPr>
                  <w:rFonts w:ascii="Cambria" w:cs="Cambria" w:eastAsia="Cambria" w:hAnsi="Cambria"/>
                  <w:b w:val="1"/>
                  <w:bCs w:val="1"/>
                  <w:color w:val="000000"/>
                  <w:sz w:val="24"/>
                  <w:szCs w:val="24"/>
                </w:rPr>
              </w:rPrChange>
            </w:rPr>
            <w:pPrChange w:author="Pandi meena" w:id="0" w:date="2026-09-24T09:51:54Z">
              <w:pPr>
                <w:pStyle w:val="Heading2"/>
                <w:keepNext w:val="0"/>
                <w:keepLines w:val="0"/>
                <w:spacing w:after="80" w:before="360" w:line="240" w:lineRule="auto"/>
              </w:pPr>
            </w:pPrChange>
          </w:pPr>
          <w:sdt>
            <w:sdtPr>
              <w:id w:val="89319810"/>
              <w:tag w:val="goog_rdk_936"/>
            </w:sdtPr>
            <w:sdtContent>
              <w:ins w:author="Anonymous" w:id="122" w:date="2026-09-24T06:20:12Z">
                <w:sdt>
                  <w:sdtPr>
                    <w:id w:val="2010787830"/>
                    <w:tag w:val="goog_rdk_937"/>
                  </w:sdtPr>
                  <w:sdtContent>
                    <w:del w:author="Kanihaa" w:id="9" w:date="2026-09-25T08:48:49Z"/>
                  </w:sdtContent>
                </w:sdt>
              </w:ins>
              <w:sdt>
                <w:sdtPr>
                  <w:id w:val="547340689"/>
                  <w:tag w:val="goog_rdk_938"/>
                </w:sdtPr>
                <w:sdtContent>
                  <w:ins w:author="Anonymous" w:id="122" w:date="2026-09-24T06:20:1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r>
                    </w:del>
                  </w:ins>
                </w:sdtContent>
              </w:sdt>
              <w:ins w:author="Anonymous" w:id="122" w:date="2026-09-24T06:20:12Z">
                <w:del w:author="Kanihaa" w:id="9" w:date="2026-09-25T08:48:49Z"/>
              </w:ins>
            </w:sdtContent>
          </w:sdt>
          <w:sdt>
            <w:sdtPr>
              <w:id w:val="984162572"/>
              <w:tag w:val="goog_rdk_939"/>
            </w:sdtPr>
            <w:sdtContent>
              <w:del w:author="Kanihaa" w:id="9" w:date="2026-09-25T08:48:49Z"/>
            </w:sdtContent>
          </w:sdt>
          <w:sdt>
            <w:sdtPr>
              <w:id w:val="1052523129"/>
              <w:tag w:val="goog_rdk_940"/>
            </w:sdtPr>
            <w:sdtContent>
              <w:ins w:author="Suruthilaya S" w:id="123" w:date="2026-09-23T09:04:53Z">
                <w:sdt>
                  <w:sdtPr>
                    <w:id w:val="-1058786553"/>
                    <w:tag w:val="goog_rdk_941"/>
                  </w:sdtPr>
                  <w:sdtContent>
                    <w:del w:author="Kanihaa" w:id="9" w:date="2026-09-25T08:48:49Z"/>
                  </w:sdtContent>
                </w:sdt>
              </w:ins>
              <w:sdt>
                <w:sdtPr>
                  <w:id w:val="174631707"/>
                  <w:tag w:val="goog_rdk_942"/>
                </w:sdtPr>
                <w:sdtContent>
                  <w:ins w:author="Suruthilaya S" w:id="123" w:date="2026-09-23T09:04:5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Suruthilaya S" w:id="123" w:date="2026-09-23T09:04:53Z">
                <w:del w:author="Kanihaa" w:id="9" w:date="2026-09-25T08:48:49Z"/>
              </w:ins>
            </w:sdtContent>
          </w:sdt>
          <w:sdt>
            <w:sdtPr>
              <w:id w:val="-462374252"/>
              <w:tag w:val="goog_rdk_943"/>
            </w:sdtPr>
            <w:sdtContent>
              <w:del w:author="Kanihaa" w:id="9" w:date="2026-09-25T08:48:49Z"/>
              <w:sdt>
                <w:sdtPr>
                  <w:id w:val="-1426775261"/>
                  <w:tag w:val="goog_rdk_94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Architecture Overview</w:delText>
                    </w:r>
                  </w:del>
                </w:sdtContent>
              </w:sdt>
              <w:del w:author="Kanihaa" w:id="9" w:date="2026-09-25T08:48:49Z">
                <w:bookmarkStart w:colFirst="0" w:colLast="0" w:name="_heading=h.mk78sio2xilj" w:id="24"/>
                <w:bookmarkEnd w:id="24"/>
              </w:del>
            </w:sdtContent>
          </w:sdt>
        </w:p>
      </w:sdtContent>
    </w:sdt>
    <w:sdt>
      <w:sdtPr>
        <w:id w:val="-805398690"/>
        <w:tag w:val="goog_rdk_963"/>
      </w:sdtPr>
      <w:sdtContent>
        <w:p w:rsidR="00000000" w:rsidDel="00000000" w:rsidP="00000000" w:rsidRDefault="00000000" w:rsidRPr="00000000" w14:paraId="0000006B">
          <w:pPr>
            <w:pStyle w:val="Heading1"/>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686701842"/>
              <w:tag w:val="goog_rdk_948"/>
            </w:sdtPr>
            <w:sdtContent>
              <w:ins w:author="Deva sri R" w:id="125" w:date="2026-09-23T14:42:18Z">
                <w:sdt>
                  <w:sdtPr>
                    <w:id w:val="519271065"/>
                    <w:tag w:val="goog_rdk_949"/>
                  </w:sdtPr>
                  <w:sdtContent>
                    <w:del w:author="Kanihaa" w:id="9" w:date="2026-09-25T08:48:49Z"/>
                  </w:sdtContent>
                </w:sdt>
              </w:ins>
              <w:sdt>
                <w:sdtPr>
                  <w:id w:val="224978394"/>
                  <w:tag w:val="goog_rdk_950"/>
                </w:sdtPr>
                <w:sdtContent>
                  <w:ins w:author="Deva sri R" w:id="125" w:date="2026-09-23T14:42:1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v</w:delText>
                      </w:r>
                    </w:del>
                  </w:ins>
                </w:sdtContent>
              </w:sdt>
              <w:ins w:author="Deva sri R" w:id="125" w:date="2026-09-23T14:42:18Z">
                <w:del w:author="Kanihaa" w:id="9" w:date="2026-09-25T08:48:49Z"/>
              </w:ins>
            </w:sdtContent>
          </w:sdt>
          <w:sdt>
            <w:sdtPr>
              <w:id w:val="-755262651"/>
              <w:tag w:val="goog_rdk_951"/>
            </w:sdtPr>
            <w:sdtContent>
              <w:del w:author="Kanihaa" w:id="9" w:date="2026-09-25T08:48:49Z"/>
              <w:sdt>
                <w:sdtPr>
                  <w:id w:val="2070915400"/>
                  <w:tag w:val="goog_rdk_95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del>
                </w:sdtContent>
              </w:sdt>
              <w:del w:author="Kanihaa" w:id="9" w:date="2026-09-25T08:48:49Z">
                <w:sdt>
                  <w:sdtPr>
                    <w:id w:val="316290522"/>
                    <w:tag w:val="goog_rdk_95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is an intelligent, modular platform designed to generate personalized, budget-aware recommendations across domains like home interiors, party planning, and jewelry selection. It integrates a lightweight Flask backend with Google’s </w:delText>
                    </w:r>
                  </w:sdtContent>
                </w:sdt>
                <w:sdt>
                  <w:sdtPr>
                    <w:id w:val="176456305"/>
                    <w:tag w:val="goog_rdk_95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1758311371"/>
                    <w:tag w:val="goog_rdk_95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 powerful multimodal AI model that processes user inputs (text, numbers, and images) to deliver smart recommendation</w:delText>
                    </w:r>
                  </w:sdtContent>
                </w:sdt>
                <w:sdt>
                  <w:sdtPr>
                    <w:id w:val="-1045853498"/>
                    <w:tag w:val="goog_rdk_95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s</w:delText>
                    </w:r>
                  </w:sdtContent>
                </w:sdt>
                <w:sdt>
                  <w:sdtPr>
                    <w:id w:val="1749115678"/>
                    <w:tag w:val="goog_rdk_95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sdtContent>
                </w:sdt>
              </w:del>
            </w:sdtContent>
          </w:sdt>
          <w:sdt>
            <w:sdtPr>
              <w:id w:val="27576633"/>
              <w:tag w:val="goog_rdk_958"/>
            </w:sdtPr>
            <w:sdtContent>
              <w:ins w:author="Karthikeyan S" w:id="126" w:date="2026-09-22T15:38:42Z">
                <w:sdt>
                  <w:sdtPr>
                    <w:id w:val="-281763649"/>
                    <w:tag w:val="goog_rdk_959"/>
                  </w:sdtPr>
                  <w:sdtContent>
                    <w:del w:author="Kanihaa" w:id="9" w:date="2026-09-25T08:48:49Z"/>
                  </w:sdtContent>
                </w:sdt>
              </w:ins>
              <w:sdt>
                <w:sdtPr>
                  <w:id w:val="99151751"/>
                  <w:tag w:val="goog_rdk_960"/>
                </w:sdtPr>
                <w:sdtContent>
                  <w:ins w:author="Karthikeyan S" w:id="126" w:date="2026-09-22T15:38:4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9</w:delText>
                      </w:r>
                    </w:del>
                  </w:ins>
                </w:sdtContent>
              </w:sdt>
              <w:ins w:author="Karthikeyan S" w:id="126" w:date="2026-09-22T15:38:42Z">
                <w:del w:author="Kanihaa" w:id="9" w:date="2026-09-25T08:48:49Z"/>
              </w:ins>
            </w:sdtContent>
          </w:sdt>
          <w:sdt>
            <w:sdtPr>
              <w:id w:val="446418495"/>
              <w:tag w:val="goog_rdk_961"/>
            </w:sdtPr>
            <w:sdtContent>
              <w:del w:author="Kanihaa" w:id="9" w:date="2026-09-25T08:48:49Z"/>
              <w:sdt>
                <w:sdtPr>
                  <w:id w:val="-11013584"/>
                  <w:tag w:val="goog_rdk_962"/>
                </w:sdtPr>
                <w:sdtContent>
                  <w:del w:author="Kanihaa" w:id="9" w:date="2026-09-25T08:48:49Z">
                    <w:r w:rsidDel="00000000" w:rsidR="00000000" w:rsidRPr="00000000">
                      <w:rPr>
                        <w:rtl w:val="0"/>
                      </w:rPr>
                    </w:r>
                  </w:del>
                </w:sdtContent>
              </w:sdt>
              <w:del w:author="Kanihaa" w:id="9" w:date="2026-09-25T08:48:49Z"/>
            </w:sdtContent>
          </w:sdt>
        </w:p>
      </w:sdtContent>
    </w:sdt>
    <w:sdt>
      <w:sdtPr>
        <w:id w:val="-2107161615"/>
        <w:tag w:val="goog_rdk_972"/>
      </w:sdtPr>
      <w:sdtContent>
        <w:p w:rsidR="00000000" w:rsidDel="00000000" w:rsidP="00000000" w:rsidRDefault="00000000" w:rsidRPr="00000000" w14:paraId="0000006C">
          <w:pPr>
            <w:pStyle w:val="Heading1"/>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5T04:40:30Z">
              <w:pPr>
                <w:pStyle w:val="Heading3"/>
                <w:spacing w:after="280" w:before="280" w:lineRule="auto"/>
              </w:pPr>
            </w:pPrChange>
          </w:pPr>
          <w:sdt>
            <w:sdtPr>
              <w:id w:val="-489306915"/>
              <w:tag w:val="goog_rdk_964"/>
            </w:sdtPr>
            <w:sdtContent>
              <w:del w:author="Kanihaa" w:id="9" w:date="2026-09-25T08:48:49Z"/>
              <w:sdt>
                <w:sdtPr>
                  <w:id w:val="-1623824917"/>
                  <w:tag w:val="goog_rdk_96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6"/>
                            <w:szCs w:val="26"/>
                          </w:rPr>
                        </w:rPrChange>
                      </w:rPr>
                      <w:delText xml:space="preserve"> </w:delText>
                    </w:r>
                  </w:del>
                </w:sdtContent>
              </w:sdt>
              <w:del w:author="Kanihaa" w:id="9" w:date="2026-09-25T08:48:49Z">
                <w:sdt>
                  <w:sdtPr>
                    <w:id w:val="1400013195"/>
                    <w:tag w:val="goog_rdk_96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Core Technologies</w:delText>
                    </w:r>
                  </w:sdtContent>
                </w:sdt>
              </w:del>
            </w:sdtContent>
          </w:sdt>
          <w:sdt>
            <w:sdtPr>
              <w:id w:val="-1131571870"/>
              <w:tag w:val="goog_rdk_967"/>
            </w:sdtPr>
            <w:sdtContent>
              <w:ins w:author="Sathana S" w:id="127" w:date="2026-09-25T08:15:07Z">
                <w:sdt>
                  <w:sdtPr>
                    <w:id w:val="-1998987110"/>
                    <w:tag w:val="goog_rdk_968"/>
                  </w:sdtPr>
                  <w:sdtContent>
                    <w:del w:author="Kanihaa" w:id="9" w:date="2026-09-25T08:48:49Z"/>
                  </w:sdtContent>
                </w:sdt>
              </w:ins>
              <w:sdt>
                <w:sdtPr>
                  <w:id w:val="1537926560"/>
                  <w:tag w:val="goog_rdk_969"/>
                </w:sdtPr>
                <w:sdtContent>
                  <w:ins w:author="Sathana S" w:id="127" w:date="2026-09-25T08:15:0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tab/>
                        <w:tab/>
                        <w:tab/>
                        <w:tab/>
                        <w:tab/>
                        <w:tab/>
                        <w:tab/>
                        <w:tab/>
                      </w:r>
                    </w:del>
                  </w:ins>
                </w:sdtContent>
              </w:sdt>
              <w:ins w:author="Sathana S" w:id="127" w:date="2026-09-25T08:15:07Z">
                <w:del w:author="Kanihaa" w:id="9" w:date="2026-09-25T08:48:49Z"/>
              </w:ins>
            </w:sdtContent>
          </w:sdt>
          <w:sdt>
            <w:sdtPr>
              <w:id w:val="-416074885"/>
              <w:tag w:val="goog_rdk_970"/>
            </w:sdtPr>
            <w:sdtContent>
              <w:del w:author="Kanihaa" w:id="9" w:date="2026-09-25T08:48:49Z"/>
              <w:sdt>
                <w:sdtPr>
                  <w:id w:val="-2040692959"/>
                  <w:tag w:val="goog_rdk_971"/>
                </w:sdtPr>
                <w:sdtContent>
                  <w:del w:author="Kanihaa" w:id="9" w:date="2026-09-25T08:48:49Z">
                    <w:r w:rsidDel="00000000" w:rsidR="00000000" w:rsidRPr="00000000">
                      <w:rPr>
                        <w:rtl w:val="0"/>
                      </w:rPr>
                    </w:r>
                  </w:del>
                </w:sdtContent>
              </w:sdt>
              <w:del w:author="Kanihaa" w:id="9" w:date="2026-09-25T08:48:49Z">
                <w:bookmarkStart w:colFirst="0" w:colLast="0" w:name="_heading=h.og3v0aol85ds" w:id="25"/>
                <w:bookmarkEnd w:id="25"/>
              </w:del>
            </w:sdtContent>
          </w:sdt>
        </w:p>
      </w:sdtContent>
    </w:sdt>
    <w:sdt>
      <w:sdtPr>
        <w:id w:val="-925544520"/>
        <w:tag w:val="goog_rdk_976"/>
      </w:sdtPr>
      <w:sdtContent>
        <w:p w:rsidR="00000000" w:rsidDel="00000000" w:rsidP="00000000" w:rsidRDefault="00000000" w:rsidRPr="00000000" w14:paraId="0000006D">
          <w:pPr>
            <w:numPr>
              <w:ilvl w:val="0"/>
              <w:numId w:val="19"/>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9"/>
                </w:numPr>
                <w:spacing w:after="0" w:before="240" w:line="240" w:lineRule="auto"/>
                <w:ind w:left="720" w:hanging="360"/>
              </w:pPr>
            </w:pPrChange>
          </w:pPr>
          <w:sdt>
            <w:sdtPr>
              <w:id w:val="-611574587"/>
              <w:tag w:val="goog_rdk_973"/>
            </w:sdtPr>
            <w:sdtContent>
              <w:del w:author="Kanihaa" w:id="9" w:date="2026-09-25T08:48:49Z"/>
              <w:sdt>
                <w:sdtPr>
                  <w:id w:val="-929943899"/>
                  <w:tag w:val="goog_rdk_97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Flask</w:delText>
                    </w:r>
                  </w:del>
                </w:sdtContent>
              </w:sdt>
              <w:del w:author="Kanihaa" w:id="9" w:date="2026-09-25T08:48:49Z">
                <w:sdt>
                  <w:sdtPr>
                    <w:id w:val="-95691334"/>
                    <w:tag w:val="goog_rdk_97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Backend service layer for request handling, routing, and session control.</w:delText>
                      <w:br w:type="textWrapping"/>
                    </w:r>
                  </w:sdtContent>
                </w:sdt>
              </w:del>
            </w:sdtContent>
          </w:sdt>
        </w:p>
      </w:sdtContent>
    </w:sdt>
    <w:sdt>
      <w:sdtPr>
        <w:id w:val="1568414463"/>
        <w:tag w:val="goog_rdk_981"/>
      </w:sdtPr>
      <w:sdtContent>
        <w:p w:rsidR="00000000" w:rsidDel="00000000" w:rsidP="00000000" w:rsidRDefault="00000000" w:rsidRPr="00000000" w14:paraId="0000006E">
          <w:pPr>
            <w:numPr>
              <w:ilvl w:val="0"/>
              <w:numId w:val="19"/>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9"/>
                </w:numPr>
                <w:spacing w:after="0" w:before="0" w:line="240" w:lineRule="auto"/>
                <w:ind w:left="720" w:hanging="360"/>
              </w:pPr>
            </w:pPrChange>
          </w:pPr>
          <w:sdt>
            <w:sdtPr>
              <w:id w:val="-85257893"/>
              <w:tag w:val="goog_rdk_977"/>
            </w:sdtPr>
            <w:sdtContent>
              <w:del w:author="Kanihaa" w:id="9" w:date="2026-09-25T08:48:49Z"/>
              <w:sdt>
                <w:sdtPr>
                  <w:id w:val="-304951748"/>
                  <w:tag w:val="goog_rdk_97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del>
                </w:sdtContent>
              </w:sdt>
              <w:del w:author="Kanihaa" w:id="9" w:date="2026-09-25T08:48:49Z">
                <w:sdt>
                  <w:sdtPr>
                    <w:id w:val="-676953831"/>
                    <w:tag w:val="goog_rdk_97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AI model used for understanding budget context, analyzing images, generating structured suggestions, and recommending platform-specific products.</w:delText>
                    </w:r>
                  </w:sdtContent>
                </w:sdt>
                <w:sdt>
                  <w:sdtPr>
                    <w:id w:val="1386312056"/>
                    <w:tag w:val="goog_rdk_9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sdtContent>
                </w:sdt>
              </w:del>
            </w:sdtContent>
          </w:sdt>
        </w:p>
      </w:sdtContent>
    </w:sdt>
    <w:sdt>
      <w:sdtPr>
        <w:id w:val="-988093961"/>
        <w:tag w:val="goog_rdk_985"/>
      </w:sdtPr>
      <w:sdtContent>
        <w:p w:rsidR="00000000" w:rsidDel="00000000" w:rsidP="00000000" w:rsidRDefault="00000000" w:rsidRPr="00000000" w14:paraId="0000006F">
          <w:pPr>
            <w:numPr>
              <w:ilvl w:val="0"/>
              <w:numId w:val="19"/>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9"/>
                </w:numPr>
                <w:spacing w:after="0" w:before="0" w:line="240" w:lineRule="auto"/>
                <w:ind w:left="720" w:hanging="360"/>
              </w:pPr>
            </w:pPrChange>
          </w:pPr>
          <w:sdt>
            <w:sdtPr>
              <w:id w:val="-1285375791"/>
              <w:tag w:val="goog_rdk_982"/>
            </w:sdtPr>
            <w:sdtContent>
              <w:del w:author="Kanihaa" w:id="9" w:date="2026-09-25T08:48:49Z"/>
              <w:sdt>
                <w:sdtPr>
                  <w:id w:val="-1410099771"/>
                  <w:tag w:val="goog_rdk_98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Third-party APIs (Amazon, Flipkart, IKEA, Zomato, etc.)</w:delText>
                    </w:r>
                  </w:del>
                </w:sdtContent>
              </w:sdt>
              <w:del w:author="Kanihaa" w:id="9" w:date="2026-09-25T08:48:49Z">
                <w:sdt>
                  <w:sdtPr>
                    <w:id w:val="1125244692"/>
                    <w:tag w:val="goog_rdk_98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Product and service data sourcing.</w:delText>
                      <w:br w:type="textWrapping"/>
                    </w:r>
                  </w:sdtContent>
                </w:sdt>
              </w:del>
            </w:sdtContent>
          </w:sdt>
        </w:p>
      </w:sdtContent>
    </w:sdt>
    <w:sdt>
      <w:sdtPr>
        <w:id w:val="-713602051"/>
        <w:tag w:val="goog_rdk_990"/>
      </w:sdtPr>
      <w:sdtContent>
        <w:p w:rsidR="00000000" w:rsidDel="00000000" w:rsidP="00000000" w:rsidRDefault="00000000" w:rsidRPr="00000000" w14:paraId="00000070">
          <w:pPr>
            <w:numPr>
              <w:ilvl w:val="0"/>
              <w:numId w:val="19"/>
            </w:numPr>
            <w:spacing w:after="240" w:before="0" w:lin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19"/>
                </w:numPr>
                <w:spacing w:after="240" w:before="0" w:line="240" w:lineRule="auto"/>
                <w:ind w:left="720" w:hanging="360"/>
              </w:pPr>
            </w:pPrChange>
          </w:pPr>
          <w:sdt>
            <w:sdtPr>
              <w:id w:val="1956916845"/>
              <w:tag w:val="goog_rdk_986"/>
            </w:sdtPr>
            <w:sdtContent>
              <w:del w:author="Kanihaa" w:id="9" w:date="2026-09-25T08:48:49Z"/>
              <w:sdt>
                <w:sdtPr>
                  <w:id w:val="-176931124"/>
                  <w:tag w:val="goog_rdk_98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Frontend (HTML/CSS + JS)</w:delText>
                    </w:r>
                  </w:del>
                </w:sdtContent>
              </w:sdt>
              <w:del w:author="Kanihaa" w:id="9" w:date="2026-09-25T08:48:49Z">
                <w:sdt>
                  <w:sdtPr>
                    <w:id w:val="2051629779"/>
                    <w:tag w:val="goog_rdk_98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Interactive user interface for input collection and AI output display.</w:delText>
                    </w:r>
                  </w:sdtContent>
                </w:sdt>
                <w:sdt>
                  <w:sdtPr>
                    <w:id w:val="31368540"/>
                    <w:tag w:val="goog_rdk_98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sdtContent>
                </w:sdt>
              </w:del>
            </w:sdtContent>
          </w:sdt>
        </w:p>
      </w:sdtContent>
    </w:sdt>
    <w:sdt>
      <w:sdtPr>
        <w:id w:val="-1823171180"/>
        <w:tag w:val="goog_rdk_997"/>
      </w:sdtPr>
      <w:sdtContent>
        <w:p w:rsidR="00000000" w:rsidDel="00000000" w:rsidP="00000000" w:rsidRDefault="00000000" w:rsidRPr="00000000" w14:paraId="00000071">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ind w:left="0" w:firstLine="0"/>
              </w:pPr>
            </w:pPrChange>
          </w:pPr>
          <w:ins w:author="" w:id="129">
            <w:sdt>
              <w:sdtPr>
                <w:id w:val="-1663508208"/>
                <w:tag w:val="goog_rdk_992"/>
              </w:sdtPr>
              <w:sdtContent>
                <w:del w:author="Kanihaa" w:id="9" w:date="2026-09-25T08:48:49Z">
                  <w:sdt>
                    <w:sdtPr>
                      <w:id w:val="-1557904630"/>
                      <w:tag w:val="goog_rdk_9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del>
              </w:sdtContent>
            </w:sdt>
          </w:ins>
          <w:sdt>
            <w:sdtPr>
              <w:id w:val="-345063267"/>
              <w:tag w:val="goog_rdk_994"/>
            </w:sdtPr>
            <w:sdtContent>
              <w:del w:author="Kanihaa" w:id="9" w:date="2026-09-25T08:48:49Z"/>
              <w:sdt>
                <w:sdtPr>
                  <w:id w:val="-1662221629"/>
                  <w:tag w:val="goog_rdk_99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6"/>
                            <w:szCs w:val="26"/>
                          </w:rPr>
                        </w:rPrChange>
                      </w:rPr>
                      <w:delText xml:space="preserve"> </w:delText>
                    </w:r>
                  </w:del>
                </w:sdtContent>
              </w:sdt>
              <w:del w:author="Kanihaa" w:id="9" w:date="2026-09-25T08:48:49Z">
                <w:sdt>
                  <w:sdtPr>
                    <w:id w:val="1588874962"/>
                    <w:tag w:val="goog_rdk_9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Component-Wise Architecture</w:delText>
                    </w:r>
                  </w:sdtContent>
                </w:sdt>
              </w:del>
            </w:sdtContent>
          </w:sdt>
        </w:p>
      </w:sdtContent>
    </w:sdt>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sdt>
        <w:sdtPr>
          <w:id w:val="1024915727"/>
          <w:tag w:val="goog_rdk_998"/>
        </w:sdtPr>
        <w:sdtContent>
          <w:tr>
            <w:trPr>
              <w:cantSplit w:val="0"/>
              <w:trHeight w:val="500"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390144222"/>
                  <w:tag w:val="goog_rdk_1002"/>
                </w:sdtPr>
                <w:sdtContent>
                  <w:p w:rsidR="00000000" w:rsidDel="00000000" w:rsidP="00000000" w:rsidRDefault="00000000" w:rsidRPr="00000000" w14:paraId="00000072">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jc w:val="left"/>
                        </w:pPr>
                      </w:pPrChange>
                    </w:pPr>
                    <w:sdt>
                      <w:sdtPr>
                        <w:id w:val="1220329278"/>
                        <w:tag w:val="goog_rdk_999"/>
                      </w:sdtPr>
                      <w:sdtContent>
                        <w:del w:author="Kanihaa" w:id="9" w:date="2026-09-25T08:48:49Z"/>
                        <w:sdt>
                          <w:sdtPr>
                            <w:id w:val="-1503629313"/>
                            <w:tag w:val="goog_rdk_100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Component</w:delText>
                              </w:r>
                            </w:del>
                          </w:sdtContent>
                        </w:sdt>
                        <w:del w:author="Kanihaa" w:id="9" w:date="2026-09-25T08:48:49Z">
                          <w:sdt>
                            <w:sdtPr>
                              <w:id w:val="-604673044"/>
                              <w:tag w:val="goog_rdk_1001"/>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328913954"/>
                  <w:tag w:val="goog_rdk_1006"/>
                </w:sdtPr>
                <w:sdtContent>
                  <w:p w:rsidR="00000000" w:rsidDel="00000000" w:rsidP="00000000" w:rsidRDefault="00000000" w:rsidRPr="00000000" w14:paraId="00000073">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jc w:val="left"/>
                        </w:pPr>
                      </w:pPrChange>
                    </w:pPr>
                    <w:sdt>
                      <w:sdtPr>
                        <w:id w:val="1539965533"/>
                        <w:tag w:val="goog_rdk_1003"/>
                      </w:sdtPr>
                      <w:sdtContent>
                        <w:del w:author="Kanihaa" w:id="9" w:date="2026-09-25T08:48:49Z"/>
                        <w:sdt>
                          <w:sdtPr>
                            <w:id w:val="439618568"/>
                            <w:tag w:val="goog_rdk_100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Description</w:delText>
                              </w:r>
                            </w:del>
                          </w:sdtContent>
                        </w:sdt>
                        <w:del w:author="Kanihaa" w:id="9" w:date="2026-09-25T08:48:49Z">
                          <w:sdt>
                            <w:sdtPr>
                              <w:id w:val="1489386324"/>
                              <w:tag w:val="goog_rdk_1005"/>
                            </w:sdtPr>
                            <w:sdtContent>
                              <w:r w:rsidDel="00000000" w:rsidR="00000000" w:rsidRPr="00000000">
                                <w:rPr>
                                  <w:rtl w:val="0"/>
                                </w:rPr>
                              </w:r>
                            </w:sdtContent>
                          </w:sdt>
                        </w:del>
                      </w:sdtContent>
                    </w:sdt>
                  </w:p>
                </w:sdtContent>
              </w:sdt>
            </w:tc>
          </w:tr>
        </w:sdtContent>
      </w:sdt>
      <w:sdt>
        <w:sdtPr>
          <w:id w:val="-149314857"/>
          <w:tag w:val="goog_rdk_1007"/>
        </w:sdtPr>
        <w:sdtContent>
          <w:tr>
            <w:trPr>
              <w:cantSplit w:val="0"/>
              <w:trHeight w:val="1055"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986591890"/>
                  <w:tag w:val="goog_rdk_1016"/>
                </w:sdtPr>
                <w:sdtContent>
                  <w:p w:rsidR="00000000" w:rsidDel="00000000" w:rsidP="00000000" w:rsidRDefault="00000000" w:rsidRPr="00000000" w14:paraId="00000074">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058132468"/>
                        <w:tag w:val="goog_rdk_1010"/>
                      </w:sdtPr>
                      <w:sdtContent>
                        <w:ins w:author="Anna MALAI" w:id="130" w:date="2026-09-24T07:46:31Z">
                          <w:sdt>
                            <w:sdtPr>
                              <w:id w:val="-309291346"/>
                              <w:tag w:val="goog_rdk_1011"/>
                            </w:sdtPr>
                            <w:sdtContent>
                              <w:del w:author="Kanihaa" w:id="9" w:date="2026-09-25T08:48:49Z"/>
                            </w:sdtContent>
                          </w:sdt>
                        </w:ins>
                        <w:sdt>
                          <w:sdtPr>
                            <w:id w:val="-1645847861"/>
                            <w:tag w:val="goog_rdk_1012"/>
                          </w:sdtPr>
                          <w:sdtContent>
                            <w:ins w:author="Anna MALAI" w:id="130" w:date="2026-09-24T07:46:3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del>
                            </w:ins>
                          </w:sdtContent>
                        </w:sdt>
                        <w:ins w:author="Anna MALAI" w:id="130" w:date="2026-09-24T07:46:31Z">
                          <w:del w:author="Kanihaa" w:id="9" w:date="2026-09-25T08:48:49Z"/>
                        </w:ins>
                      </w:sdtContent>
                    </w:sdt>
                    <w:sdt>
                      <w:sdtPr>
                        <w:id w:val="833716349"/>
                        <w:tag w:val="goog_rdk_1013"/>
                      </w:sdtPr>
                      <w:sdtContent>
                        <w:del w:author="Kanihaa" w:id="9" w:date="2026-09-25T08:48:49Z"/>
                        <w:sdt>
                          <w:sdtPr>
                            <w:id w:val="804955684"/>
                            <w:tag w:val="goog_rdk_101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Frontend UI</w:delText>
                              </w:r>
                            </w:del>
                          </w:sdtContent>
                        </w:sdt>
                        <w:del w:author="Kanihaa" w:id="9" w:date="2026-09-25T08:48:49Z">
                          <w:sdt>
                            <w:sdtPr>
                              <w:id w:val="-784592740"/>
                              <w:tag w:val="goog_rdk_1015"/>
                            </w:sdtPr>
                            <w:sdtContent>
                              <w:r w:rsidDel="00000000" w:rsidR="00000000" w:rsidRPr="00000000">
                                <w:rPr>
                                  <w:rtl w:val="0"/>
                                </w:rPr>
                              </w:r>
                            </w:sdtContent>
                          </w:sdt>
                        </w:del>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962607911"/>
                  <w:tag w:val="goog_rdk_1019"/>
                </w:sdtPr>
                <w:sdtContent>
                  <w:p w:rsidR="00000000" w:rsidDel="00000000" w:rsidP="00000000" w:rsidRDefault="00000000" w:rsidRPr="00000000" w14:paraId="00000075">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740213967"/>
                        <w:tag w:val="goog_rdk_1017"/>
                      </w:sdtPr>
                      <w:sdtContent>
                        <w:del w:author="Kanihaa" w:id="9" w:date="2026-09-25T08:48:49Z"/>
                        <w:sdt>
                          <w:sdtPr>
                            <w:id w:val="1403036615"/>
                            <w:tag w:val="goog_rdk_10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Web interface built with HTML/CSS allows users to input budgets, preferences, and images. Displays tailored AI-driven recommendations for each category.</w:delText>
                              </w:r>
                            </w:del>
                          </w:sdtContent>
                        </w:sdt>
                        <w:del w:author="Kanihaa" w:id="9" w:date="2026-09-25T08:48:49Z"/>
                      </w:sdtContent>
                    </w:sdt>
                  </w:p>
                </w:sdtContent>
              </w:sdt>
            </w:tc>
          </w:tr>
        </w:sdtContent>
      </w:sdt>
      <w:sdt>
        <w:sdtPr>
          <w:id w:val="1980506565"/>
          <w:tag w:val="goog_rdk_1020"/>
        </w:sdtPr>
        <w:sdtContent>
          <w:tr>
            <w:trPr>
              <w:cantSplit w:val="0"/>
              <w:trHeight w:val="1055"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765684059"/>
                  <w:tag w:val="goog_rdk_1031"/>
                </w:sdtPr>
                <w:sdtContent>
                  <w:p w:rsidR="00000000" w:rsidDel="00000000" w:rsidP="00000000" w:rsidRDefault="00000000" w:rsidRPr="00000000" w14:paraId="0000007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91135350"/>
                        <w:tag w:val="goog_rdk_1021"/>
                      </w:sdtPr>
                      <w:sdtContent>
                        <w:del w:author="Kanihaa" w:id="9" w:date="2026-09-25T08:48:49Z"/>
                        <w:sdt>
                          <w:sdtPr>
                            <w:id w:val="849729288"/>
                            <w:tag w:val="goog_rdk_102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Flask Backen</w:delText>
                              </w:r>
                            </w:del>
                          </w:sdtContent>
                        </w:sdt>
                        <w:del w:author="Kanihaa" w:id="9" w:date="2026-09-25T08:48:49Z"/>
                      </w:sdtContent>
                    </w:sdt>
                    <w:ins w:author="" w:id="131">
                      <w:sdt>
                        <w:sdtPr>
                          <w:id w:val="410367647"/>
                          <w:tag w:val="goog_rdk_1023"/>
                        </w:sdtPr>
                        <w:sdtContent>
                          <w:del w:author="Kanihaa" w:id="9" w:date="2026-09-25T08:48:49Z">
                            <w:sdt>
                              <w:sdtPr>
                                <w:id w:val="929192405"/>
                                <w:tag w:val="goog_rdk_10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rrrrr</w:delText>
                                </w:r>
                              </w:sdtContent>
                            </w:sdt>
                          </w:del>
                        </w:sdtContent>
                      </w:sdt>
                    </w:ins>
                    <w:sdt>
                      <w:sdtPr>
                        <w:id w:val="13605048"/>
                        <w:tag w:val="goog_rdk_1025"/>
                      </w:sdtPr>
                      <w:sdtContent>
                        <w:del w:author="Kanihaa" w:id="9" w:date="2026-09-25T08:48:49Z"/>
                        <w:sdt>
                          <w:sdtPr>
                            <w:id w:val="-345570665"/>
                            <w:tag w:val="goog_rdk_102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d</w:delText>
                              </w:r>
                            </w:del>
                          </w:sdtContent>
                        </w:sdt>
                        <w:del w:author="Kanihaa" w:id="9" w:date="2026-09-25T08:48:49Z"/>
                      </w:sdtContent>
                    </w:sdt>
                    <w:ins w:author="" w:id="132">
                      <w:sdt>
                        <w:sdtPr>
                          <w:id w:val="34177363"/>
                          <w:tag w:val="goog_rdk_1027"/>
                        </w:sdtPr>
                        <w:sdtContent>
                          <w:del w:author="Kanihaa" w:id="9" w:date="2026-09-25T08:48:49Z">
                            <w:sdt>
                              <w:sdtPr>
                                <w:id w:val="654967649"/>
                                <w:tag w:val="goog_rdk_10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w:delText>
                                </w:r>
                              </w:sdtContent>
                            </w:sdt>
                          </w:del>
                        </w:sdtContent>
                      </w:sdt>
                    </w:ins>
                    <w:sdt>
                      <w:sdtPr>
                        <w:id w:val="-46293672"/>
                        <w:tag w:val="goog_rdk_1029"/>
                      </w:sdtPr>
                      <w:sdtContent>
                        <w:del w:author="Kanihaa" w:id="9" w:date="2026-09-25T08:48:49Z"/>
                        <w:sdt>
                          <w:sdtPr>
                            <w:id w:val="342500884"/>
                            <w:tag w:val="goog_rdk_1030"/>
                          </w:sdtPr>
                          <w:sdtContent>
                            <w:del w:author="Kanihaa" w:id="9" w:date="2026-09-25T08:48:49Z">
                              <w:r w:rsidDel="00000000" w:rsidR="00000000" w:rsidRPr="00000000">
                                <w:rPr>
                                  <w:rtl w:val="0"/>
                                </w:rPr>
                              </w:r>
                            </w:del>
                          </w:sdtContent>
                        </w:sdt>
                        <w:del w:author="Kanihaa" w:id="9" w:date="2026-09-25T08:48:49Z"/>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2028025388"/>
                  <w:tag w:val="goog_rdk_1044"/>
                </w:sdtPr>
                <w:sdtContent>
                  <w:p w:rsidR="00000000" w:rsidDel="00000000" w:rsidP="00000000" w:rsidRDefault="00000000" w:rsidRPr="00000000" w14:paraId="0000007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409357970"/>
                        <w:tag w:val="goog_rdk_1032"/>
                      </w:sdtPr>
                      <w:sdtContent>
                        <w:del w:author="Kanihaa" w:id="9" w:date="2026-09-25T08:48:49Z"/>
                        <w:sdt>
                          <w:sdtPr>
                            <w:id w:val="836942461"/>
                            <w:tag w:val="goog_rdk_103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Manages user sessions, routes (</w:delText>
                              </w:r>
                            </w:del>
                          </w:sdtContent>
                        </w:sdt>
                        <w:del w:author="Kanihaa" w:id="9" w:date="2026-09-25T08:48:49Z">
                          <w:sdt>
                            <w:sdtPr>
                              <w:id w:val="-905030545"/>
                              <w:tag w:val="goog_rdk_103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/generate-home</w:delText>
                              </w:r>
                            </w:sdtContent>
                          </w:sdt>
                          <w:sdt>
                            <w:sdtPr>
                              <w:id w:val="-1044977242"/>
                              <w:tag w:val="goog_rdk_103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2111649542"/>
                              <w:tag w:val="goog_rdk_10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/generate-party</w:delText>
                              </w:r>
                            </w:sdtContent>
                          </w:sdt>
                          <w:sdt>
                            <w:sdtPr>
                              <w:id w:val="-1130172252"/>
                              <w:tag w:val="goog_rdk_10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926146926"/>
                              <w:tag w:val="goog_rdk_103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/generate-jewelry</w:delText>
                              </w:r>
                            </w:sdtContent>
                          </w:sdt>
                          <w:sdt>
                            <w:sdtPr>
                              <w:id w:val="-294995173"/>
                              <w:tag w:val="goog_rdk_103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handles communication between UI and </w:delText>
                              </w:r>
                            </w:sdtContent>
                          </w:sdt>
                        </w:del>
                      </w:sdtContent>
                    </w:sdt>
                    <w:ins w:author="" w:id="133">
                      <w:sdt>
                        <w:sdtPr>
                          <w:id w:val="475054088"/>
                          <w:tag w:val="goog_rdk_1040"/>
                        </w:sdtPr>
                        <w:sdtContent>
                          <w:del w:author="Kanihaa" w:id="9" w:date="2026-09-25T08:48:49Z">
                            <w:sdt>
                              <w:sdtPr>
                                <w:id w:val="-872309392"/>
                                <w:tag w:val="goog_rdk_10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sdtContent>
                      </w:sdt>
                    </w:ins>
                    <w:sdt>
                      <w:sdtPr>
                        <w:id w:val="1886008719"/>
                        <w:tag w:val="goog_rdk_1042"/>
                      </w:sdtPr>
                      <w:sdtContent>
                        <w:del w:author="Kanihaa" w:id="9" w:date="2026-09-25T08:48:49Z"/>
                        <w:sdt>
                          <w:sdtPr>
                            <w:id w:val="800784746"/>
                            <w:tag w:val="goog_rdk_104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Gemini AI.</w:delText>
                              </w:r>
                            </w:del>
                          </w:sdtContent>
                        </w:sdt>
                        <w:del w:author="Kanihaa" w:id="9" w:date="2026-09-25T08:48:49Z"/>
                      </w:sdtContent>
                    </w:sdt>
                  </w:p>
                </w:sdtContent>
              </w:sdt>
            </w:tc>
          </w:tr>
        </w:sdtContent>
      </w:sdt>
      <w:sdt>
        <w:sdtPr>
          <w:id w:val="-1595310212"/>
          <w:tag w:val="goog_rdk_1045"/>
        </w:sdtPr>
        <w:sdtContent>
          <w:tr>
            <w:trPr>
              <w:cantSplit w:val="0"/>
              <w:trHeight w:val="785" w:hRule="atLeast"/>
              <w:tblHeader w:val="0"/>
              <w:del w:author="Kanihaa" w:id="9" w:date="2026-09-25T08:48:49Z"/>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1977908414"/>
                  <w:tag w:val="goog_rdk_1053"/>
                </w:sdtPr>
                <w:sdtContent>
                  <w:p w:rsidR="00000000" w:rsidDel="00000000" w:rsidP="00000000" w:rsidRDefault="00000000" w:rsidRPr="00000000" w14:paraId="00000078">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371208486"/>
                        <w:tag w:val="goog_rdk_1046"/>
                      </w:sdtPr>
                      <w:sdtContent>
                        <w:del w:author="Kanihaa" w:id="9" w:date="2026-09-25T08:48:49Z"/>
                        <w:sdt>
                          <w:sdtPr>
                            <w:id w:val="-152445659"/>
                            <w:tag w:val="goog_rdk_104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AI Layer</w:delText>
                              </w:r>
                            </w:del>
                          </w:sdtContent>
                        </w:sdt>
                        <w:del w:author="Kanihaa" w:id="9" w:date="2026-09-25T08:48:49Z"/>
                      </w:sdtContent>
                    </w:sdt>
                    <w:sdt>
                      <w:sdtPr>
                        <w:id w:val="689318312"/>
                        <w:tag w:val="goog_rdk_1048"/>
                      </w:sdtPr>
                      <w:sdtContent>
                        <w:ins w:author="Darshan G" w:id="134" w:date="2026-09-22T15:23:22Z">
                          <w:sdt>
                            <w:sdtPr>
                              <w:id w:val="1825012432"/>
                              <w:tag w:val="goog_rdk_1049"/>
                            </w:sdtPr>
                            <w:sdtContent>
                              <w:del w:author="Kanihaa" w:id="9" w:date="2026-09-25T08:48:49Z"/>
                            </w:sdtContent>
                          </w:sdt>
                        </w:ins>
                        <w:sdt>
                          <w:sdtPr>
                            <w:id w:val="2056577454"/>
                            <w:tag w:val="goog_rdk_1050"/>
                          </w:sdtPr>
                          <w:sdtContent>
                            <w:ins w:author="Darshan G" w:id="134" w:date="2026-09-22T15:23:2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w:delText>
                                </w:r>
                              </w:del>
                            </w:ins>
                          </w:sdtContent>
                        </w:sdt>
                        <w:ins w:author="Darshan G" w:id="134" w:date="2026-09-22T15:23:22Z">
                          <w:del w:author="Kanihaa" w:id="9" w:date="2026-09-25T08:48:49Z"/>
                        </w:ins>
                      </w:sdtContent>
                    </w:sdt>
                    <w:sdt>
                      <w:sdtPr>
                        <w:id w:val="826834508"/>
                        <w:tag w:val="goog_rdk_1051"/>
                      </w:sdtPr>
                      <w:sdtContent>
                        <w:del w:author="Kanihaa" w:id="9" w:date="2026-09-25T08:48:49Z"/>
                        <w:sdt>
                          <w:sdtPr>
                            <w:id w:val="-1301335416"/>
                            <w:tag w:val="goog_rdk_1052"/>
                          </w:sdtPr>
                          <w:sdtContent>
                            <w:del w:author="Kanihaa" w:id="9" w:date="2026-09-25T08:48:49Z">
                              <w:r w:rsidDel="00000000" w:rsidR="00000000" w:rsidRPr="00000000">
                                <w:rPr>
                                  <w:rtl w:val="0"/>
                                </w:rPr>
                              </w:r>
                            </w:del>
                          </w:sdtContent>
                        </w:sdt>
                        <w:del w:author="Kanihaa" w:id="9" w:date="2026-09-25T08:48:49Z"/>
                      </w:sdtContent>
                    </w:sdt>
                  </w:p>
                </w:sdtContent>
              </w:sdt>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sdt>
                <w:sdtPr>
                  <w:id w:val="-336307651"/>
                  <w:tag w:val="goog_rdk_1061"/>
                </w:sdtPr>
                <w:sdtContent>
                  <w:p w:rsidR="00000000" w:rsidDel="00000000" w:rsidP="00000000" w:rsidRDefault="00000000" w:rsidRPr="00000000" w14:paraId="00000079">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350892384"/>
                        <w:tag w:val="goog_rdk_1054"/>
                      </w:sdtPr>
                      <w:sdtContent>
                        <w:del w:author="Kanihaa" w:id="9" w:date="2026-09-25T08:48:49Z"/>
                        <w:sdt>
                          <w:sdtPr>
                            <w:id w:val="-1857446083"/>
                            <w:tag w:val="goog_rdk_105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Processes inpu</w:delText>
                              </w:r>
                            </w:del>
                          </w:sdtContent>
                        </w:sdt>
                        <w:del w:author="Kanihaa" w:id="9" w:date="2026-09-25T08:48:49Z"/>
                      </w:sdtContent>
                    </w:sdt>
                    <w:sdt>
                      <w:sdtPr>
                        <w:id w:val="-414344743"/>
                        <w:tag w:val="goog_rdk_1056"/>
                      </w:sdtPr>
                      <w:sdtContent>
                        <w:ins w:author="Kuppuraj S" w:id="135" w:date="2026-09-22T08:37:00Z">
                          <w:sdt>
                            <w:sdtPr>
                              <w:id w:val="505011143"/>
                              <w:tag w:val="goog_rdk_1057"/>
                            </w:sdtPr>
                            <w:sdtContent>
                              <w:del w:author="Kanihaa" w:id="9" w:date="2026-09-25T08:48:49Z"/>
                            </w:sdtContent>
                          </w:sdt>
                        </w:ins>
                        <w:sdt>
                          <w:sdtPr>
                            <w:id w:val="-280925977"/>
                            <w:tag w:val="goog_rdk_1058"/>
                          </w:sdtPr>
                          <w:sdtContent>
                            <w:ins w:author="Kuppuraj S" w:id="135" w:date="2026-09-22T08:37:0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Z</w:delText>
                                </w:r>
                              </w:del>
                            </w:ins>
                          </w:sdtContent>
                        </w:sdt>
                        <w:ins w:author="Kuppuraj S" w:id="135" w:date="2026-09-22T08:37:00Z">
                          <w:del w:author="Kanihaa" w:id="9" w:date="2026-09-25T08:48:49Z"/>
                        </w:ins>
                      </w:sdtContent>
                    </w:sdt>
                    <w:sdt>
                      <w:sdtPr>
                        <w:id w:val="1977062914"/>
                        <w:tag w:val="goog_rdk_1059"/>
                      </w:sdtPr>
                      <w:sdtContent>
                        <w:del w:author="Kanihaa" w:id="9" w:date="2026-09-25T08:48:49Z"/>
                        <w:sdt>
                          <w:sdtPr>
                            <w:id w:val="-172633145"/>
                            <w:tag w:val="goog_rdk_106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ts using Gemini 1.5 Flash Pro to:</w:delText>
                              </w:r>
                            </w:del>
                          </w:sdtContent>
                        </w:sdt>
                        <w:del w:author="Kanihaa" w:id="9" w:date="2026-09-25T08:48:49Z"/>
                      </w:sdtContent>
                    </w:sdt>
                  </w:p>
                </w:sdtContent>
              </w:sdt>
            </w:tc>
          </w:tr>
        </w:sdtContent>
      </w:sdt>
    </w:tbl>
    <w:sdt>
      <w:sdtPr>
        <w:id w:val="2044185945"/>
        <w:tag w:val="goog_rdk_1070"/>
      </w:sdtPr>
      <w:sdtContent>
        <w:p w:rsidR="00000000" w:rsidDel="00000000" w:rsidP="00000000" w:rsidRDefault="00000000" w:rsidRPr="00000000" w14:paraId="0000007A">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242546751"/>
              <w:tag w:val="goog_rdk_1064"/>
            </w:sdtPr>
            <w:sdtContent>
              <w:ins w:author="Pradeep" w:id="136" w:date="2026-09-22T00:04:03Z">
                <w:sdt>
                  <w:sdtPr>
                    <w:id w:val="1972368307"/>
                    <w:tag w:val="goog_rdk_1065"/>
                  </w:sdtPr>
                  <w:sdtContent>
                    <w:del w:author="Kanihaa" w:id="9" w:date="2026-09-25T08:48:49Z"/>
                  </w:sdtContent>
                </w:sdt>
              </w:ins>
              <w:sdt>
                <w:sdtPr>
                  <w:id w:val="1757697146"/>
                  <w:tag w:val="goog_rdk_1066"/>
                </w:sdtPr>
                <w:sdtContent>
                  <w:ins w:author="Pradeep" w:id="136" w:date="2026-09-22T00:04: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Pradeep" w:id="136" w:date="2026-09-22T00:04:03Z">
                <w:del w:author="Kanihaa" w:id="9" w:date="2026-09-25T08:48:49Z">
                  <w:sdt>
                    <w:sdtPr>
                      <w:id w:val="44686783"/>
                      <w:tag w:val="goog_rdk_106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User-frontend(user information)-backend(receive information and process)-Gemini AI(generate recommendation)-Recommendation logic-Frontend(result)-Output)</w:delText>
                      </w:r>
                    </w:sdtContent>
                  </w:sdt>
                </w:del>
              </w:ins>
            </w:sdtContent>
          </w:sdt>
          <w:sdt>
            <w:sdtPr>
              <w:id w:val="-1404449934"/>
              <w:tag w:val="goog_rdk_1068"/>
            </w:sdtPr>
            <w:sdtContent>
              <w:del w:author="Kanihaa" w:id="9" w:date="2026-09-25T08:48:49Z"/>
              <w:sdt>
                <w:sdtPr>
                  <w:id w:val="366689666"/>
                  <w:tag w:val="goog_rdk_1069"/>
                </w:sdtPr>
                <w:sdtContent>
                  <w:del w:author="Kanihaa" w:id="9" w:date="2026-09-25T08:48:49Z">
                    <w:r w:rsidDel="00000000" w:rsidR="00000000" w:rsidRPr="00000000">
                      <w:rPr>
                        <w:rtl w:val="0"/>
                      </w:rPr>
                    </w:r>
                  </w:del>
                </w:sdtContent>
              </w:sdt>
              <w:del w:author="Kanihaa" w:id="9" w:date="2026-09-25T08:48:49Z"/>
            </w:sdtContent>
          </w:sdt>
        </w:p>
      </w:sdtContent>
    </w:sdt>
    <w:sdt>
      <w:sdtPr>
        <w:id w:val="1318785684"/>
        <w:tag w:val="goog_rdk_1073"/>
      </w:sdtPr>
      <w:sdtContent>
        <w:p w:rsidR="00000000" w:rsidDel="00000000" w:rsidP="00000000" w:rsidRDefault="00000000" w:rsidRPr="00000000" w14:paraId="0000007B">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519419945"/>
              <w:tag w:val="goog_rdk_1071"/>
            </w:sdtPr>
            <w:sdtContent>
              <w:del w:author="Kanihaa" w:id="9" w:date="2026-09-25T08:48:49Z"/>
              <w:sdt>
                <w:sdtPr>
                  <w:id w:val="-1696962102"/>
                  <w:tag w:val="goog_rdk_1072"/>
                </w:sdtPr>
                <w:sdtContent>
                  <w:del w:author="Kanihaa" w:id="9" w:date="2026-09-25T08:48:49Z">
                    <w:r w:rsidDel="00000000" w:rsidR="00000000" w:rsidRPr="00000000">
                      <w:rPr>
                        <w:rtl w:val="0"/>
                      </w:rPr>
                    </w:r>
                  </w:del>
                </w:sdtContent>
              </w:sdt>
              <w:del w:author="Kanihaa" w:id="9" w:date="2026-09-25T08:48:49Z"/>
            </w:sdtContent>
          </w:sdt>
        </w:p>
      </w:sdtContent>
    </w:sdt>
    <w:sdt>
      <w:sdtPr>
        <w:id w:val="1271906412"/>
        <w:tag w:val="goog_rdk_1081"/>
      </w:sdtPr>
      <w:sdtContent>
        <w:p w:rsidR="00000000" w:rsidDel="00000000" w:rsidP="00000000" w:rsidRDefault="00000000" w:rsidRPr="00000000" w14:paraId="0000007C">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824556161"/>
              <w:tag w:val="goog_rdk_1076"/>
            </w:sdtPr>
            <w:sdtContent>
              <w:ins w:author="Anonymous" w:id="137" w:date="2026-09-23T05:22:04Z">
                <w:sdt>
                  <w:sdtPr>
                    <w:id w:val="577967003"/>
                    <w:tag w:val="goog_rdk_1077"/>
                  </w:sdtPr>
                  <w:sdtContent>
                    <w:del w:author="Kanihaa" w:id="9" w:date="2026-09-25T08:48:49Z"/>
                  </w:sdtContent>
                </w:sdt>
              </w:ins>
              <w:sdt>
                <w:sdtPr>
                  <w:id w:val="-1580306104"/>
                  <w:tag w:val="goog_rdk_1078"/>
                </w:sdtPr>
                <w:sdtContent>
                  <w:ins w:author="Anonymous" w:id="137" w:date="2026-09-23T05:22:0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137" w:date="2026-09-23T05:22:04Z">
                <w:del w:author="Kanihaa" w:id="9" w:date="2026-09-25T08:48:49Z"/>
              </w:ins>
            </w:sdtContent>
          </w:sdt>
          <w:sdt>
            <w:sdtPr>
              <w:id w:val="-701384271"/>
              <w:tag w:val="goog_rdk_1079"/>
            </w:sdtPr>
            <w:sdtContent>
              <w:del w:author="Kanihaa" w:id="9" w:date="2026-09-25T08:48:49Z"/>
              <w:sdt>
                <w:sdtPr>
                  <w:id w:val="1701175"/>
                  <w:tag w:val="goog_rdk_1080"/>
                </w:sdtPr>
                <w:sdtContent>
                  <w:del w:author="Kanihaa" w:id="9" w:date="2026-09-25T08:48:49Z">
                    <w:r w:rsidDel="00000000" w:rsidR="00000000" w:rsidRPr="00000000">
                      <w:rPr>
                        <w:rtl w:val="0"/>
                      </w:rPr>
                    </w:r>
                  </w:del>
                </w:sdtContent>
              </w:sdt>
              <w:del w:author="Kanihaa" w:id="9" w:date="2026-09-25T08:48:49Z"/>
            </w:sdtContent>
          </w:sdt>
        </w:p>
      </w:sdtContent>
    </w:sdt>
    <w:sdt>
      <w:sdtPr>
        <w:id w:val="1616550092"/>
        <w:tag w:val="goog_rdk_1089"/>
      </w:sdtPr>
      <w:sdtContent>
        <w:p w:rsidR="00000000" w:rsidDel="00000000" w:rsidP="00000000" w:rsidRDefault="00000000" w:rsidRPr="00000000" w14:paraId="0000007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68669272"/>
              <w:tag w:val="goog_rdk_1084"/>
            </w:sdtPr>
            <w:sdtContent>
              <w:ins w:author="Dhanush Surya" w:id="138" w:date="2026-09-23T09:26:24Z">
                <w:sdt>
                  <w:sdtPr>
                    <w:id w:val="-153896675"/>
                    <w:tag w:val="goog_rdk_1085"/>
                  </w:sdtPr>
                  <w:sdtContent>
                    <w:del w:author="Kanihaa" w:id="9" w:date="2026-09-25T08:48:49Z"/>
                  </w:sdtContent>
                </w:sdt>
              </w:ins>
              <w:sdt>
                <w:sdtPr>
                  <w:id w:val="-474589773"/>
                  <w:tag w:val="goog_rdk_1086"/>
                </w:sdtPr>
                <w:sdtContent>
                  <w:ins w:author="Dhanush Surya" w:id="138" w:date="2026-09-23T09:26:2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w:delText>
                      </w:r>
                    </w:del>
                  </w:ins>
                </w:sdtContent>
              </w:sdt>
              <w:ins w:author="Dhanush Surya" w:id="138" w:date="2026-09-23T09:26:24Z">
                <w:del w:author="Kanihaa" w:id="9" w:date="2026-09-25T08:48:49Z"/>
              </w:ins>
            </w:sdtContent>
          </w:sdt>
          <w:sdt>
            <w:sdtPr>
              <w:id w:val="-791747642"/>
              <w:tag w:val="goog_rdk_108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4050" cy="1653857"/>
                      <wp:effectExtent b="0" l="0" r="0" t="0"/>
                      <wp:docPr id="16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4050" cy="1653857"/>
                              </a:xfrm>
                              <a:prstGeom prst="rect"/>
                              <a:ln/>
                            </pic:spPr>
                          </pic:pic>
                        </a:graphicData>
                      </a:graphic>
                    </wp:inline>
                  </w:drawing>
                </w:r>
              </w:del>
              <w:sdt>
                <w:sdtPr>
                  <w:id w:val="185380539"/>
                  <w:tag w:val="goog_rdk_1088"/>
                </w:sdtPr>
                <w:sdtContent>
                  <w:del w:author="Kanihaa" w:id="9" w:date="2026-09-25T08:48:49Z">
                    <w:r w:rsidDel="00000000" w:rsidR="00000000" w:rsidRPr="00000000">
                      <w:rPr>
                        <w:rtl w:val="0"/>
                      </w:rPr>
                    </w:r>
                  </w:del>
                </w:sdtContent>
              </w:sdt>
              <w:del w:author="Kanihaa" w:id="9" w:date="2026-09-25T08:48:49Z"/>
            </w:sdtContent>
          </w:sdt>
        </w:p>
      </w:sdtContent>
    </w:sdt>
    <w:sdt>
      <w:sdtPr>
        <w:id w:val="-137343328"/>
        <w:tag w:val="goog_rdk_1096"/>
      </w:sdtPr>
      <w:sdtContent>
        <w:p w:rsidR="00000000" w:rsidDel="00000000" w:rsidP="00000000" w:rsidRDefault="00000000" w:rsidRPr="00000000" w14:paraId="0000007E">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473191384"/>
              <w:tag w:val="goog_rdk_1090"/>
            </w:sdtPr>
            <w:sdtContent>
              <w:del w:author="Kanihaa" w:id="9" w:date="2026-09-25T08:48:49Z"/>
              <w:sdt>
                <w:sdtPr>
                  <w:id w:val="-559623210"/>
                  <w:tag w:val="goog_rdk_109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Pre-requisites</w:delText>
                    </w:r>
                  </w:del>
                </w:sdtContent>
              </w:sdt>
              <w:del w:author="Kanihaa" w:id="9" w:date="2026-09-25T08:48:49Z"/>
            </w:sdtContent>
          </w:sdt>
          <w:sdt>
            <w:sdtPr>
              <w:id w:val="-1316757947"/>
              <w:tag w:val="goog_rdk_1092"/>
            </w:sdtPr>
            <w:sdtContent>
              <w:ins w:author="Abi Kutty" w:id="139" w:date="2026-09-22T07:32:07Z">
                <w:sdt>
                  <w:sdtPr>
                    <w:id w:val="1157591918"/>
                    <w:tag w:val="goog_rdk_109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304800" cy="304800"/>
                            <wp:effectExtent b="0" l="0" r="0" t="0"/>
                            <wp:docPr descr="Pradeep" id="146" name="image1.png"/>
                            <a:graphic>
                              <a:graphicData uri="http://schemas.openxmlformats.org/drawingml/2006/picture">
                                <pic:pic>
                                  <pic:nvPicPr>
                                    <pic:cNvPr descr="Pradeep" id="0" name="image1.png"/>
                                    <pic:cNvPicPr preferRelativeResize="0"/>
                                  </pic:nvPicPr>
                                  <pic:blipFill>
                                    <a:blip r:embed="rId11"/>
                                    <a:srcRect b="0" l="0" r="0" t="0"/>
                                    <a:stretch>
                                      <a:fillRect/>
                                    </a:stretch>
                                  </pic:blipFill>
                                  <pic:spPr>
                                    <a:xfrm>
                                      <a:off x="0" y="0"/>
                                      <a:ext cx="304800" cy="304800"/>
                                    </a:xfrm>
                                    <a:prstGeom prst="rect"/>
                                    <a:ln/>
                                  </pic:spPr>
                                </pic:pic>
                              </a:graphicData>
                            </a:graphic>
                          </wp:inline>
                        </w:drawing>
                      </w:r>
                    </w:del>
                  </w:sdtContent>
                </w:sdt>
              </w:ins>
            </w:sdtContent>
          </w:sdt>
          <w:sdt>
            <w:sdtPr>
              <w:id w:val="554894568"/>
              <w:tag w:val="goog_rdk_1094"/>
            </w:sdtPr>
            <w:sdtContent>
              <w:del w:author="Kanihaa" w:id="9" w:date="2026-09-25T08:48:49Z"/>
              <w:sdt>
                <w:sdtPr>
                  <w:id w:val="1434960019"/>
                  <w:tag w:val="goog_rdk_1095"/>
                </w:sdtPr>
                <w:sdtContent>
                  <w:del w:author="Kanihaa" w:id="9" w:date="2026-09-25T08:48:49Z">
                    <w:r w:rsidDel="00000000" w:rsidR="00000000" w:rsidRPr="00000000">
                      <w:rPr>
                        <w:rtl w:val="0"/>
                      </w:rPr>
                    </w:r>
                  </w:del>
                </w:sdtContent>
              </w:sdt>
              <w:del w:author="Kanihaa" w:id="9" w:date="2026-09-25T08:48:49Z"/>
            </w:sdtContent>
          </w:sdt>
        </w:p>
      </w:sdtContent>
    </w:sdt>
    <w:sdt>
      <w:sdtPr>
        <w:id w:val="1900014527"/>
        <w:tag w:val="goog_rdk_1101"/>
      </w:sdtPr>
      <w:sdtContent>
        <w:p w:rsidR="00000000" w:rsidDel="00000000" w:rsidP="00000000" w:rsidRDefault="00000000" w:rsidRPr="00000000" w14:paraId="0000007F">
          <w:pPr>
            <w:numPr>
              <w:ilvl w:val="0"/>
              <w:numId w:val="1"/>
            </w:numPr>
            <w:spacing w:after="0" w:before="280" w:line="240" w:lineRule="auto"/>
            <w:ind w:left="720" w:hanging="360"/>
            <w:rPr>
              <w:del w:author="Kanihaa" w:id="9" w:date="2026-09-25T08:48:49Z"/>
              <w:rFonts w:ascii="Cambria" w:cs="Cambria" w:eastAsia="Cambria" w:hAnsi="Cambria"/>
              <w:sz w:val="24"/>
              <w:szCs w:val="24"/>
              <w:rPrChange w:author="Naran" w:id="140" w:date="2026-09-22T15:47:25Z">
                <w:rPr>
                  <w:rFonts w:ascii="Cambria" w:cs="Cambria" w:eastAsia="Cambria" w:hAnsi="Cambria"/>
                  <w:sz w:val="24"/>
                  <w:szCs w:val="24"/>
                </w:rPr>
              </w:rPrChange>
            </w:rPr>
            <w:pPrChange w:author="Naran" w:id="0" w:date="2026-09-22T15:47:25Z">
              <w:pPr>
                <w:numPr>
                  <w:ilvl w:val="0"/>
                  <w:numId w:val="16"/>
                </w:numPr>
                <w:spacing w:after="0" w:before="280" w:line="240" w:lineRule="auto"/>
                <w:ind w:left="720" w:hanging="360"/>
              </w:pPr>
            </w:pPrChange>
          </w:pPr>
          <w:sdt>
            <w:sdtPr>
              <w:id w:val="-1109420449"/>
              <w:tag w:val="goog_rdk_1097"/>
            </w:sdtPr>
            <w:sdtContent>
              <w:del w:author="Kanihaa" w:id="9" w:date="2026-09-25T08:48:49Z"/>
              <w:sdt>
                <w:sdtPr>
                  <w:id w:val="965223046"/>
                  <w:tag w:val="goog_rdk_109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IBM Cloud Account Setup: </w:delText>
                    </w:r>
                  </w:del>
                </w:sdtContent>
              </w:sdt>
              <w:del w:author="Kanihaa" w:id="9" w:date="2026-09-25T08:48:49Z">
                <w:r w:rsidDel="00000000" w:rsidR="00000000" w:rsidRPr="00000000">
                  <w:fldChar w:fldCharType="begin"/>
                </w:r>
                <w:r w:rsidDel="00000000" w:rsidR="00000000" w:rsidRPr="00000000">
                  <w:delInstrText xml:space="preserve">HYPERLINK "https://cloud.ibm.com/"</w:delInstrText>
                </w:r>
                <w:r w:rsidDel="00000000" w:rsidR="00000000" w:rsidRPr="00000000">
                  <w:fldChar w:fldCharType="separate"/>
                </w:r>
                <w:sdt>
                  <w:sdtPr>
                    <w:id w:val="-1469324710"/>
                    <w:tag w:val="goog_rdk_10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u w:val="single"/>
                          </w:rPr>
                        </w:rPrChange>
                      </w:rPr>
                      <w:delText xml:space="preserve">IBM Cloud Console</w:delText>
                    </w:r>
                  </w:sdtContent>
                </w:sdt>
                <w:r w:rsidDel="00000000" w:rsidR="00000000" w:rsidRPr="00000000">
                  <w:fldChar w:fldCharType="end"/>
                </w:r>
                <w:sdt>
                  <w:sdtPr>
                    <w:id w:val="-1857021438"/>
                    <w:tag w:val="goog_rdk_1100"/>
                  </w:sdtPr>
                  <w:sdtContent>
                    <w:r w:rsidDel="00000000" w:rsidR="00000000" w:rsidRPr="00000000">
                      <w:rPr>
                        <w:rtl w:val="0"/>
                      </w:rPr>
                    </w:r>
                  </w:sdtContent>
                </w:sdt>
              </w:del>
            </w:sdtContent>
          </w:sdt>
        </w:p>
      </w:sdtContent>
    </w:sdt>
    <w:sdt>
      <w:sdtPr>
        <w:id w:val="-1729235722"/>
        <w:tag w:val="goog_rdk_1109"/>
      </w:sdtPr>
      <w:sdtContent>
        <w:p w:rsidR="00000000" w:rsidDel="00000000" w:rsidP="00000000" w:rsidRDefault="00000000" w:rsidRPr="00000000" w14:paraId="00000080">
          <w:pPr>
            <w:numPr>
              <w:ilvl w:val="0"/>
              <w:numId w:val="1"/>
            </w:numPr>
            <w:spacing w:after="0" w:before="0" w:line="240" w:lineRule="auto"/>
            <w:ind w:left="720" w:hanging="360"/>
            <w:rPr>
              <w:ins w:author="sanjevv BABL" w:id="141" w:date="2026-09-22T10:11:56Z"/>
              <w:del w:author="Kanihaa" w:id="9" w:date="2026-09-25T08:48:49Z"/>
              <w:rFonts w:ascii="Cambria" w:cs="Cambria" w:eastAsia="Cambria" w:hAnsi="Cambria"/>
              <w:sz w:val="24"/>
              <w:szCs w:val="24"/>
              <w:rPrChange w:author="Naran" w:id="140" w:date="2026-09-22T15:47:25Z">
                <w:rPr>
                  <w:rFonts w:ascii="Cambria" w:cs="Cambria" w:eastAsia="Cambria" w:hAnsi="Cambria"/>
                  <w:sz w:val="24"/>
                  <w:szCs w:val="24"/>
                </w:rPr>
              </w:rPrChange>
            </w:rPr>
            <w:pPrChange w:author="Naran" w:id="0" w:date="2026-09-22T15:47:25Z">
              <w:pPr>
                <w:numPr>
                  <w:ilvl w:val="0"/>
                  <w:numId w:val="16"/>
                </w:numPr>
                <w:spacing w:after="0" w:before="0" w:line="240" w:lineRule="auto"/>
                <w:ind w:left="720" w:hanging="360"/>
              </w:pPr>
            </w:pPrChange>
          </w:pPr>
          <w:sdt>
            <w:sdtPr>
              <w:id w:val="1128098230"/>
              <w:tag w:val="goog_rdk_1102"/>
            </w:sdtPr>
            <w:sdtContent>
              <w:del w:author="Kanihaa" w:id="9" w:date="2026-09-25T08:48:49Z"/>
              <w:sdt>
                <w:sdtPr>
                  <w:id w:val="1120824520"/>
                  <w:tag w:val="goog_rdk_110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Watsonx Access and Configuration: </w:delText>
                    </w:r>
                  </w:del>
                </w:sdtContent>
              </w:sdt>
              <w:del w:author="Kanihaa" w:id="9" w:date="2026-09-25T08:48:49Z">
                <w:sdt>
                  <w:sdtPr>
                    <w:id w:val="-1653376241"/>
                    <w:tag w:val="goog_rdk_11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rPr>
                        </w:rPrChange>
                      </w:rPr>
                      <w:delText xml:space="preserve">Watsonx Overv</w:delText>
                    </w:r>
                  </w:sdtContent>
                </w:sdt>
                <w:sdt>
                  <w:sdtPr>
                    <w:id w:val="1525087054"/>
                    <w:tag w:val="goog_rdk_110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rPr>
                        </w:rPrChange>
                      </w:rPr>
                      <w:delText xml:space="preserve">iew</w:delText>
                    </w:r>
                  </w:sdtContent>
                </w:sdt>
              </w:del>
            </w:sdtContent>
          </w:sdt>
          <w:sdt>
            <w:sdtPr>
              <w:id w:val="1806683822"/>
              <w:tag w:val="goog_rdk_1106"/>
            </w:sdtPr>
            <w:sdtContent>
              <w:ins w:author="sanjevv BABL" w:id="141" w:date="2026-09-22T10:11:56Z">
                <w:sdt>
                  <w:sdtPr>
                    <w:id w:val="2100311068"/>
                    <w:tag w:val="goog_rdk_1107"/>
                  </w:sdtPr>
                  <w:sdtContent>
                    <w:del w:author="Kanihaa" w:id="9" w:date="2026-09-25T08:48:49Z"/>
                  </w:sdtContent>
                </w:sdt>
              </w:ins>
              <w:sdt>
                <w:sdtPr>
                  <w:id w:val="2131010012"/>
                  <w:tag w:val="goog_rdk_1108"/>
                </w:sdtPr>
                <w:sdtContent>
                  <w:ins w:author="sanjevv BABL" w:id="141" w:date="2026-09-22T10:11:56Z">
                    <w:del w:author="Kanihaa" w:id="9" w:date="2026-09-25T08:48:49Z">
                      <w:r w:rsidDel="00000000" w:rsidR="00000000" w:rsidRPr="00000000">
                        <w:rPr>
                          <w:rtl w:val="0"/>
                        </w:rPr>
                      </w:r>
                    </w:del>
                  </w:ins>
                </w:sdtContent>
              </w:sdt>
              <w:ins w:author="sanjevv BABL" w:id="141" w:date="2026-09-22T10:11:56Z">
                <w:del w:author="Kanihaa" w:id="9" w:date="2026-09-25T08:48:49Z"/>
              </w:ins>
            </w:sdtContent>
          </w:sdt>
        </w:p>
      </w:sdtContent>
    </w:sdt>
    <w:sdt>
      <w:sdtPr>
        <w:id w:val="-961163705"/>
        <w:tag w:val="goog_rdk_1113"/>
      </w:sdtPr>
      <w:sdtContent>
        <w:p w:rsidR="00000000" w:rsidDel="00000000" w:rsidP="00000000" w:rsidRDefault="00000000" w:rsidRPr="00000000" w14:paraId="00000081">
          <w:pPr>
            <w:numPr>
              <w:ilvl w:val="0"/>
              <w:numId w:val="1"/>
            </w:numPr>
            <w:spacing w:after="0" w:before="0" w:line="240" w:lineRule="auto"/>
            <w:ind w:left="720" w:hanging="360"/>
            <w:rPr>
              <w:del w:author="Kanihaa" w:id="9" w:date="2026-09-25T08:48:49Z"/>
              <w:rFonts w:ascii="Cambria" w:cs="Cambria" w:eastAsia="Cambria" w:hAnsi="Cambria"/>
              <w:sz w:val="24"/>
              <w:szCs w:val="24"/>
              <w:rPrChange w:author="Naran" w:id="140" w:date="2026-09-22T15:47:25Z">
                <w:rPr>
                  <w:rFonts w:ascii="Cambria" w:cs="Cambria" w:eastAsia="Cambria" w:hAnsi="Cambria"/>
                  <w:sz w:val="24"/>
                  <w:szCs w:val="24"/>
                </w:rPr>
              </w:rPrChange>
            </w:rPr>
            <w:pPrChange w:author="Naran" w:id="0" w:date="2026-09-22T15:47:25Z">
              <w:pPr>
                <w:numPr>
                  <w:ilvl w:val="0"/>
                  <w:numId w:val="16"/>
                </w:numPr>
                <w:spacing w:after="0" w:before="0" w:line="240" w:lineRule="auto"/>
                <w:ind w:left="720" w:hanging="360"/>
              </w:pPr>
            </w:pPrChange>
          </w:pPr>
          <w:sdt>
            <w:sdtPr>
              <w:id w:val="-1729500180"/>
              <w:tag w:val="goog_rdk_1111"/>
            </w:sdtPr>
            <w:sdtContent>
              <w:del w:author="Kanihaa" w:id="9" w:date="2026-09-25T08:48:49Z"/>
              <w:sdt>
                <w:sdtPr>
                  <w:id w:val="-1780660959"/>
                  <w:tag w:val="goog_rdk_1112"/>
                </w:sdtPr>
                <w:sdtContent>
                  <w:del w:author="Kanihaa" w:id="9" w:date="2026-09-25T08:48:49Z">
                    <w:r w:rsidDel="00000000" w:rsidR="00000000" w:rsidRPr="00000000">
                      <w:rPr>
                        <w:rtl w:val="0"/>
                      </w:rPr>
                    </w:r>
                  </w:del>
                </w:sdtContent>
              </w:sdt>
              <w:del w:author="Kanihaa" w:id="9" w:date="2026-09-25T08:48:49Z"/>
            </w:sdtContent>
          </w:sdt>
        </w:p>
      </w:sdtContent>
    </w:sdt>
    <w:sdt>
      <w:sdtPr>
        <w:id w:val="914493486"/>
        <w:tag w:val="goog_rdk_1118"/>
      </w:sdtPr>
      <w:sdtContent>
        <w:p w:rsidR="00000000" w:rsidDel="00000000" w:rsidP="00000000" w:rsidRDefault="00000000" w:rsidRPr="00000000" w14:paraId="00000082">
          <w:pPr>
            <w:numPr>
              <w:ilvl w:val="0"/>
              <w:numId w:val="1"/>
            </w:numPr>
            <w:spacing w:after="0" w:before="0" w:line="240" w:lineRule="auto"/>
            <w:ind w:left="720" w:hanging="360"/>
            <w:rPr>
              <w:del w:author="Kanihaa" w:id="9" w:date="2026-09-25T08:48:49Z"/>
              <w:rFonts w:ascii="Cambria" w:cs="Cambria" w:eastAsia="Cambria" w:hAnsi="Cambria"/>
              <w:sz w:val="24"/>
              <w:szCs w:val="24"/>
              <w:rPrChange w:author="Naran" w:id="140" w:date="2026-09-22T15:47:25Z">
                <w:rPr>
                  <w:rFonts w:ascii="Cambria" w:cs="Cambria" w:eastAsia="Cambria" w:hAnsi="Cambria"/>
                  <w:sz w:val="24"/>
                  <w:szCs w:val="24"/>
                </w:rPr>
              </w:rPrChange>
            </w:rPr>
            <w:pPrChange w:author="Naran" w:id="0" w:date="2026-09-22T15:47:25Z">
              <w:pPr>
                <w:numPr>
                  <w:ilvl w:val="0"/>
                  <w:numId w:val="16"/>
                </w:numPr>
                <w:spacing w:after="0" w:before="0" w:line="240" w:lineRule="auto"/>
                <w:ind w:left="720" w:hanging="360"/>
              </w:pPr>
            </w:pPrChange>
          </w:pPr>
          <w:sdt>
            <w:sdtPr>
              <w:id w:val="-1921845343"/>
              <w:tag w:val="goog_rdk_1114"/>
            </w:sdtPr>
            <w:sdtContent>
              <w:del w:author="Kanihaa" w:id="9" w:date="2026-09-25T08:48:49Z"/>
              <w:sdt>
                <w:sdtPr>
                  <w:id w:val="-1218257170"/>
                  <w:tag w:val="goog_rdk_111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Python Basics: </w:delText>
                    </w:r>
                  </w:del>
                </w:sdtContent>
              </w:sdt>
              <w:del w:author="Kanihaa" w:id="9" w:date="2026-09-25T08:48:49Z">
                <w:r w:rsidDel="00000000" w:rsidR="00000000" w:rsidRPr="00000000">
                  <w:fldChar w:fldCharType="begin"/>
                </w:r>
                <w:r w:rsidDel="00000000" w:rsidR="00000000" w:rsidRPr="00000000">
                  <w:delInstrText xml:space="preserve">HYPERLINK "https://www.python.org/"</w:delInstrText>
                </w:r>
                <w:r w:rsidDel="00000000" w:rsidR="00000000" w:rsidRPr="00000000">
                  <w:fldChar w:fldCharType="separate"/>
                </w:r>
                <w:sdt>
                  <w:sdtPr>
                    <w:id w:val="805167523"/>
                    <w:tag w:val="goog_rdk_111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u w:val="single"/>
                          </w:rPr>
                        </w:rPrChange>
                      </w:rPr>
                      <w:delText xml:space="preserve">Python.org</w:delText>
                    </w:r>
                  </w:sdtContent>
                </w:sdt>
                <w:r w:rsidDel="00000000" w:rsidR="00000000" w:rsidRPr="00000000">
                  <w:fldChar w:fldCharType="end"/>
                </w:r>
                <w:sdt>
                  <w:sdtPr>
                    <w:id w:val="1169027756"/>
                    <w:tag w:val="goog_rdk_1117"/>
                  </w:sdtPr>
                  <w:sdtContent>
                    <w:r w:rsidDel="00000000" w:rsidR="00000000" w:rsidRPr="00000000">
                      <w:rPr>
                        <w:rtl w:val="0"/>
                      </w:rPr>
                    </w:r>
                  </w:sdtContent>
                </w:sdt>
              </w:del>
            </w:sdtContent>
          </w:sdt>
        </w:p>
      </w:sdtContent>
    </w:sdt>
    <w:sdt>
      <w:sdtPr>
        <w:id w:val="1916325552"/>
        <w:tag w:val="goog_rdk_1123"/>
      </w:sdtPr>
      <w:sdtContent>
        <w:p w:rsidR="00000000" w:rsidDel="00000000" w:rsidP="00000000" w:rsidRDefault="00000000" w:rsidRPr="00000000" w14:paraId="00000083">
          <w:pPr>
            <w:numPr>
              <w:ilvl w:val="0"/>
              <w:numId w:val="1"/>
            </w:numPr>
            <w:spacing w:after="280" w:before="0" w:line="240" w:lineRule="auto"/>
            <w:ind w:left="720" w:hanging="360"/>
            <w:rPr>
              <w:del w:author="Kanihaa" w:id="9" w:date="2026-09-25T08:48:49Z"/>
              <w:rFonts w:ascii="Cambria" w:cs="Cambria" w:eastAsia="Cambria" w:hAnsi="Cambria"/>
              <w:sz w:val="24"/>
              <w:szCs w:val="24"/>
              <w:rPrChange w:author="Naran" w:id="140" w:date="2026-09-22T15:47:25Z">
                <w:rPr>
                  <w:rFonts w:ascii="Cambria" w:cs="Cambria" w:eastAsia="Cambria" w:hAnsi="Cambria"/>
                  <w:sz w:val="24"/>
                  <w:szCs w:val="24"/>
                </w:rPr>
              </w:rPrChange>
            </w:rPr>
            <w:pPrChange w:author="Naran" w:id="0" w:date="2026-09-22T15:47:25Z">
              <w:pPr>
                <w:numPr>
                  <w:ilvl w:val="0"/>
                  <w:numId w:val="16"/>
                </w:numPr>
                <w:spacing w:after="280" w:before="0" w:line="240" w:lineRule="auto"/>
                <w:ind w:left="720" w:hanging="360"/>
              </w:pPr>
            </w:pPrChange>
          </w:pPr>
          <w:sdt>
            <w:sdtPr>
              <w:id w:val="292106909"/>
              <w:tag w:val="goog_rdk_1119"/>
            </w:sdtPr>
            <w:sdtContent>
              <w:del w:author="Kanihaa" w:id="9" w:date="2026-09-25T08:48:49Z"/>
              <w:sdt>
                <w:sdtPr>
                  <w:id w:val="-153571743"/>
                  <w:tag w:val="goog_rdk_112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FastAPI Framework: </w:delText>
                    </w:r>
                  </w:del>
                </w:sdtContent>
              </w:sdt>
              <w:del w:author="Kanihaa" w:id="9" w:date="2026-09-25T08:48:49Z">
                <w:sdt>
                  <w:sdtPr>
                    <w:id w:val="-1408846680"/>
                    <w:tag w:val="goog_rdk_11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2e75b5"/>
                            <w:sz w:val="24"/>
                            <w:szCs w:val="24"/>
                          </w:rPr>
                        </w:rPrChange>
                      </w:rPr>
                      <w:delText xml:space="preserve">FastAPI Docs </w:delText>
                    </w:r>
                  </w:sdtContent>
                </w:sdt>
                <w:sdt>
                  <w:sdtPr>
                    <w:id w:val="-295128134"/>
                    <w:tag w:val="goog_rdk_1122"/>
                  </w:sdtPr>
                  <w:sdtContent>
                    <w:r w:rsidDel="00000000" w:rsidR="00000000" w:rsidRPr="00000000">
                      <w:rPr>
                        <w:rtl w:val="0"/>
                      </w:rPr>
                    </w:r>
                  </w:sdtContent>
                </w:sdt>
              </w:del>
            </w:sdtContent>
          </w:sdt>
        </w:p>
      </w:sdtContent>
    </w:sdt>
    <w:sdt>
      <w:sdtPr>
        <w:id w:val="2009054579"/>
        <w:tag w:val="goog_rdk_1131"/>
      </w:sdtPr>
      <w:sdtContent>
        <w:p w:rsidR="00000000" w:rsidDel="00000000" w:rsidP="00000000" w:rsidRDefault="00000000" w:rsidRPr="00000000" w14:paraId="00000084">
          <w:pPr>
            <w:pStyle w:val="Heading1"/>
            <w:spacing w:after="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0" w:line="240" w:lineRule="auto"/>
                <w:ind w:left="0" w:firstLine="0"/>
              </w:pPr>
            </w:pPrChange>
          </w:pPr>
          <w:sdt>
            <w:sdtPr>
              <w:id w:val="1426318853"/>
              <w:tag w:val="goog_rdk_1126"/>
            </w:sdtPr>
            <w:sdtContent>
              <w:ins w:author="Pradeep" w:id="142" w:date="2026-09-22T00:06:02Z">
                <w:sdt>
                  <w:sdtPr>
                    <w:id w:val="1049161977"/>
                    <w:tag w:val="goog_rdk_1127"/>
                  </w:sdtPr>
                  <w:sdtContent>
                    <w:del w:author="Kanihaa" w:id="9" w:date="2026-09-25T08:48:49Z"/>
                  </w:sdtContent>
                </w:sdt>
              </w:ins>
              <w:sdt>
                <w:sdtPr>
                  <w:id w:val="-579771519"/>
                  <w:tag w:val="goog_rdk_1128"/>
                </w:sdtPr>
                <w:sdtContent>
                  <w:ins w:author="Pradeep" w:id="142" w:date="2026-09-22T00:06:0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(What are the things needed for the project)</w:delText>
                      </w:r>
                    </w:del>
                  </w:ins>
                </w:sdtContent>
              </w:sdt>
              <w:ins w:author="Pradeep" w:id="142" w:date="2026-09-22T00:06:02Z">
                <w:del w:author="Kanihaa" w:id="9" w:date="2026-09-25T08:48:49Z"/>
              </w:ins>
            </w:sdtContent>
          </w:sdt>
          <w:sdt>
            <w:sdtPr>
              <w:id w:val="-659977643"/>
              <w:tag w:val="goog_rdk_1129"/>
            </w:sdtPr>
            <w:sdtContent>
              <w:del w:author="Kanihaa" w:id="9" w:date="2026-09-25T08:48:49Z"/>
              <w:sdt>
                <w:sdtPr>
                  <w:id w:val="1221531938"/>
                  <w:tag w:val="goog_rdk_1130"/>
                </w:sdtPr>
                <w:sdtContent>
                  <w:del w:author="Kanihaa" w:id="9" w:date="2026-09-25T08:48:49Z">
                    <w:r w:rsidDel="00000000" w:rsidR="00000000" w:rsidRPr="00000000">
                      <w:rPr>
                        <w:rtl w:val="0"/>
                      </w:rPr>
                    </w:r>
                  </w:del>
                </w:sdtContent>
              </w:sdt>
              <w:del w:author="Kanihaa" w:id="9" w:date="2026-09-25T08:48:49Z"/>
            </w:sdtContent>
          </w:sdt>
        </w:p>
      </w:sdtContent>
    </w:sdt>
    <w:sdt>
      <w:sdtPr>
        <w:id w:val="697465645"/>
        <w:tag w:val="goog_rdk_1139"/>
      </w:sdtPr>
      <w:sdtContent>
        <w:p w:rsidR="00000000" w:rsidDel="00000000" w:rsidP="00000000" w:rsidRDefault="00000000" w:rsidRPr="00000000" w14:paraId="00000085">
          <w:pPr>
            <w:pStyle w:val="Heading1"/>
            <w:spacing w:after="280" w:line="240" w:lineRule="auto"/>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spacing w:after="280" w:before="0" w:line="240" w:lineRule="auto"/>
                <w:ind w:left="0" w:firstLine="0"/>
              </w:pPr>
            </w:pPrChange>
          </w:pPr>
          <w:sdt>
            <w:sdtPr>
              <w:id w:val="-1639123866"/>
              <w:tag w:val="goog_rdk_1132"/>
            </w:sdtPr>
            <w:sdtContent>
              <w:del w:author="Kanihaa" w:id="9" w:date="2026-09-25T08:48:49Z"/>
              <w:sdt>
                <w:sdtPr>
                  <w:id w:val="295684661"/>
                  <w:tag w:val="goog_rdk_113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Project Workflow</w:delText>
                    </w:r>
                  </w:del>
                </w:sdtContent>
              </w:sdt>
              <w:del w:author="Kanihaa" w:id="9" w:date="2026-09-25T08:48:49Z"/>
            </w:sdtContent>
          </w:sdt>
          <w:sdt>
            <w:sdtPr>
              <w:id w:val="1824510170"/>
              <w:tag w:val="goog_rdk_1134"/>
            </w:sdtPr>
            <w:sdtContent>
              <w:ins w:author="Pradeep" w:id="143" w:date="2026-09-22T00:06:45Z">
                <w:sdt>
                  <w:sdtPr>
                    <w:id w:val="-979639717"/>
                    <w:tag w:val="goog_rdk_1135"/>
                  </w:sdtPr>
                  <w:sdtContent>
                    <w:del w:author="Kanihaa" w:id="9" w:date="2026-09-25T08:48:49Z"/>
                  </w:sdtContent>
                </w:sdt>
              </w:ins>
              <w:sdt>
                <w:sdtPr>
                  <w:id w:val="-340621430"/>
                  <w:tag w:val="goog_rdk_1136"/>
                </w:sdtPr>
                <w:sdtContent>
                  <w:ins w:author="Pradeep" w:id="143" w:date="2026-09-22T00:06:4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(setup AI connection)</w:delText>
                      </w:r>
                    </w:del>
                  </w:ins>
                </w:sdtContent>
              </w:sdt>
              <w:ins w:author="Pradeep" w:id="143" w:date="2026-09-22T00:06:45Z">
                <w:del w:author="Kanihaa" w:id="9" w:date="2026-09-25T08:48:49Z"/>
              </w:ins>
            </w:sdtContent>
          </w:sdt>
          <w:sdt>
            <w:sdtPr>
              <w:id w:val="784059740"/>
              <w:tag w:val="goog_rdk_1137"/>
            </w:sdtPr>
            <w:sdtContent>
              <w:del w:author="Kanihaa" w:id="9" w:date="2026-09-25T08:48:49Z"/>
              <w:sdt>
                <w:sdtPr>
                  <w:id w:val="-1637243307"/>
                  <w:tag w:val="goog_rdk_1138"/>
                </w:sdtPr>
                <w:sdtContent>
                  <w:del w:author="Kanihaa" w:id="9" w:date="2026-09-25T08:48:49Z">
                    <w:r w:rsidDel="00000000" w:rsidR="00000000" w:rsidRPr="00000000">
                      <w:rPr>
                        <w:rtl w:val="0"/>
                      </w:rPr>
                    </w:r>
                  </w:del>
                </w:sdtContent>
              </w:sdt>
              <w:del w:author="Kanihaa" w:id="9" w:date="2026-09-25T08:48:49Z"/>
            </w:sdtContent>
          </w:sdt>
        </w:p>
      </w:sdtContent>
    </w:sdt>
    <w:sdt>
      <w:sdtPr>
        <w:id w:val="511144066"/>
        <w:tag w:val="goog_rdk_1142"/>
      </w:sdtPr>
      <w:sdtContent>
        <w:p w:rsidR="00000000" w:rsidDel="00000000" w:rsidP="00000000" w:rsidRDefault="00000000" w:rsidRPr="00000000" w14:paraId="00000086">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415310669"/>
              <w:tag w:val="goog_rdk_1140"/>
            </w:sdtPr>
            <w:sdtContent>
              <w:del w:author="Kanihaa" w:id="9" w:date="2026-09-25T08:48:49Z"/>
              <w:sdt>
                <w:sdtPr>
                  <w:id w:val="802137593"/>
                  <w:tag w:val="goog_rdk_114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1. Gemini AI Setup &amp; Initialization</w:delText>
                    </w:r>
                  </w:del>
                </w:sdtContent>
              </w:sdt>
              <w:del w:author="Kanihaa" w:id="9" w:date="2026-09-25T08:48:49Z">
                <w:bookmarkStart w:colFirst="0" w:colLast="0" w:name="_heading=h.p39d08p0t8sa" w:id="26"/>
                <w:bookmarkEnd w:id="26"/>
              </w:del>
            </w:sdtContent>
          </w:sdt>
        </w:p>
      </w:sdtContent>
    </w:sdt>
    <w:sdt>
      <w:sdtPr>
        <w:id w:val="1241217345"/>
        <w:tag w:val="goog_rdk_1146"/>
      </w:sdtPr>
      <w:sdtContent>
        <w:p w:rsidR="00000000" w:rsidDel="00000000" w:rsidP="00000000" w:rsidRDefault="00000000" w:rsidRPr="00000000" w14:paraId="00000087">
          <w:pPr>
            <w:numPr>
              <w:ilvl w:val="0"/>
              <w:numId w:val="25"/>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5"/>
                </w:numPr>
                <w:spacing w:after="0" w:before="240" w:line="240" w:lineRule="auto"/>
                <w:ind w:left="720" w:hanging="360"/>
              </w:pPr>
            </w:pPrChange>
          </w:pPr>
          <w:sdt>
            <w:sdtPr>
              <w:id w:val="-313927329"/>
              <w:tag w:val="goog_rdk_1143"/>
            </w:sdtPr>
            <w:sdtContent>
              <w:del w:author="Kanihaa" w:id="9" w:date="2026-09-25T08:48:49Z"/>
              <w:sdt>
                <w:sdtPr>
                  <w:id w:val="-1846528776"/>
                  <w:tag w:val="goog_rdk_114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1.1</w:delText>
                    </w:r>
                  </w:del>
                </w:sdtContent>
              </w:sdt>
              <w:del w:author="Kanihaa" w:id="9" w:date="2026-09-25T08:48:49Z">
                <w:sdt>
                  <w:sdtPr>
                    <w:id w:val="1140896008"/>
                    <w:tag w:val="goog_rdk_114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Set up Google Cloud access (or platform) with Gemini 1.5 Flash Pro API access.</w:delText>
                      <w:br w:type="textWrapping"/>
                    </w:r>
                  </w:sdtContent>
                </w:sdt>
              </w:del>
            </w:sdtContent>
          </w:sdt>
        </w:p>
      </w:sdtContent>
    </w:sdt>
    <w:sdt>
      <w:sdtPr>
        <w:id w:val="335901539"/>
        <w:tag w:val="goog_rdk_1150"/>
      </w:sdtPr>
      <w:sdtContent>
        <w:p w:rsidR="00000000" w:rsidDel="00000000" w:rsidP="00000000" w:rsidRDefault="00000000" w:rsidRPr="00000000" w14:paraId="00000088">
          <w:pPr>
            <w:numPr>
              <w:ilvl w:val="0"/>
              <w:numId w:val="25"/>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5"/>
                </w:numPr>
                <w:spacing w:after="0" w:before="0" w:line="240" w:lineRule="auto"/>
                <w:ind w:left="720" w:hanging="360"/>
              </w:pPr>
            </w:pPrChange>
          </w:pPr>
          <w:sdt>
            <w:sdtPr>
              <w:id w:val="1793291176"/>
              <w:tag w:val="goog_rdk_1147"/>
            </w:sdtPr>
            <w:sdtContent>
              <w:del w:author="Kanihaa" w:id="9" w:date="2026-09-25T08:48:49Z"/>
              <w:sdt>
                <w:sdtPr>
                  <w:id w:val="-1073134118"/>
                  <w:tag w:val="goog_rdk_114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1.2</w:delText>
                    </w:r>
                  </w:del>
                </w:sdtContent>
              </w:sdt>
              <w:del w:author="Kanihaa" w:id="9" w:date="2026-09-25T08:48:49Z">
                <w:sdt>
                  <w:sdtPr>
                    <w:id w:val="-1388627371"/>
                    <w:tag w:val="goog_rdk_114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Configure API keys, usage limits, and test integration for multimodal support (text + image).</w:delText>
                      <w:br w:type="textWrapping"/>
                    </w:r>
                  </w:sdtContent>
                </w:sdt>
              </w:del>
            </w:sdtContent>
          </w:sdt>
        </w:p>
      </w:sdtContent>
    </w:sdt>
    <w:sdt>
      <w:sdtPr>
        <w:id w:val="399349144"/>
        <w:tag w:val="goog_rdk_1154"/>
      </w:sdtPr>
      <w:sdtContent>
        <w:p w:rsidR="00000000" w:rsidDel="00000000" w:rsidP="00000000" w:rsidRDefault="00000000" w:rsidRPr="00000000" w14:paraId="00000089">
          <w:pPr>
            <w:numPr>
              <w:ilvl w:val="0"/>
              <w:numId w:val="25"/>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5"/>
                </w:numPr>
                <w:spacing w:after="240" w:before="0" w:line="240" w:lineRule="auto"/>
                <w:ind w:left="720" w:hanging="360"/>
              </w:pPr>
            </w:pPrChange>
          </w:pPr>
          <w:sdt>
            <w:sdtPr>
              <w:id w:val="751358818"/>
              <w:tag w:val="goog_rdk_1151"/>
            </w:sdtPr>
            <w:sdtContent>
              <w:del w:author="Kanihaa" w:id="9" w:date="2026-09-25T08:48:49Z"/>
              <w:sdt>
                <w:sdtPr>
                  <w:id w:val="1007188477"/>
                  <w:tag w:val="goog_rdk_115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1.3</w:delText>
                    </w:r>
                  </w:del>
                </w:sdtContent>
              </w:sdt>
              <w:del w:author="Kanihaa" w:id="9" w:date="2026-09-25T08:48:49Z">
                <w:sdt>
                  <w:sdtPr>
                    <w:id w:val="977708463"/>
                    <w:tag w:val="goog_rdk_115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Fine-tune prompts for budget interpretation and product recommendation generation.</w:delText>
                      <w:br w:type="textWrapping"/>
                    </w:r>
                  </w:sdtContent>
                </w:sdt>
              </w:del>
            </w:sdtContent>
          </w:sdt>
        </w:p>
      </w:sdtContent>
    </w:sdt>
    <w:sdt>
      <w:sdtPr>
        <w:id w:val="1772525194"/>
        <w:tag w:val="goog_rdk_1162"/>
      </w:sdtPr>
      <w:sdtContent>
        <w:p w:rsidR="00000000" w:rsidDel="00000000" w:rsidP="00000000" w:rsidRDefault="00000000" w:rsidRPr="00000000" w14:paraId="0000008A">
          <w:pPr>
            <w:pStyle w:val="Title"/>
            <w:spacing w:after="280" w:before="280" w:lineRule="auto"/>
            <w:ind w:left="720" w:hanging="36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Arulsona2007" w:id="0" w:date="2026-09-24T13:49:00Z">
              <w:pPr>
                <w:pStyle w:val="Heading3"/>
                <w:spacing w:after="280" w:before="280" w:lineRule="auto"/>
                <w:ind w:left="720" w:hanging="360"/>
              </w:pPr>
            </w:pPrChange>
          </w:pPr>
          <w:sdt>
            <w:sdtPr>
              <w:id w:val="-390292870"/>
              <w:tag w:val="goog_rdk_1155"/>
            </w:sdtPr>
            <w:sdtContent>
              <w:del w:author="Kanihaa" w:id="9" w:date="2026-09-25T08:48:49Z"/>
              <w:sdt>
                <w:sdtPr>
                  <w:id w:val="-1036415811"/>
                  <w:tag w:val="goog_rdk_115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2. Core Functionality Development</w:delText>
                    </w:r>
                  </w:del>
                </w:sdtContent>
              </w:sdt>
              <w:del w:author="Kanihaa" w:id="9" w:date="2026-09-25T08:48:49Z"/>
            </w:sdtContent>
          </w:sdt>
          <w:sdt>
            <w:sdtPr>
              <w:id w:val="-1233693226"/>
              <w:tag w:val="goog_rdk_1157"/>
            </w:sdtPr>
            <w:sdtContent>
              <w:ins w:author="Pradeep" w:id="144" w:date="2026-09-22T00:07:11Z">
                <w:sdt>
                  <w:sdtPr>
                    <w:id w:val="-1708474941"/>
                    <w:tag w:val="goog_rdk_1158"/>
                  </w:sdtPr>
                  <w:sdtContent>
                    <w:del w:author="Kanihaa" w:id="9" w:date="2026-09-25T08:48:49Z"/>
                  </w:sdtContent>
                </w:sdt>
              </w:ins>
              <w:sdt>
                <w:sdtPr>
                  <w:id w:val="858685569"/>
                  <w:tag w:val="goog_rdk_1159"/>
                </w:sdtPr>
                <w:sdtContent>
                  <w:ins w:author="Pradeep" w:id="144" w:date="2026-09-22T00:07:1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(Built Home,Party,Jewelry logic)</w:delText>
                      </w:r>
                    </w:del>
                  </w:ins>
                </w:sdtContent>
              </w:sdt>
              <w:ins w:author="Pradeep" w:id="144" w:date="2026-09-22T00:07:11Z">
                <w:del w:author="Kanihaa" w:id="9" w:date="2026-09-25T08:48:49Z"/>
              </w:ins>
            </w:sdtContent>
          </w:sdt>
          <w:sdt>
            <w:sdtPr>
              <w:id w:val="-1699224618"/>
              <w:tag w:val="goog_rdk_1160"/>
            </w:sdtPr>
            <w:sdtContent>
              <w:del w:author="Kanihaa" w:id="9" w:date="2026-09-25T08:48:49Z"/>
              <w:sdt>
                <w:sdtPr>
                  <w:id w:val="18334888"/>
                  <w:tag w:val="goog_rdk_1161"/>
                </w:sdtPr>
                <w:sdtContent>
                  <w:del w:author="Kanihaa" w:id="9" w:date="2026-09-25T08:48:49Z">
                    <w:r w:rsidDel="00000000" w:rsidR="00000000" w:rsidRPr="00000000">
                      <w:rPr>
                        <w:rtl w:val="0"/>
                      </w:rPr>
                    </w:r>
                  </w:del>
                </w:sdtContent>
              </w:sdt>
              <w:del w:author="Kanihaa" w:id="9" w:date="2026-09-25T08:48:49Z">
                <w:bookmarkStart w:colFirst="0" w:colLast="0" w:name="_heading=h.wyo4vbfbbz0d" w:id="27"/>
                <w:bookmarkEnd w:id="27"/>
              </w:del>
            </w:sdtContent>
          </w:sdt>
        </w:p>
      </w:sdtContent>
    </w:sdt>
    <w:sdt>
      <w:sdtPr>
        <w:id w:val="-6364623"/>
        <w:tag w:val="goog_rdk_1166"/>
      </w:sdtPr>
      <w:sdtContent>
        <w:p w:rsidR="00000000" w:rsidDel="00000000" w:rsidP="00000000" w:rsidRDefault="00000000" w:rsidRPr="00000000" w14:paraId="0000008B">
          <w:pPr>
            <w:numPr>
              <w:ilvl w:val="0"/>
              <w:numId w:val="34"/>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4"/>
                </w:numPr>
                <w:spacing w:after="0" w:before="240" w:line="240" w:lineRule="auto"/>
                <w:ind w:left="720" w:hanging="360"/>
              </w:pPr>
            </w:pPrChange>
          </w:pPr>
          <w:sdt>
            <w:sdtPr>
              <w:id w:val="285798182"/>
              <w:tag w:val="goog_rdk_1163"/>
            </w:sdtPr>
            <w:sdtContent>
              <w:del w:author="Kanihaa" w:id="9" w:date="2026-09-25T08:48:49Z"/>
              <w:sdt>
                <w:sdtPr>
                  <w:id w:val="244114654"/>
                  <w:tag w:val="goog_rdk_116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2.1</w:delText>
                    </w:r>
                  </w:del>
                </w:sdtContent>
              </w:sdt>
              <w:del w:author="Kanihaa" w:id="9" w:date="2026-09-25T08:48:49Z">
                <w:sdt>
                  <w:sdtPr>
                    <w:id w:val="-67391249"/>
                    <w:tag w:val="goog_rdk_116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Design Flask-based backend structure for routing, session control, and planner modules.</w:delText>
                      <w:br w:type="textWrapping"/>
                    </w:r>
                  </w:sdtContent>
                </w:sdt>
              </w:del>
            </w:sdtContent>
          </w:sdt>
        </w:p>
      </w:sdtContent>
    </w:sdt>
    <w:sdt>
      <w:sdtPr>
        <w:id w:val="-1301033737"/>
        <w:tag w:val="goog_rdk_1170"/>
      </w:sdtPr>
      <w:sdtContent>
        <w:p w:rsidR="00000000" w:rsidDel="00000000" w:rsidP="00000000" w:rsidRDefault="00000000" w:rsidRPr="00000000" w14:paraId="0000008C">
          <w:pPr>
            <w:numPr>
              <w:ilvl w:val="0"/>
              <w:numId w:val="34"/>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4"/>
                </w:numPr>
                <w:spacing w:after="0" w:before="0" w:line="240" w:lineRule="auto"/>
                <w:ind w:left="720" w:hanging="360"/>
              </w:pPr>
            </w:pPrChange>
          </w:pPr>
          <w:sdt>
            <w:sdtPr>
              <w:id w:val="-729957210"/>
              <w:tag w:val="goog_rdk_1167"/>
            </w:sdtPr>
            <w:sdtContent>
              <w:del w:author="Kanihaa" w:id="9" w:date="2026-09-25T08:48:49Z"/>
              <w:sdt>
                <w:sdtPr>
                  <w:id w:val="1561817805"/>
                  <w:tag w:val="goog_rdk_116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2.2</w:delText>
                    </w:r>
                  </w:del>
                </w:sdtContent>
              </w:sdt>
              <w:del w:author="Kanihaa" w:id="9" w:date="2026-09-25T08:48:49Z">
                <w:sdt>
                  <w:sdtPr>
                    <w:id w:val="1095046311"/>
                    <w:tag w:val="goog_rdk_116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Create endpoints for Home Planner, Party Planner, and Jewelry Planner.</w:delText>
                      <w:br w:type="textWrapping"/>
                    </w:r>
                  </w:sdtContent>
                </w:sdt>
              </w:del>
            </w:sdtContent>
          </w:sdt>
        </w:p>
      </w:sdtContent>
    </w:sdt>
    <w:sdt>
      <w:sdtPr>
        <w:id w:val="1048068302"/>
        <w:tag w:val="goog_rdk_1174"/>
      </w:sdtPr>
      <w:sdtContent>
        <w:p w:rsidR="00000000" w:rsidDel="00000000" w:rsidP="00000000" w:rsidRDefault="00000000" w:rsidRPr="00000000" w14:paraId="0000008D">
          <w:pPr>
            <w:numPr>
              <w:ilvl w:val="0"/>
              <w:numId w:val="34"/>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4"/>
                </w:numPr>
                <w:spacing w:after="240" w:before="0" w:line="240" w:lineRule="auto"/>
                <w:ind w:left="720" w:hanging="360"/>
              </w:pPr>
            </w:pPrChange>
          </w:pPr>
          <w:sdt>
            <w:sdtPr>
              <w:id w:val="-1156265365"/>
              <w:tag w:val="goog_rdk_1171"/>
            </w:sdtPr>
            <w:sdtContent>
              <w:del w:author="Kanihaa" w:id="9" w:date="2026-09-25T08:48:49Z"/>
              <w:sdt>
                <w:sdtPr>
                  <w:id w:val="1622695962"/>
                  <w:tag w:val="goog_rdk_117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2.3</w:delText>
                    </w:r>
                  </w:del>
                </w:sdtContent>
              </w:sdt>
              <w:del w:author="Kanihaa" w:id="9" w:date="2026-09-25T08:48:49Z">
                <w:sdt>
                  <w:sdtPr>
                    <w:id w:val="-385429410"/>
                    <w:tag w:val="goog_rdk_117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Integrate Gemini prompts and templates for each planner with support for text + optional image inputs.</w:delText>
                      <w:br w:type="textWrapping"/>
                    </w:r>
                  </w:sdtContent>
                </w:sdt>
              </w:del>
            </w:sdtContent>
          </w:sdt>
        </w:p>
      </w:sdtContent>
    </w:sdt>
    <w:sdt>
      <w:sdtPr>
        <w:id w:val="-655122146"/>
        <w:tag w:val="goog_rdk_1185"/>
      </w:sdtPr>
      <w:sdtContent>
        <w:p w:rsidR="00000000" w:rsidDel="00000000" w:rsidP="00000000" w:rsidRDefault="00000000" w:rsidRPr="00000000" w14:paraId="0000008E">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8219449"/>
              <w:tag w:val="goog_rdk_1175"/>
            </w:sdtPr>
            <w:sdtContent>
              <w:del w:author="Kanihaa" w:id="9" w:date="2026-09-25T08:48:49Z"/>
              <w:sdt>
                <w:sdtPr>
                  <w:id w:val="-346351590"/>
                  <w:tag w:val="goog_rdk_117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3. Backend Implementation (</w:delText>
                    </w:r>
                  </w:del>
                </w:sdtContent>
              </w:sdt>
              <w:del w:author="Kanihaa" w:id="9" w:date="2026-09-25T08:48:49Z">
                <w:r w:rsidDel="00000000" w:rsidR="00000000" w:rsidRPr="00000000">
                  <w:fldChar w:fldCharType="begin"/>
                </w:r>
                <w:r w:rsidDel="00000000" w:rsidR="00000000" w:rsidRPr="00000000">
                  <w:delInstrText xml:space="preserve">HYPERLINK "http://app.py"</w:delInstrText>
                </w:r>
                <w:r w:rsidDel="00000000" w:rsidR="00000000" w:rsidRPr="00000000">
                  <w:fldChar w:fldCharType="separate"/>
                </w:r>
                <w:sdt>
                  <w:sdtPr>
                    <w:id w:val="-1389236548"/>
                    <w:tag w:val="goog_rdk_11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1155cc"/>
                            <w:sz w:val="22"/>
                            <w:szCs w:val="22"/>
                            <w:u w:val="single"/>
                          </w:rPr>
                        </w:rPrChange>
                      </w:rPr>
                      <w:delText xml:space="preserve">app.py</w:delText>
                    </w:r>
                  </w:sdtContent>
                </w:sdt>
                <w:r w:rsidDel="00000000" w:rsidR="00000000" w:rsidRPr="00000000">
                  <w:fldChar w:fldCharType="end"/>
                </w:r>
                <w:sdt>
                  <w:sdtPr>
                    <w:id w:val="923211474"/>
                    <w:tag w:val="goog_rdk_117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w:delText>
                    </w:r>
                  </w:sdtContent>
                </w:sdt>
              </w:del>
            </w:sdtContent>
          </w:sdt>
          <w:sdt>
            <w:sdtPr>
              <w:id w:val="-720238270"/>
              <w:tag w:val="goog_rdk_1179"/>
            </w:sdtPr>
            <w:sdtContent>
              <w:ins w:author="Pradeep" w:id="146" w:date="2026-09-22T00:07:58Z">
                <w:sdt>
                  <w:sdtPr>
                    <w:id w:val="765161813"/>
                    <w:tag w:val="goog_rdk_1180"/>
                  </w:sdtPr>
                  <w:sdtContent>
                    <w:del w:author="Kanihaa" w:id="9" w:date="2026-09-25T08:48:49Z"/>
                  </w:sdtContent>
                </w:sdt>
              </w:ins>
              <w:sdt>
                <w:sdtPr>
                  <w:id w:val="447972081"/>
                  <w:tag w:val="goog_rdk_1181"/>
                </w:sdtPr>
                <w:sdtContent>
                  <w:ins w:author="Pradeep" w:id="146" w:date="2026-09-22T00:07:5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w:delText>
                      </w:r>
                    </w:del>
                  </w:ins>
                </w:sdtContent>
              </w:sdt>
              <w:ins w:author="Pradeep" w:id="146" w:date="2026-09-22T00:07:58Z">
                <w:del w:author="Kanihaa" w:id="9" w:date="2026-09-25T08:48:49Z">
                  <w:sdt>
                    <w:sdtPr>
                      <w:id w:val="1711857241"/>
                      <w:tag w:val="goog_rdk_11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Fast API backends and routes)</w:delText>
                      </w:r>
                    </w:sdtContent>
                  </w:sdt>
                </w:del>
              </w:ins>
            </w:sdtContent>
          </w:sdt>
          <w:sdt>
            <w:sdtPr>
              <w:id w:val="-1375014859"/>
              <w:tag w:val="goog_rdk_1183"/>
            </w:sdtPr>
            <w:sdtContent>
              <w:del w:author="Kanihaa" w:id="9" w:date="2026-09-25T08:48:49Z"/>
              <w:sdt>
                <w:sdtPr>
                  <w:id w:val="-649877572"/>
                  <w:tag w:val="goog_rdk_1184"/>
                </w:sdtPr>
                <w:sdtContent>
                  <w:del w:author="Kanihaa" w:id="9" w:date="2026-09-25T08:48:49Z">
                    <w:r w:rsidDel="00000000" w:rsidR="00000000" w:rsidRPr="00000000">
                      <w:rPr>
                        <w:rtl w:val="0"/>
                      </w:rPr>
                    </w:r>
                  </w:del>
                </w:sdtContent>
              </w:sdt>
              <w:del w:author="Kanihaa" w:id="9" w:date="2026-09-25T08:48:49Z">
                <w:bookmarkStart w:colFirst="0" w:colLast="0" w:name="_heading=h.3k1ehgosxgyl" w:id="28"/>
                <w:bookmarkEnd w:id="28"/>
              </w:del>
            </w:sdtContent>
          </w:sdt>
        </w:p>
      </w:sdtContent>
    </w:sdt>
    <w:sdt>
      <w:sdtPr>
        <w:id w:val="-480402185"/>
        <w:tag w:val="goog_rdk_1195"/>
      </w:sdtPr>
      <w:sdtContent>
        <w:p w:rsidR="00000000" w:rsidDel="00000000" w:rsidP="00000000" w:rsidRDefault="00000000" w:rsidRPr="00000000" w14:paraId="0000008F">
          <w:pPr>
            <w:numPr>
              <w:ilvl w:val="0"/>
              <w:numId w:val="30"/>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0" w:before="240" w:line="240" w:lineRule="auto"/>
                <w:ind w:left="720" w:hanging="360"/>
              </w:pPr>
            </w:pPrChange>
          </w:pPr>
          <w:sdt>
            <w:sdtPr>
              <w:id w:val="272978353"/>
              <w:tag w:val="goog_rdk_1186"/>
            </w:sdtPr>
            <w:sdtContent>
              <w:del w:author="Kanihaa" w:id="9" w:date="2026-09-25T08:48:49Z"/>
              <w:sdt>
                <w:sdtPr>
                  <w:id w:val="686959094"/>
                  <w:tag w:val="goog_rdk_118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3.1</w:delText>
                    </w:r>
                  </w:del>
                </w:sdtContent>
              </w:sdt>
              <w:del w:author="Kanihaa" w:id="9" w:date="2026-09-25T08:48:49Z">
                <w:sdt>
                  <w:sdtPr>
                    <w:id w:val="-695926931"/>
                    <w:tag w:val="goog_rdk_118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Define Flask routes like </w:delText>
                    </w:r>
                  </w:sdtContent>
                </w:sdt>
                <w:sdt>
                  <w:sdtPr>
                    <w:id w:val="1631886115"/>
                    <w:tag w:val="goog_rdk_118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/generate-home</w:delText>
                    </w:r>
                  </w:sdtContent>
                </w:sdt>
                <w:sdt>
                  <w:sdtPr>
                    <w:id w:val="83856016"/>
                    <w:tag w:val="goog_rdk_119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4442777"/>
                    <w:tag w:val="goog_rdk_119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/generate-party</w:delText>
                    </w:r>
                  </w:sdtContent>
                </w:sdt>
                <w:sdt>
                  <w:sdtPr>
                    <w:id w:val="-1731606670"/>
                    <w:tag w:val="goog_rdk_119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863534642"/>
                    <w:tag w:val="goog_rdk_11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/generate-jewelry</w:delText>
                    </w:r>
                  </w:sdtContent>
                </w:sdt>
                <w:sdt>
                  <w:sdtPr>
                    <w:id w:val="-1918181951"/>
                    <w:tag w:val="goog_rdk_119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br w:type="textWrapping"/>
                    </w:r>
                  </w:sdtContent>
                </w:sdt>
              </w:del>
            </w:sdtContent>
          </w:sdt>
        </w:p>
      </w:sdtContent>
    </w:sdt>
    <w:sdt>
      <w:sdtPr>
        <w:id w:val="807137409"/>
        <w:tag w:val="goog_rdk_1199"/>
      </w:sdtPr>
      <w:sdtContent>
        <w:p w:rsidR="00000000" w:rsidDel="00000000" w:rsidP="00000000" w:rsidRDefault="00000000" w:rsidRPr="00000000" w14:paraId="00000090">
          <w:pPr>
            <w:numPr>
              <w:ilvl w:val="0"/>
              <w:numId w:val="30"/>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0" w:before="0" w:line="240" w:lineRule="auto"/>
                <w:ind w:left="720" w:hanging="360"/>
              </w:pPr>
            </w:pPrChange>
          </w:pPr>
          <w:sdt>
            <w:sdtPr>
              <w:id w:val="-1647419994"/>
              <w:tag w:val="goog_rdk_1196"/>
            </w:sdtPr>
            <w:sdtContent>
              <w:del w:author="Kanihaa" w:id="9" w:date="2026-09-25T08:48:49Z"/>
              <w:sdt>
                <w:sdtPr>
                  <w:id w:val="-1803009600"/>
                  <w:tag w:val="goog_rdk_119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3.2</w:delText>
                    </w:r>
                  </w:del>
                </w:sdtContent>
              </w:sdt>
              <w:del w:author="Kanihaa" w:id="9" w:date="2026-09-25T08:48:49Z">
                <w:sdt>
                  <w:sdtPr>
                    <w:id w:val="-1921443927"/>
                    <w:tag w:val="goog_rdk_11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Organize backend using modular structure:</w:delText>
                      <w:br w:type="textWrapping"/>
                    </w:r>
                  </w:sdtContent>
                </w:sdt>
              </w:del>
            </w:sdtContent>
          </w:sdt>
        </w:p>
      </w:sdtContent>
    </w:sdt>
    <w:sdt>
      <w:sdtPr>
        <w:id w:val="-1711944642"/>
        <w:tag w:val="goog_rdk_1203"/>
      </w:sdtPr>
      <w:sdtContent>
        <w:p w:rsidR="00000000" w:rsidDel="00000000" w:rsidP="00000000" w:rsidRDefault="00000000" w:rsidRPr="00000000" w14:paraId="00000091">
          <w:pPr>
            <w:numPr>
              <w:ilvl w:val="1"/>
              <w:numId w:val="30"/>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30"/>
                </w:numPr>
                <w:spacing w:after="0" w:before="0" w:line="240" w:lineRule="auto"/>
                <w:ind w:left="1440" w:hanging="360"/>
              </w:pPr>
            </w:pPrChange>
          </w:pPr>
          <w:sdt>
            <w:sdtPr>
              <w:id w:val="1650604849"/>
              <w:tag w:val="goog_rdk_1200"/>
            </w:sdtPr>
            <w:sdtContent>
              <w:del w:author="Kanihaa" w:id="9" w:date="2026-09-25T08:48:49Z"/>
              <w:sdt>
                <w:sdtPr>
                  <w:id w:val="4063042"/>
                  <w:tag w:val="goog_rdk_120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routes/</w:delText>
                    </w:r>
                  </w:del>
                </w:sdtContent>
              </w:sdt>
              <w:del w:author="Kanihaa" w:id="9" w:date="2026-09-25T08:48:49Z">
                <w:sdt>
                  <w:sdtPr>
                    <w:id w:val="1023285618"/>
                    <w:tag w:val="goog_rdk_120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Endpoints</w:delText>
                      <w:br w:type="textWrapping"/>
                    </w:r>
                  </w:sdtContent>
                </w:sdt>
              </w:del>
            </w:sdtContent>
          </w:sdt>
        </w:p>
      </w:sdtContent>
    </w:sdt>
    <w:sdt>
      <w:sdtPr>
        <w:id w:val="-805854868"/>
        <w:tag w:val="goog_rdk_1207"/>
      </w:sdtPr>
      <w:sdtContent>
        <w:p w:rsidR="00000000" w:rsidDel="00000000" w:rsidP="00000000" w:rsidRDefault="00000000" w:rsidRPr="00000000" w14:paraId="00000092">
          <w:pPr>
            <w:numPr>
              <w:ilvl w:val="1"/>
              <w:numId w:val="30"/>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30"/>
                </w:numPr>
                <w:spacing w:after="0" w:before="0" w:line="240" w:lineRule="auto"/>
                <w:ind w:left="1440" w:hanging="360"/>
              </w:pPr>
            </w:pPrChange>
          </w:pPr>
          <w:sdt>
            <w:sdtPr>
              <w:id w:val="-1752764799"/>
              <w:tag w:val="goog_rdk_1204"/>
            </w:sdtPr>
            <w:sdtContent>
              <w:del w:author="Kanihaa" w:id="9" w:date="2026-09-25T08:48:49Z"/>
              <w:sdt>
                <w:sdtPr>
                  <w:id w:val="-1967199570"/>
                  <w:tag w:val="goog_rdk_120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services/</w:delText>
                    </w:r>
                  </w:del>
                </w:sdtContent>
              </w:sdt>
              <w:del w:author="Kanihaa" w:id="9" w:date="2026-09-25T08:48:49Z">
                <w:sdt>
                  <w:sdtPr>
                    <w:id w:val="-856010108"/>
                    <w:tag w:val="goog_rdk_120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Recommendation logic &amp; AI calls</w:delText>
                      <w:br w:type="textWrapping"/>
                    </w:r>
                  </w:sdtContent>
                </w:sdt>
              </w:del>
            </w:sdtContent>
          </w:sdt>
        </w:p>
      </w:sdtContent>
    </w:sdt>
    <w:sdt>
      <w:sdtPr>
        <w:id w:val="-2120360618"/>
        <w:tag w:val="goog_rdk_1211"/>
      </w:sdtPr>
      <w:sdtContent>
        <w:p w:rsidR="00000000" w:rsidDel="00000000" w:rsidP="00000000" w:rsidRDefault="00000000" w:rsidRPr="00000000" w14:paraId="00000093">
          <w:pPr>
            <w:numPr>
              <w:ilvl w:val="1"/>
              <w:numId w:val="30"/>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30"/>
                </w:numPr>
                <w:spacing w:after="0" w:before="0" w:line="240" w:lineRule="auto"/>
                <w:ind w:left="1440" w:hanging="360"/>
              </w:pPr>
            </w:pPrChange>
          </w:pPr>
          <w:sdt>
            <w:sdtPr>
              <w:id w:val="-1053835572"/>
              <w:tag w:val="goog_rdk_1208"/>
            </w:sdtPr>
            <w:sdtContent>
              <w:del w:author="Kanihaa" w:id="9" w:date="2026-09-25T08:48:49Z"/>
              <w:sdt>
                <w:sdtPr>
                  <w:id w:val="1865275919"/>
                  <w:tag w:val="goog_rdk_120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models/</w:delText>
                    </w:r>
                  </w:del>
                </w:sdtContent>
              </w:sdt>
              <w:del w:author="Kanihaa" w:id="9" w:date="2026-09-25T08:48:49Z">
                <w:sdt>
                  <w:sdtPr>
                    <w:id w:val="-1375133270"/>
                    <w:tag w:val="goog_rdk_121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Input/output schemas</w:delText>
                      <w:br w:type="textWrapping"/>
                    </w:r>
                  </w:sdtContent>
                </w:sdt>
              </w:del>
            </w:sdtContent>
          </w:sdt>
        </w:p>
      </w:sdtContent>
    </w:sdt>
    <w:sdt>
      <w:sdtPr>
        <w:id w:val="451272604"/>
        <w:tag w:val="goog_rdk_1215"/>
      </w:sdtPr>
      <w:sdtContent>
        <w:p w:rsidR="00000000" w:rsidDel="00000000" w:rsidP="00000000" w:rsidRDefault="00000000" w:rsidRPr="00000000" w14:paraId="00000094">
          <w:pPr>
            <w:numPr>
              <w:ilvl w:val="0"/>
              <w:numId w:val="30"/>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0" w:before="0" w:line="240" w:lineRule="auto"/>
                <w:ind w:left="720" w:hanging="360"/>
              </w:pPr>
            </w:pPrChange>
          </w:pPr>
          <w:sdt>
            <w:sdtPr>
              <w:id w:val="-1463530668"/>
              <w:tag w:val="goog_rdk_1212"/>
            </w:sdtPr>
            <w:sdtContent>
              <w:del w:author="Kanihaa" w:id="9" w:date="2026-09-25T08:48:49Z"/>
              <w:sdt>
                <w:sdtPr>
                  <w:id w:val="1244300834"/>
                  <w:tag w:val="goog_rdk_121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3.3</w:delText>
                    </w:r>
                  </w:del>
                </w:sdtContent>
              </w:sdt>
              <w:del w:author="Kanihaa" w:id="9" w:date="2026-09-25T08:48:49Z">
                <w:sdt>
                  <w:sdtPr>
                    <w:id w:val="-2109045717"/>
                    <w:tag w:val="goog_rdk_12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Setup CORS headers for frontend communication and implement basic session management.</w:delText>
                      <w:br w:type="textWrapping"/>
                    </w:r>
                  </w:sdtContent>
                </w:sdt>
              </w:del>
            </w:sdtContent>
          </w:sdt>
        </w:p>
      </w:sdtContent>
    </w:sdt>
    <w:sdt>
      <w:sdtPr>
        <w:id w:val="2031101744"/>
        <w:tag w:val="goog_rdk_1219"/>
      </w:sdtPr>
      <w:sdtContent>
        <w:p w:rsidR="00000000" w:rsidDel="00000000" w:rsidP="00000000" w:rsidRDefault="00000000" w:rsidRPr="00000000" w14:paraId="00000095">
          <w:pPr>
            <w:numPr>
              <w:ilvl w:val="0"/>
              <w:numId w:val="30"/>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0"/>
                </w:numPr>
                <w:spacing w:after="240" w:before="0" w:line="240" w:lineRule="auto"/>
                <w:ind w:left="720" w:hanging="360"/>
              </w:pPr>
            </w:pPrChange>
          </w:pPr>
          <w:sdt>
            <w:sdtPr>
              <w:id w:val="-1635513834"/>
              <w:tag w:val="goog_rdk_1216"/>
            </w:sdtPr>
            <w:sdtContent>
              <w:del w:author="Kanihaa" w:id="9" w:date="2026-09-25T08:48:49Z"/>
              <w:sdt>
                <w:sdtPr>
                  <w:id w:val="1214582822"/>
                  <w:tag w:val="goog_rdk_121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3.4</w:delText>
                    </w:r>
                  </w:del>
                </w:sdtContent>
              </w:sdt>
              <w:del w:author="Kanihaa" w:id="9" w:date="2026-09-25T08:48:49Z">
                <w:sdt>
                  <w:sdtPr>
                    <w:id w:val="889395101"/>
                    <w:tag w:val="goog_rdk_12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Include mock API calls or simulated scraping from Amazon, IKEA, Zomato, etc.</w:delText>
                      <w:br w:type="textWrapping"/>
                    </w:r>
                  </w:sdtContent>
                </w:sdt>
              </w:del>
            </w:sdtContent>
          </w:sdt>
        </w:p>
      </w:sdtContent>
    </w:sdt>
    <w:sdt>
      <w:sdtPr>
        <w:id w:val="-2064249041"/>
        <w:tag w:val="goog_rdk_1227"/>
      </w:sdtPr>
      <w:sdtContent>
        <w:p w:rsidR="00000000" w:rsidDel="00000000" w:rsidP="00000000" w:rsidRDefault="00000000" w:rsidRPr="00000000" w14:paraId="00000096">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2119182379"/>
              <w:tag w:val="goog_rdk_1220"/>
            </w:sdtPr>
            <w:sdtContent>
              <w:del w:author="Kanihaa" w:id="9" w:date="2026-09-25T08:48:49Z"/>
              <w:sdt>
                <w:sdtPr>
                  <w:id w:val="663302383"/>
                  <w:tag w:val="goog_rdk_122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4. UI Development</w:delText>
                    </w:r>
                  </w:del>
                </w:sdtContent>
              </w:sdt>
              <w:del w:author="Kanihaa" w:id="9" w:date="2026-09-25T08:48:49Z"/>
            </w:sdtContent>
          </w:sdt>
          <w:sdt>
            <w:sdtPr>
              <w:id w:val="-1593269891"/>
              <w:tag w:val="goog_rdk_1222"/>
            </w:sdtPr>
            <w:sdtContent>
              <w:ins w:author="Pradeep" w:id="147" w:date="2026-09-22T00:08:44Z">
                <w:sdt>
                  <w:sdtPr>
                    <w:id w:val="217951576"/>
                    <w:tag w:val="goog_rdk_1223"/>
                  </w:sdtPr>
                  <w:sdtContent>
                    <w:del w:author="Kanihaa" w:id="9" w:date="2026-09-25T08:48:49Z"/>
                  </w:sdtContent>
                </w:sdt>
              </w:ins>
              <w:sdt>
                <w:sdtPr>
                  <w:id w:val="516726428"/>
                  <w:tag w:val="goog_rdk_1224"/>
                </w:sdtPr>
                <w:sdtContent>
                  <w:ins w:author="Pradeep" w:id="147" w:date="2026-09-22T00:08:4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(To create frontend page)</w:delText>
                      </w:r>
                    </w:del>
                  </w:ins>
                </w:sdtContent>
              </w:sdt>
              <w:ins w:author="Pradeep" w:id="147" w:date="2026-09-22T00:08:44Z">
                <w:del w:author="Kanihaa" w:id="9" w:date="2026-09-25T08:48:49Z"/>
              </w:ins>
            </w:sdtContent>
          </w:sdt>
          <w:sdt>
            <w:sdtPr>
              <w:id w:val="362391611"/>
              <w:tag w:val="goog_rdk_1225"/>
            </w:sdtPr>
            <w:sdtContent>
              <w:del w:author="Kanihaa" w:id="9" w:date="2026-09-25T08:48:49Z"/>
              <w:sdt>
                <w:sdtPr>
                  <w:id w:val="-2117654557"/>
                  <w:tag w:val="goog_rdk_1226"/>
                </w:sdtPr>
                <w:sdtContent>
                  <w:del w:author="Kanihaa" w:id="9" w:date="2026-09-25T08:48:49Z">
                    <w:r w:rsidDel="00000000" w:rsidR="00000000" w:rsidRPr="00000000">
                      <w:rPr>
                        <w:rtl w:val="0"/>
                      </w:rPr>
                    </w:r>
                  </w:del>
                </w:sdtContent>
              </w:sdt>
              <w:del w:author="Kanihaa" w:id="9" w:date="2026-09-25T08:48:49Z">
                <w:bookmarkStart w:colFirst="0" w:colLast="0" w:name="_heading=h.cdfw78mr7op0" w:id="29"/>
                <w:bookmarkEnd w:id="29"/>
              </w:del>
            </w:sdtContent>
          </w:sdt>
        </w:p>
      </w:sdtContent>
    </w:sdt>
    <w:sdt>
      <w:sdtPr>
        <w:id w:val="184635826"/>
        <w:tag w:val="goog_rdk_1231"/>
      </w:sdtPr>
      <w:sdtContent>
        <w:p w:rsidR="00000000" w:rsidDel="00000000" w:rsidP="00000000" w:rsidRDefault="00000000" w:rsidRPr="00000000" w14:paraId="00000097">
          <w:pPr>
            <w:numPr>
              <w:ilvl w:val="0"/>
              <w:numId w:val="13"/>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3"/>
                </w:numPr>
                <w:spacing w:after="0" w:before="240" w:line="240" w:lineRule="auto"/>
                <w:ind w:left="720" w:hanging="360"/>
              </w:pPr>
            </w:pPrChange>
          </w:pPr>
          <w:sdt>
            <w:sdtPr>
              <w:id w:val="-77103462"/>
              <w:tag w:val="goog_rdk_1228"/>
            </w:sdtPr>
            <w:sdtContent>
              <w:del w:author="Kanihaa" w:id="9" w:date="2026-09-25T08:48:49Z"/>
              <w:sdt>
                <w:sdtPr>
                  <w:id w:val="-1898060636"/>
                  <w:tag w:val="goog_rdk_122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4.1</w:delText>
                    </w:r>
                  </w:del>
                </w:sdtContent>
              </w:sdt>
              <w:del w:author="Kanihaa" w:id="9" w:date="2026-09-25T08:48:49Z">
                <w:sdt>
                  <w:sdtPr>
                    <w:id w:val="-1409604726"/>
                    <w:tag w:val="goog_rdk_12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Build responsive HTML forms for:</w:delText>
                      <w:br w:type="textWrapping"/>
                    </w:r>
                  </w:sdtContent>
                </w:sdt>
              </w:del>
            </w:sdtContent>
          </w:sdt>
        </w:p>
      </w:sdtContent>
    </w:sdt>
    <w:sdt>
      <w:sdtPr>
        <w:id w:val="-1616437388"/>
        <w:tag w:val="goog_rdk_1234"/>
      </w:sdtPr>
      <w:sdtContent>
        <w:p w:rsidR="00000000" w:rsidDel="00000000" w:rsidP="00000000" w:rsidRDefault="00000000" w:rsidRPr="00000000" w14:paraId="00000098">
          <w:pPr>
            <w:numPr>
              <w:ilvl w:val="1"/>
              <w:numId w:val="13"/>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13"/>
                </w:numPr>
                <w:spacing w:after="0" w:before="0" w:line="240" w:lineRule="auto"/>
                <w:ind w:left="1440" w:hanging="360"/>
              </w:pPr>
            </w:pPrChange>
          </w:pPr>
          <w:sdt>
            <w:sdtPr>
              <w:id w:val="-929228164"/>
              <w:tag w:val="goog_rdk_1232"/>
            </w:sdtPr>
            <w:sdtContent>
              <w:del w:author="Kanihaa" w:id="9" w:date="2026-09-25T08:48:49Z"/>
              <w:sdt>
                <w:sdtPr>
                  <w:id w:val="-201787519"/>
                  <w:tag w:val="goog_rdk_123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Home Interior Planner (room details, quantities)</w:delText>
                      <w:br w:type="textWrapping"/>
                    </w:r>
                  </w:del>
                </w:sdtContent>
              </w:sdt>
              <w:del w:author="Kanihaa" w:id="9" w:date="2026-09-25T08:48:49Z"/>
            </w:sdtContent>
          </w:sdt>
        </w:p>
      </w:sdtContent>
    </w:sdt>
    <w:sdt>
      <w:sdtPr>
        <w:id w:val="-1050766743"/>
        <w:tag w:val="goog_rdk_1241"/>
      </w:sdtPr>
      <w:sdtContent>
        <w:p w:rsidR="00000000" w:rsidDel="00000000" w:rsidP="00000000" w:rsidRDefault="00000000" w:rsidRPr="00000000" w14:paraId="00000099">
          <w:pPr>
            <w:numPr>
              <w:ilvl w:val="1"/>
              <w:numId w:val="13"/>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13"/>
                </w:numPr>
                <w:spacing w:after="0" w:before="0" w:line="240" w:lineRule="auto"/>
                <w:ind w:left="1440" w:hanging="360"/>
              </w:pPr>
            </w:pPrChange>
          </w:pPr>
          <w:sdt>
            <w:sdtPr>
              <w:id w:val="467494084"/>
              <w:tag w:val="goog_rdk_1235"/>
            </w:sdtPr>
            <w:sdtContent>
              <w:del w:author="Kanihaa" w:id="9" w:date="2026-09-25T08:48:49Z"/>
              <w:sdt>
                <w:sdtPr>
                  <w:id w:val="860620152"/>
                  <w:tag w:val="goog_rdk_123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Party Planner (even</w:delText>
                    </w:r>
                  </w:del>
                </w:sdtContent>
              </w:sdt>
              <w:del w:author="Kanihaa" w:id="9" w:date="2026-09-25T08:48:49Z"/>
            </w:sdtContent>
          </w:sdt>
          <w:sdt>
            <w:sdtPr>
              <w:id w:val="-2018404978"/>
              <w:tag w:val="goog_rdk_1237"/>
            </w:sdtPr>
            <w:sdtContent>
              <w:ins w:author="Anonymous" w:id="148" w:date="2026-09-24T07:05:59Z">
                <w:sdt>
                  <w:sdtPr>
                    <w:id w:val="-949740740"/>
                    <w:tag w:val="goog_rdk_123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1671027" cy="5700638"/>
                            <wp:effectExtent b="0" l="0" r="0" t="0"/>
                            <wp:docPr id="23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671027" cy="5700638"/>
                                    </a:xfrm>
                                    <a:prstGeom prst="rect"/>
                                    <a:ln/>
                                  </pic:spPr>
                                </pic:pic>
                              </a:graphicData>
                            </a:graphic>
                          </wp:inline>
                        </w:drawing>
                      </w:r>
                    </w:del>
                  </w:sdtContent>
                </w:sdt>
              </w:ins>
            </w:sdtContent>
          </w:sdt>
          <w:sdt>
            <w:sdtPr>
              <w:id w:val="-2073763608"/>
              <w:tag w:val="goog_rdk_1239"/>
            </w:sdtPr>
            <w:sdtContent>
              <w:del w:author="Kanihaa" w:id="9" w:date="2026-09-25T08:48:49Z"/>
              <w:sdt>
                <w:sdtPr>
                  <w:id w:val="-1503691900"/>
                  <w:tag w:val="goog_rdk_124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 type, budget, guests)</w:delText>
                      <w:br w:type="textWrapping"/>
                    </w:r>
                  </w:del>
                </w:sdtContent>
              </w:sdt>
              <w:del w:author="Kanihaa" w:id="9" w:date="2026-09-25T08:48:49Z"/>
            </w:sdtContent>
          </w:sdt>
        </w:p>
      </w:sdtContent>
    </w:sdt>
    <w:sdt>
      <w:sdtPr>
        <w:id w:val="1804591150"/>
        <w:tag w:val="goog_rdk_1244"/>
      </w:sdtPr>
      <w:sdtContent>
        <w:p w:rsidR="00000000" w:rsidDel="00000000" w:rsidP="00000000" w:rsidRDefault="00000000" w:rsidRPr="00000000" w14:paraId="0000009A">
          <w:pPr>
            <w:numPr>
              <w:ilvl w:val="1"/>
              <w:numId w:val="13"/>
            </w:numPr>
            <w:spacing w:after="0" w:before="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1"/>
                  <w:numId w:val="13"/>
                </w:numPr>
                <w:spacing w:after="0" w:before="0" w:line="240" w:lineRule="auto"/>
                <w:ind w:left="1440" w:hanging="360"/>
              </w:pPr>
            </w:pPrChange>
          </w:pPr>
          <w:sdt>
            <w:sdtPr>
              <w:id w:val="-1432820711"/>
              <w:tag w:val="goog_rdk_1242"/>
            </w:sdtPr>
            <w:sdtContent>
              <w:del w:author="Kanihaa" w:id="9" w:date="2026-09-25T08:48:49Z"/>
              <w:sdt>
                <w:sdtPr>
                  <w:id w:val="1688927089"/>
                  <w:tag w:val="goog_rdk_124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Jewelry Planner (budget, occasion, outfit image upload)</w:delText>
                      <w:br w:type="textWrapping"/>
                    </w:r>
                  </w:del>
                </w:sdtContent>
              </w:sdt>
              <w:del w:author="Kanihaa" w:id="9" w:date="2026-09-25T08:48:49Z"/>
            </w:sdtContent>
          </w:sdt>
        </w:p>
      </w:sdtContent>
    </w:sdt>
    <w:sdt>
      <w:sdtPr>
        <w:id w:val="-1739965884"/>
        <w:tag w:val="goog_rdk_1248"/>
      </w:sdtPr>
      <w:sdtContent>
        <w:p w:rsidR="00000000" w:rsidDel="00000000" w:rsidP="00000000" w:rsidRDefault="00000000" w:rsidRPr="00000000" w14:paraId="0000009B">
          <w:pPr>
            <w:numPr>
              <w:ilvl w:val="0"/>
              <w:numId w:val="13"/>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13"/>
                </w:numPr>
                <w:spacing w:after="240" w:before="0" w:line="240" w:lineRule="auto"/>
                <w:ind w:left="720" w:hanging="360"/>
              </w:pPr>
            </w:pPrChange>
          </w:pPr>
          <w:sdt>
            <w:sdtPr>
              <w:id w:val="-1015134538"/>
              <w:tag w:val="goog_rdk_1245"/>
            </w:sdtPr>
            <w:sdtContent>
              <w:del w:author="Kanihaa" w:id="9" w:date="2026-09-25T08:48:49Z"/>
              <w:sdt>
                <w:sdtPr>
                  <w:id w:val="1940214674"/>
                  <w:tag w:val="goog_rdk_124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4.2</w:delText>
                    </w:r>
                  </w:del>
                </w:sdtContent>
              </w:sdt>
              <w:del w:author="Kanihaa" w:id="9" w:date="2026-09-25T08:48:49Z">
                <w:sdt>
                  <w:sdtPr>
                    <w:id w:val="-1602035761"/>
                    <w:tag w:val="goog_rdk_124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Add dynamic result display and formatting for recommendations using JavaScript.</w:delText>
                      <w:br w:type="textWrapping"/>
                    </w:r>
                  </w:sdtContent>
                </w:sdt>
              </w:del>
            </w:sdtContent>
          </w:sdt>
        </w:p>
      </w:sdtContent>
    </w:sdt>
    <w:sdt>
      <w:sdtPr>
        <w:id w:val="306084313"/>
        <w:tag w:val="goog_rdk_1257"/>
      </w:sdtPr>
      <w:sdtContent>
        <w:p w:rsidR="00000000" w:rsidDel="00000000" w:rsidP="00000000" w:rsidRDefault="00000000" w:rsidRPr="00000000" w14:paraId="0000009C">
          <w:pPr>
            <w:pStyle w:val="Heading1"/>
            <w:spacing w:after="280" w:before="280" w:lineRule="auto"/>
            <w:ind w:left="720" w:hanging="36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2"/>
                  <w:szCs w:val="22"/>
                </w:rPr>
              </w:rPrChange>
            </w:rPr>
            <w:pPrChange w:author="Gayathri" w:id="0" w:date="2026-09-24T05:13:41Z">
              <w:pPr>
                <w:pStyle w:val="Heading3"/>
                <w:spacing w:after="280" w:before="280" w:lineRule="auto"/>
                <w:ind w:left="720" w:hanging="360"/>
              </w:pPr>
            </w:pPrChange>
          </w:pPr>
          <w:sdt>
            <w:sdtPr>
              <w:id w:val="-1180545408"/>
              <w:tag w:val="goog_rdk_1249"/>
            </w:sdtPr>
            <w:sdtContent>
              <w:del w:author="Kanihaa" w:id="9" w:date="2026-09-25T08:48:49Z"/>
              <w:sdt>
                <w:sdtPr>
                  <w:id w:val="1126782391"/>
                  <w:tag w:val="goog_rdk_125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5. Testing &amp; Optimization</w:delText>
                    </w:r>
                  </w:del>
                </w:sdtContent>
              </w:sdt>
              <w:del w:author="Kanihaa" w:id="9" w:date="2026-09-25T08:48:49Z"/>
            </w:sdtContent>
          </w:sdt>
          <w:sdt>
            <w:sdtPr>
              <w:id w:val="-1533812737"/>
              <w:tag w:val="goog_rdk_1251"/>
            </w:sdtPr>
            <w:sdtContent>
              <w:ins w:author="Pradeep" w:id="149" w:date="2026-09-22T00:09:07Z">
                <w:sdt>
                  <w:sdtPr>
                    <w:id w:val="1090892944"/>
                    <w:tag w:val="goog_rdk_1252"/>
                  </w:sdtPr>
                  <w:sdtContent>
                    <w:del w:author="Kanihaa" w:id="9" w:date="2026-09-25T08:48:49Z"/>
                  </w:sdtContent>
                </w:sdt>
              </w:ins>
              <w:sdt>
                <w:sdtPr>
                  <w:id w:val="485330435"/>
                  <w:tag w:val="goog_rdk_1253"/>
                </w:sdtPr>
                <w:sdtContent>
                  <w:ins w:author="Pradeep" w:id="149" w:date="2026-09-22T00:09:0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w:delText>
                      </w:r>
                    </w:del>
                  </w:ins>
                </w:sdtContent>
              </w:sdt>
              <w:ins w:author="Pradeep" w:id="149" w:date="2026-09-22T00:09:07Z">
                <w:del w:author="Kanihaa" w:id="9" w:date="2026-09-25T08:48:49Z">
                  <w:sdt>
                    <w:sdtPr>
                      <w:id w:val="1550206902"/>
                      <w:tag w:val="goog_rdk_125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2"/>
                              <w:szCs w:val="22"/>
                            </w:rPr>
                          </w:rPrChange>
                        </w:rPr>
                        <w:delText xml:space="preserve">To cross check the application we created)</w:delText>
                      </w:r>
                    </w:sdtContent>
                  </w:sdt>
                </w:del>
              </w:ins>
            </w:sdtContent>
          </w:sdt>
          <w:sdt>
            <w:sdtPr>
              <w:id w:val="-448198556"/>
              <w:tag w:val="goog_rdk_1255"/>
            </w:sdtPr>
            <w:sdtContent>
              <w:del w:author="Kanihaa" w:id="9" w:date="2026-09-25T08:48:49Z"/>
              <w:sdt>
                <w:sdtPr>
                  <w:id w:val="1275422183"/>
                  <w:tag w:val="goog_rdk_1256"/>
                </w:sdtPr>
                <w:sdtContent>
                  <w:del w:author="Kanihaa" w:id="9" w:date="2026-09-25T08:48:49Z">
                    <w:r w:rsidDel="00000000" w:rsidR="00000000" w:rsidRPr="00000000">
                      <w:rPr>
                        <w:rtl w:val="0"/>
                      </w:rPr>
                    </w:r>
                  </w:del>
                </w:sdtContent>
              </w:sdt>
              <w:del w:author="Kanihaa" w:id="9" w:date="2026-09-25T08:48:49Z">
                <w:bookmarkStart w:colFirst="0" w:colLast="0" w:name="_heading=h.oh6pw9buy582" w:id="30"/>
                <w:bookmarkEnd w:id="30"/>
              </w:del>
            </w:sdtContent>
          </w:sdt>
        </w:p>
      </w:sdtContent>
    </w:sdt>
    <w:sdt>
      <w:sdtPr>
        <w:id w:val="-1650075902"/>
        <w:tag w:val="goog_rdk_1261"/>
      </w:sdtPr>
      <w:sdtContent>
        <w:p w:rsidR="00000000" w:rsidDel="00000000" w:rsidP="00000000" w:rsidRDefault="00000000" w:rsidRPr="00000000" w14:paraId="0000009D">
          <w:pPr>
            <w:numPr>
              <w:ilvl w:val="0"/>
              <w:numId w:val="36"/>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0" w:before="240" w:line="240" w:lineRule="auto"/>
                <w:ind w:left="720" w:hanging="360"/>
              </w:pPr>
            </w:pPrChange>
          </w:pPr>
          <w:sdt>
            <w:sdtPr>
              <w:id w:val="-1411232208"/>
              <w:tag w:val="goog_rdk_1258"/>
            </w:sdtPr>
            <w:sdtContent>
              <w:del w:author="Kanihaa" w:id="9" w:date="2026-09-25T08:48:49Z"/>
              <w:sdt>
                <w:sdtPr>
                  <w:id w:val="-1036500392"/>
                  <w:tag w:val="goog_rdk_125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5.1</w:delText>
                    </w:r>
                  </w:del>
                </w:sdtContent>
              </w:sdt>
              <w:del w:author="Kanihaa" w:id="9" w:date="2026-09-25T08:48:49Z">
                <w:sdt>
                  <w:sdtPr>
                    <w:id w:val="697381562"/>
                    <w:tag w:val="goog_rdk_126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Perform testing with real-world use cases across all three planners.</w:delText>
                      <w:br w:type="textWrapping"/>
                    </w:r>
                  </w:sdtContent>
                </w:sdt>
              </w:del>
            </w:sdtContent>
          </w:sdt>
        </w:p>
      </w:sdtContent>
    </w:sdt>
    <w:sdt>
      <w:sdtPr>
        <w:id w:val="-721697309"/>
        <w:tag w:val="goog_rdk_1265"/>
      </w:sdtPr>
      <w:sdtContent>
        <w:p w:rsidR="00000000" w:rsidDel="00000000" w:rsidP="00000000" w:rsidRDefault="00000000" w:rsidRPr="00000000" w14:paraId="0000009E">
          <w:pPr>
            <w:numPr>
              <w:ilvl w:val="0"/>
              <w:numId w:val="36"/>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0" w:before="0" w:line="240" w:lineRule="auto"/>
                <w:ind w:left="720" w:hanging="360"/>
              </w:pPr>
            </w:pPrChange>
          </w:pPr>
          <w:sdt>
            <w:sdtPr>
              <w:id w:val="-1232168185"/>
              <w:tag w:val="goog_rdk_1262"/>
            </w:sdtPr>
            <w:sdtContent>
              <w:del w:author="Kanihaa" w:id="9" w:date="2026-09-25T08:48:49Z"/>
              <w:sdt>
                <w:sdtPr>
                  <w:id w:val="130593134"/>
                  <w:tag w:val="goog_rdk_126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5.2</w:delText>
                    </w:r>
                  </w:del>
                </w:sdtContent>
              </w:sdt>
              <w:del w:author="Kanihaa" w:id="9" w:date="2026-09-25T08:48:49Z">
                <w:sdt>
                  <w:sdtPr>
                    <w:id w:val="-1629198121"/>
                    <w:tag w:val="goog_rdk_126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Evaluate Gemini response quality, budget adherence, and platform accuracy.</w:delText>
                      <w:br w:type="textWrapping"/>
                    </w:r>
                  </w:sdtContent>
                </w:sdt>
              </w:del>
            </w:sdtContent>
          </w:sdt>
        </w:p>
      </w:sdtContent>
    </w:sdt>
    <w:sdt>
      <w:sdtPr>
        <w:id w:val="-1646558144"/>
        <w:tag w:val="goog_rdk_1269"/>
      </w:sdtPr>
      <w:sdtContent>
        <w:p w:rsidR="00000000" w:rsidDel="00000000" w:rsidP="00000000" w:rsidRDefault="00000000" w:rsidRPr="00000000" w14:paraId="0000009F">
          <w:pPr>
            <w:numPr>
              <w:ilvl w:val="0"/>
              <w:numId w:val="36"/>
            </w:numPr>
            <w:spacing w:after="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0" w:before="0" w:line="240" w:lineRule="auto"/>
                <w:ind w:left="720" w:hanging="360"/>
              </w:pPr>
            </w:pPrChange>
          </w:pPr>
          <w:sdt>
            <w:sdtPr>
              <w:id w:val="1569575179"/>
              <w:tag w:val="goog_rdk_1266"/>
            </w:sdtPr>
            <w:sdtContent>
              <w:del w:author="Kanihaa" w:id="9" w:date="2026-09-25T08:48:49Z"/>
              <w:sdt>
                <w:sdtPr>
                  <w:id w:val="55596818"/>
                  <w:tag w:val="goog_rdk_126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5.3</w:delText>
                    </w:r>
                  </w:del>
                </w:sdtContent>
              </w:sdt>
              <w:del w:author="Kanihaa" w:id="9" w:date="2026-09-25T08:48:49Z">
                <w:sdt>
                  <w:sdtPr>
                    <w:id w:val="-1856426181"/>
                    <w:tag w:val="goog_rdk_126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Optimize prompts and add validations to prevent input edge-case failures.</w:delText>
                      <w:br w:type="textWrapping"/>
                    </w:r>
                  </w:sdtContent>
                </w:sdt>
              </w:del>
            </w:sdtContent>
          </w:sdt>
        </w:p>
      </w:sdtContent>
    </w:sdt>
    <w:sdt>
      <w:sdtPr>
        <w:id w:val="410661103"/>
        <w:tag w:val="goog_rdk_1273"/>
      </w:sdtPr>
      <w:sdtContent>
        <w:p w:rsidR="00000000" w:rsidDel="00000000" w:rsidP="00000000" w:rsidRDefault="00000000" w:rsidRPr="00000000" w14:paraId="000000A0">
          <w:pPr>
            <w:numPr>
              <w:ilvl w:val="0"/>
              <w:numId w:val="36"/>
            </w:numPr>
            <w:spacing w:after="240" w:before="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6"/>
                </w:numPr>
                <w:spacing w:after="240" w:before="0" w:line="240" w:lineRule="auto"/>
                <w:ind w:left="720" w:hanging="360"/>
              </w:pPr>
            </w:pPrChange>
          </w:pPr>
          <w:sdt>
            <w:sdtPr>
              <w:id w:val="1181800840"/>
              <w:tag w:val="goog_rdk_1270"/>
            </w:sdtPr>
            <w:sdtContent>
              <w:del w:author="Kanihaa" w:id="9" w:date="2026-09-25T08:48:49Z"/>
              <w:sdt>
                <w:sdtPr>
                  <w:id w:val="-2089063618"/>
                  <w:tag w:val="goog_rdk_127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5.4</w:delText>
                    </w:r>
                  </w:del>
                </w:sdtContent>
              </w:sdt>
              <w:del w:author="Kanihaa" w:id="9" w:date="2026-09-25T08:48:49Z">
                <w:sdt>
                  <w:sdtPr>
                    <w:id w:val="-2138381652"/>
                    <w:tag w:val="goog_rdk_127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Add fallback/default recommendations when AI returns insufficient results.</w:delText>
                      <w:br w:type="textWrapping"/>
                    </w:r>
                  </w:sdtContent>
                </w:sdt>
              </w:del>
            </w:sdtContent>
          </w:sdt>
        </w:p>
      </w:sdtContent>
    </w:sdt>
    <w:sdt>
      <w:sdtPr>
        <w:id w:val="-1526137497"/>
        <w:tag w:val="goog_rdk_1276"/>
      </w:sdtPr>
      <w:sdtContent>
        <w:p w:rsidR="00000000" w:rsidDel="00000000" w:rsidP="00000000" w:rsidRDefault="00000000" w:rsidRPr="00000000" w14:paraId="000000A1">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877492480"/>
              <w:tag w:val="goog_rdk_1274"/>
            </w:sdtPr>
            <w:sdtContent>
              <w:del w:author="Kanihaa" w:id="9" w:date="2026-09-25T08:48:49Z"/>
              <w:sdt>
                <w:sdtPr>
                  <w:id w:val="-15899372"/>
                  <w:tag w:val="goog_rdk_1275"/>
                </w:sdtPr>
                <w:sdtContent>
                  <w:del w:author="Kanihaa" w:id="9" w:date="2026-09-25T08:48:49Z">
                    <w:r w:rsidDel="00000000" w:rsidR="00000000" w:rsidRPr="00000000">
                      <w:rPr>
                        <w:rtl w:val="0"/>
                      </w:rPr>
                    </w:r>
                  </w:del>
                </w:sdtContent>
              </w:sdt>
              <w:del w:author="Kanihaa" w:id="9" w:date="2026-09-25T08:48:49Z"/>
            </w:sdtContent>
          </w:sdt>
        </w:p>
      </w:sdtContent>
    </w:sdt>
    <w:sdt>
      <w:sdtPr>
        <w:id w:val="-1477955377"/>
        <w:tag w:val="goog_rdk_1279"/>
      </w:sdtPr>
      <w:sdtContent>
        <w:p w:rsidR="00000000" w:rsidDel="00000000" w:rsidP="00000000" w:rsidRDefault="00000000" w:rsidRPr="00000000" w14:paraId="000000A2">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587245987"/>
              <w:tag w:val="goog_rdk_1277"/>
            </w:sdtPr>
            <w:sdtContent>
              <w:del w:author="Kanihaa" w:id="9" w:date="2026-09-25T08:48:49Z"/>
              <w:sdt>
                <w:sdtPr>
                  <w:id w:val="-1186653494"/>
                  <w:tag w:val="goog_rdk_1278"/>
                </w:sdtPr>
                <w:sdtContent>
                  <w:del w:author="Kanihaa" w:id="9" w:date="2026-09-25T08:48:49Z">
                    <w:r w:rsidDel="00000000" w:rsidR="00000000" w:rsidRPr="00000000">
                      <w:rPr>
                        <w:rtl w:val="0"/>
                      </w:rPr>
                    </w:r>
                  </w:del>
                </w:sdtContent>
              </w:sdt>
              <w:del w:author="Kanihaa" w:id="9" w:date="2026-09-25T08:48:49Z"/>
            </w:sdtContent>
          </w:sdt>
        </w:p>
      </w:sdtContent>
    </w:sdt>
    <w:sdt>
      <w:sdtPr>
        <w:id w:val="1299484449"/>
        <w:tag w:val="goog_rdk_1282"/>
      </w:sdtPr>
      <w:sdtContent>
        <w:p w:rsidR="00000000" w:rsidDel="00000000" w:rsidP="00000000" w:rsidRDefault="00000000" w:rsidRPr="00000000" w14:paraId="000000A3">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068374266"/>
              <w:tag w:val="goog_rdk_1280"/>
            </w:sdtPr>
            <w:sdtContent>
              <w:del w:author="Kanihaa" w:id="9" w:date="2026-09-25T08:48:49Z"/>
              <w:sdt>
                <w:sdtPr>
                  <w:id w:val="-1434779196"/>
                  <w:tag w:val="goog_rdk_1281"/>
                </w:sdtPr>
                <w:sdtContent>
                  <w:del w:author="Kanihaa" w:id="9" w:date="2026-09-25T08:48:49Z">
                    <w:r w:rsidDel="00000000" w:rsidR="00000000" w:rsidRPr="00000000">
                      <w:rPr>
                        <w:rtl w:val="0"/>
                      </w:rPr>
                    </w:r>
                  </w:del>
                </w:sdtContent>
              </w:sdt>
              <w:del w:author="Kanihaa" w:id="9" w:date="2026-09-25T08:48:49Z"/>
            </w:sdtContent>
          </w:sdt>
        </w:p>
      </w:sdtContent>
    </w:sdt>
    <w:sdt>
      <w:sdtPr>
        <w:id w:val="524267317"/>
        <w:tag w:val="goog_rdk_1290"/>
      </w:sdtPr>
      <w:sdtContent>
        <w:p w:rsidR="00000000" w:rsidDel="00000000" w:rsidP="00000000" w:rsidRDefault="00000000" w:rsidRPr="00000000" w14:paraId="000000A4">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262598166"/>
              <w:tag w:val="goog_rdk_1285"/>
            </w:sdtPr>
            <w:sdtContent>
              <w:ins w:author="Anish Anbarasan" w:id="150" w:date="2026-09-22T14:35:10Z">
                <w:sdt>
                  <w:sdtPr>
                    <w:id w:val="-20988510"/>
                    <w:tag w:val="goog_rdk_1286"/>
                  </w:sdtPr>
                  <w:sdtContent>
                    <w:del w:author="Kanihaa" w:id="9" w:date="2026-09-25T08:48:49Z"/>
                  </w:sdtContent>
                </w:sdt>
              </w:ins>
              <w:sdt>
                <w:sdtPr>
                  <w:id w:val="-556509109"/>
                  <w:tag w:val="goog_rdk_1287"/>
                </w:sdtPr>
                <w:sdtContent>
                  <w:ins w:author="Anish Anbarasan" w:id="150" w:date="2026-09-22T14:35:10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tab/>
                        <w:tab/>
                      </w:r>
                    </w:del>
                  </w:ins>
                </w:sdtContent>
              </w:sdt>
              <w:ins w:author="Anish Anbarasan" w:id="150" w:date="2026-09-22T14:35:10Z">
                <w:del w:author="Kanihaa" w:id="9" w:date="2026-09-25T08:48:49Z"/>
              </w:ins>
            </w:sdtContent>
          </w:sdt>
          <w:sdt>
            <w:sdtPr>
              <w:id w:val="1271847182"/>
              <w:tag w:val="goog_rdk_1288"/>
            </w:sdtPr>
            <w:sdtContent>
              <w:del w:author="Kanihaa" w:id="9" w:date="2026-09-25T08:48:49Z"/>
              <w:sdt>
                <w:sdtPr>
                  <w:id w:val="1863613447"/>
                  <w:tag w:val="goog_rdk_1289"/>
                </w:sdtPr>
                <w:sdtContent>
                  <w:del w:author="Kanihaa" w:id="9" w:date="2026-09-25T08:48:49Z">
                    <w:r w:rsidDel="00000000" w:rsidR="00000000" w:rsidRPr="00000000">
                      <w:rPr>
                        <w:rtl w:val="0"/>
                      </w:rPr>
                    </w:r>
                  </w:del>
                </w:sdtContent>
              </w:sdt>
              <w:del w:author="Kanihaa" w:id="9" w:date="2026-09-25T08:48:49Z"/>
            </w:sdtContent>
          </w:sdt>
        </w:p>
      </w:sdtContent>
    </w:sdt>
    <w:sdt>
      <w:sdtPr>
        <w:id w:val="-1543136277"/>
        <w:tag w:val="goog_rdk_1293"/>
      </w:sdtPr>
      <w:sdtContent>
        <w:p w:rsidR="00000000" w:rsidDel="00000000" w:rsidP="00000000" w:rsidRDefault="00000000" w:rsidRPr="00000000" w14:paraId="000000A5">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441294405"/>
              <w:tag w:val="goog_rdk_1291"/>
            </w:sdtPr>
            <w:sdtContent>
              <w:del w:author="Kanihaa" w:id="9" w:date="2026-09-25T08:48:49Z"/>
              <w:sdt>
                <w:sdtPr>
                  <w:id w:val="499606625"/>
                  <w:tag w:val="goog_rdk_1292"/>
                </w:sdtPr>
                <w:sdtContent>
                  <w:del w:author="Kanihaa" w:id="9" w:date="2026-09-25T08:48:49Z">
                    <w:r w:rsidDel="00000000" w:rsidR="00000000" w:rsidRPr="00000000">
                      <w:rPr>
                        <w:rtl w:val="0"/>
                      </w:rPr>
                    </w:r>
                  </w:del>
                </w:sdtContent>
              </w:sdt>
              <w:del w:author="Kanihaa" w:id="9" w:date="2026-09-25T08:48:49Z"/>
            </w:sdtContent>
          </w:sdt>
        </w:p>
      </w:sdtContent>
    </w:sdt>
    <w:sdt>
      <w:sdtPr>
        <w:id w:val="-255507838"/>
        <w:tag w:val="goog_rdk_1296"/>
      </w:sdtPr>
      <w:sdtContent>
        <w:p w:rsidR="00000000" w:rsidDel="00000000" w:rsidP="00000000" w:rsidRDefault="00000000" w:rsidRPr="00000000" w14:paraId="000000A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312104204"/>
              <w:tag w:val="goog_rdk_1294"/>
            </w:sdtPr>
            <w:sdtContent>
              <w:del w:author="Kanihaa" w:id="9" w:date="2026-09-25T08:48:49Z"/>
              <w:sdt>
                <w:sdtPr>
                  <w:id w:val="-1297282156"/>
                  <w:tag w:val="goog_rdk_1295"/>
                </w:sdtPr>
                <w:sdtContent>
                  <w:del w:author="Kanihaa" w:id="9" w:date="2026-09-25T08:48:49Z">
                    <w:r w:rsidDel="00000000" w:rsidR="00000000" w:rsidRPr="00000000">
                      <w:rPr>
                        <w:rtl w:val="0"/>
                      </w:rPr>
                    </w:r>
                  </w:del>
                </w:sdtContent>
              </w:sdt>
              <w:del w:author="Kanihaa" w:id="9" w:date="2026-09-25T08:48:49Z"/>
            </w:sdtContent>
          </w:sdt>
        </w:p>
      </w:sdtContent>
    </w:sdt>
    <w:sdt>
      <w:sdtPr>
        <w:id w:val="951131915"/>
        <w:tag w:val="goog_rdk_1304"/>
      </w:sdtPr>
      <w:sdtContent>
        <w:p w:rsidR="00000000" w:rsidDel="00000000" w:rsidP="00000000" w:rsidRDefault="00000000" w:rsidRPr="00000000" w14:paraId="000000A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724689706"/>
              <w:tag w:val="goog_rdk_1299"/>
            </w:sdtPr>
            <w:sdtContent>
              <w:ins w:author="Kanihaa" w:id="151" w:date="2026-09-25T05:46:36Z">
                <w:sdt>
                  <w:sdtPr>
                    <w:id w:val="-1050959454"/>
                    <w:tag w:val="goog_rdk_1300"/>
                  </w:sdtPr>
                  <w:sdtContent>
                    <w:del w:author="Kanihaa" w:id="9" w:date="2026-09-25T08:48:49Z">
                      <w:r w:rsidDel="00000000" w:rsidR="00000000" w:rsidRPr="00000000">
                        <w:fldChar w:fldCharType="begin"/>
                      </w:r>
                      <w:r w:rsidDel="00000000" w:rsidR="00000000" w:rsidRPr="00000000">
                        <w:delInstrText xml:space="preserve">HYPERLINK \l "_heading=h.cwdisaopweyf"</w:delInstrText>
                      </w:r>
                      <w:r w:rsidDel="00000000" w:rsidR="00000000" w:rsidRPr="00000000">
                        <w:fldChar w:fldCharType="separate"/>
                      </w:r>
                      <w:sdt>
                        <w:sdtPr>
                          <w:id w:val="453156223"/>
                          <w:tag w:val="goog_rdk_13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color w:val="1155cc"/>
                                  <w:u w:val="single"/>
                                </w:rPr>
                              </w:rPrChange>
                            </w:rPr>
                            <w:delText xml:space="preserve">Fast API  Initialization</w:delText>
                          </w:r>
                        </w:sdtContent>
                      </w:sdt>
                      <w:r w:rsidDel="00000000" w:rsidR="00000000" w:rsidRPr="00000000">
                        <w:fldChar w:fldCharType="end"/>
                      </w:r>
                    </w:del>
                  </w:sdtContent>
                </w:sdt>
              </w:ins>
            </w:sdtContent>
          </w:sdt>
          <w:sdt>
            <w:sdtPr>
              <w:id w:val="-869381772"/>
              <w:tag w:val="goog_rdk_1302"/>
            </w:sdtPr>
            <w:sdtContent>
              <w:del w:author="Kanihaa" w:id="9" w:date="2026-09-25T08:48:49Z"/>
              <w:sdt>
                <w:sdtPr>
                  <w:id w:val="2118096284"/>
                  <w:tag w:val="goog_rdk_1303"/>
                </w:sdtPr>
                <w:sdtContent>
                  <w:del w:author="Kanihaa" w:id="9" w:date="2026-09-25T08:48:49Z">
                    <w:r w:rsidDel="00000000" w:rsidR="00000000" w:rsidRPr="00000000">
                      <w:rPr>
                        <w:rtl w:val="0"/>
                      </w:rPr>
                    </w:r>
                  </w:del>
                </w:sdtContent>
              </w:sdt>
              <w:del w:author="Kanihaa" w:id="9" w:date="2026-09-25T08:48:49Z"/>
            </w:sdtContent>
          </w:sdt>
        </w:p>
      </w:sdtContent>
    </w:sdt>
    <w:sdt>
      <w:sdtPr>
        <w:id w:val="1848913667"/>
        <w:tag w:val="goog_rdk_1309"/>
      </w:sdtPr>
      <w:sdtContent>
        <w:p w:rsidR="00000000" w:rsidDel="00000000" w:rsidP="00000000" w:rsidRDefault="00000000" w:rsidRPr="00000000" w14:paraId="000000A8">
          <w:pPr>
            <w:pStyle w:val="Heading1"/>
            <w:keepNext w:val="0"/>
            <w:keepLines w:val="0"/>
            <w:spacing w:after="8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240" w:lineRule="auto"/>
                <w:jc w:val="both"/>
              </w:pPr>
            </w:pPrChange>
          </w:pPr>
          <w:sdt>
            <w:sdtPr>
              <w:id w:val="1220951088"/>
              <w:tag w:val="goog_rdk_1305"/>
            </w:sdtPr>
            <w:sdtContent>
              <w:del w:author="Kanihaa" w:id="9" w:date="2026-09-25T08:48:49Z"/>
              <w:sdt>
                <w:sdtPr>
                  <w:id w:val="1362596743"/>
                  <w:tag w:val="goog_rdk_130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MILESTONE 1: </w:delText>
                    </w:r>
                  </w:del>
                </w:sdtContent>
              </w:sdt>
              <w:del w:author="Kanihaa" w:id="9" w:date="2026-09-25T08:48:49Z">
                <w:bookmarkStart w:colFirst="0" w:colLast="0" w:name="_heading=h.aierybygwtjs" w:id="31"/>
                <w:bookmarkEnd w:id="31"/>
                <w:sdt>
                  <w:sdtPr>
                    <w:id w:val="1450070696"/>
                    <w:tag w:val="goog_rdk_130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Gemini </w:delText>
                    </w:r>
                  </w:sdtContent>
                </w:sdt>
                <w:sdt>
                  <w:sdtPr>
                    <w:id w:val="168215689"/>
                    <w:tag w:val="goog_rdk_130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AI Initialization</w:delText>
                    </w:r>
                  </w:sdtContent>
                </w:sdt>
              </w:del>
            </w:sdtContent>
          </w:sdt>
        </w:p>
      </w:sdtContent>
    </w:sdt>
    <w:sdt>
      <w:sdtPr>
        <w:id w:val="1355954524"/>
        <w:tag w:val="goog_rdk_1317"/>
      </w:sdtPr>
      <w:sdtContent>
        <w:p w:rsidR="00000000" w:rsidDel="00000000" w:rsidP="00000000" w:rsidRDefault="00000000" w:rsidRPr="00000000" w14:paraId="000000A9">
          <w:pPr>
            <w:pStyle w:val="Heading1"/>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jc w:val="both"/>
              </w:pPr>
            </w:pPrChange>
          </w:pPr>
          <w:sdt>
            <w:sdtPr>
              <w:id w:val="-91623442"/>
              <w:tag w:val="goog_rdk_1310"/>
            </w:sdtPr>
            <w:sdtContent>
              <w:del w:author="Kanihaa" w:id="9" w:date="2026-09-25T08:48:49Z"/>
              <w:sdt>
                <w:sdtPr>
                  <w:id w:val="-1719515870"/>
                  <w:tag w:val="goog_rdk_131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In this foundational stage, the objective is to establish and configure the core AI infrastructure required to power </w:delText>
                    </w:r>
                  </w:del>
                </w:sdtContent>
              </w:sdt>
              <w:del w:author="Kanihaa" w:id="9" w:date="2026-09-25T08:48:49Z">
                <w:sdt>
                  <w:sdtPr>
                    <w:id w:val="-598460392"/>
                    <w:tag w:val="goog_rdk_131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1669598911"/>
                    <w:tag w:val="goog_rdk_131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platform relies on </w:delText>
                    </w:r>
                  </w:sdtContent>
                </w:sdt>
                <w:sdt>
                  <w:sdtPr>
                    <w:id w:val="-650685212"/>
                    <w:tag w:val="goog_rdk_13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1250016046"/>
                    <w:tag w:val="goog_rdk_131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delText>
                    </w:r>
                  </w:sdtContent>
                </w:sdt>
                <w:sdt>
                  <w:sdtPr>
                    <w:id w:val="1621425030"/>
                    <w:tag w:val="goog_rdk_1316"/>
                  </w:sdtPr>
                  <w:sdtContent>
                    <w:r w:rsidDel="00000000" w:rsidR="00000000" w:rsidRPr="00000000">
                      <w:rPr>
                        <w:rtl w:val="0"/>
                      </w:rPr>
                    </w:r>
                  </w:sdtContent>
                </w:sdt>
              </w:del>
            </w:sdtContent>
          </w:sdt>
        </w:p>
      </w:sdtContent>
    </w:sdt>
    <w:sdt>
      <w:sdtPr>
        <w:id w:val="2015835970"/>
        <w:tag w:val="goog_rdk_1322"/>
      </w:sdtPr>
      <w:sdtContent>
        <w:p w:rsidR="00000000" w:rsidDel="00000000" w:rsidP="00000000" w:rsidRDefault="00000000" w:rsidRPr="00000000" w14:paraId="000000AA">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pStyle w:val="Heading3"/>
              </w:pPr>
            </w:pPrChange>
          </w:pPr>
          <w:sdt>
            <w:sdtPr>
              <w:id w:val="1392332602"/>
              <w:tag w:val="goog_rdk_1318"/>
            </w:sdtPr>
            <w:sdtContent>
              <w:del w:author="Kanihaa" w:id="9" w:date="2026-09-25T08:48:49Z"/>
              <w:sdt>
                <w:sdtPr>
                  <w:id w:val="1288065981"/>
                  <w:tag w:val="goog_rdk_131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b w:val="1"/>
                            <w:bCs w:val="1"/>
                            <w:sz w:val="24"/>
                            <w:szCs w:val="24"/>
                          </w:rPr>
                        </w:rPrChange>
                      </w:rPr>
                      <w:delText xml:space="preserve">●</w:delText>
                    </w:r>
                  </w:del>
                </w:sdtContent>
              </w:sdt>
              <w:del w:author="Kanihaa" w:id="9" w:date="2026-09-25T08:48:49Z">
                <w:sdt>
                  <w:sdtPr>
                    <w:id w:val="-850026891"/>
                    <w:tag w:val="goog_rdk_13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w:delText>
                    </w:r>
                  </w:sdtContent>
                </w:sdt>
                <w:sdt>
                  <w:sdtPr>
                    <w:id w:val="-1090938167"/>
                    <w:tag w:val="goog_rdk_13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1.1: Set up Google Cloud account and enable Gemini API</w:delText>
                    </w:r>
                  </w:sdtContent>
                </w:sdt>
              </w:del>
            </w:sdtContent>
          </w:sdt>
        </w:p>
      </w:sdtContent>
    </w:sdt>
    <w:sdt>
      <w:sdtPr>
        <w:id w:val="385624678"/>
        <w:tag w:val="goog_rdk_1338"/>
      </w:sdtPr>
      <w:sdtContent>
        <w:p w:rsidR="00000000" w:rsidDel="00000000" w:rsidP="00000000" w:rsidRDefault="00000000" w:rsidRPr="00000000" w14:paraId="000000AB">
          <w:pPr>
            <w:pStyle w:val="Heading3"/>
            <w:numPr>
              <w:ilvl w:val="0"/>
              <w:numId w:val="29"/>
            </w:numPr>
            <w:spacing w:after="280" w:before="280" w:lineRule="auto"/>
            <w:ind w:left="720" w:hanging="360"/>
            <w:rPr>
              <w:del w:author="Kanihaa" w:id="9" w:date="2026-09-25T08:48:49Z"/>
              <w:rFonts w:ascii="Cambria" w:cs="Cambria" w:eastAsia="Cambria" w:hAnsi="Cambria"/>
              <w:b w:val="0"/>
              <w:bCs w:val="0"/>
              <w:i w:val="1"/>
              <w:iCs w:val="1"/>
              <w:sz w:val="22"/>
              <w:szCs w:val="22"/>
              <w:rPrChange w:author="Kavinilavu" w:id="97" w:date="2026-09-24T05:18:57Z">
                <w:rPr>
                  <w:rFonts w:ascii="Cambria" w:cs="Cambria" w:eastAsia="Cambria" w:hAnsi="Cambria"/>
                  <w:b w:val="0"/>
                  <w:bCs w:val="0"/>
                  <w:sz w:val="22"/>
                  <w:szCs w:val="22"/>
                </w:rPr>
              </w:rPrChange>
            </w:rPr>
            <w:pPrChange w:author="Kavinilavu" w:id="0" w:date="2026-09-24T05:18:57Z">
              <w:pPr>
                <w:pStyle w:val="Heading3"/>
                <w:numPr>
                  <w:ilvl w:val="0"/>
                  <w:numId w:val="29"/>
                </w:numPr>
                <w:spacing w:after="280" w:before="280" w:lineRule="auto"/>
                <w:ind w:left="720" w:hanging="360"/>
              </w:pPr>
            </w:pPrChange>
          </w:pPr>
          <w:sdt>
            <w:sdtPr>
              <w:id w:val="1396624853"/>
              <w:tag w:val="goog_rdk_1323"/>
            </w:sdtPr>
            <w:sdtContent>
              <w:del w:author="Kanihaa" w:id="9" w:date="2026-09-25T08:48:49Z"/>
              <w:sdt>
                <w:sdtPr>
                  <w:id w:val="44118282"/>
                  <w:tag w:val="goog_rdk_132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Sign in or create a Google Cloud account via </w:delText>
                    </w:r>
                  </w:del>
                </w:sdtContent>
              </w:sdt>
              <w:del w:author="Kanihaa" w:id="9" w:date="2026-09-25T08:48:49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2048234250"/>
                    <w:tag w:val="goog_rdk_132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638283452"/>
                    <w:tag w:val="goog_rdk_13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.cloud.google.co</w:delText>
                    </w:r>
                  </w:sdtContent>
                </w:sdt>
                <w:r w:rsidDel="00000000" w:rsidR="00000000" w:rsidRPr="00000000">
                  <w:fldChar w:fldCharType="end"/>
                </w:r>
              </w:del>
            </w:sdtContent>
          </w:sdt>
          <w:sdt>
            <w:sdtPr>
              <w:id w:val="1631436406"/>
              <w:tag w:val="goog_rdk_1327"/>
            </w:sdtPr>
            <w:sdtContent>
              <w:ins w:author="Sridhar R" w:id="152" w:date="2026-09-22T14:51:45Z">
                <w:sdt>
                  <w:sdtPr>
                    <w:id w:val="1848439549"/>
                    <w:tag w:val="goog_rdk_1328"/>
                  </w:sdtPr>
                  <w:sdtContent>
                    <w:del w:author="Kanihaa" w:id="9" w:date="2026-09-25T08:48:49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135566809"/>
                          <w:tag w:val="goog_rdk_13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console</w:delText>
                          </w:r>
                        </w:sdtContent>
                      </w:sdt>
                      <w:r w:rsidDel="00000000" w:rsidR="00000000" w:rsidRPr="00000000">
                        <w:fldChar w:fldCharType="end"/>
                      </w:r>
                    </w:del>
                  </w:sdtContent>
                </w:sdt>
              </w:ins>
            </w:sdtContent>
          </w:sdt>
          <w:sdt>
            <w:sdtPr>
              <w:id w:val="-1081028675"/>
              <w:tag w:val="goog_rdk_1330"/>
            </w:sdtPr>
            <w:sdtContent>
              <w:del w:author="Kanihaa" w:id="9" w:date="2026-09-25T08:48:49Z">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473652939"/>
                    <w:tag w:val="goog_rdk_133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color w:val="1155cc"/>
                            <w:sz w:val="22"/>
                            <w:szCs w:val="22"/>
                            <w:u w:val="single"/>
                          </w:rPr>
                        </w:rPrChange>
                      </w:rPr>
                      <w:delText xml:space="preserve">m</w:delText>
                    </w:r>
                  </w:sdtContent>
                </w:sdt>
                <w:r w:rsidDel="00000000" w:rsidR="00000000" w:rsidRPr="00000000">
                  <w:fldChar w:fldCharType="end"/>
                </w:r>
              </w:del>
              <w:sdt>
                <w:sdtPr>
                  <w:id w:val="-1161254464"/>
                  <w:tag w:val="goog_rdk_133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w:delText>
                    </w:r>
                  </w:del>
                </w:sdtContent>
              </w:sdt>
              <w:del w:author="Kanihaa" w:id="9" w:date="2026-09-25T08:48:49Z"/>
            </w:sdtContent>
          </w:sdt>
          <w:sdt>
            <w:sdtPr>
              <w:id w:val="-1737243388"/>
              <w:tag w:val="goog_rdk_1333"/>
            </w:sdtPr>
            <w:sdtContent>
              <w:ins w:author="Anonymous" w:id="153" w:date="2026-09-22T11:36:18Z">
                <w:sdt>
                  <w:sdtPr>
                    <w:id w:val="781170882"/>
                    <w:tag w:val="goog_rdk_1334"/>
                  </w:sdtPr>
                  <w:sdtContent>
                    <w:del w:author="Kanihaa" w:id="9" w:date="2026-09-25T08:48:49Z"/>
                  </w:sdtContent>
                </w:sdt>
              </w:ins>
              <w:sdt>
                <w:sdtPr>
                  <w:id w:val="-692947009"/>
                  <w:tag w:val="goog_rdk_1335"/>
                </w:sdtPr>
                <w:sdtContent>
                  <w:ins w:author="Anonymous" w:id="153" w:date="2026-09-22T11:36:1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tab/>
                      </w:r>
                    </w:del>
                  </w:ins>
                </w:sdtContent>
              </w:sdt>
              <w:ins w:author="Anonymous" w:id="153" w:date="2026-09-22T11:36:18Z">
                <w:del w:author="Kanihaa" w:id="9" w:date="2026-09-25T08:48:49Z"/>
              </w:ins>
            </w:sdtContent>
          </w:sdt>
          <w:sdt>
            <w:sdtPr>
              <w:id w:val="-1033005210"/>
              <w:tag w:val="goog_rdk_1336"/>
            </w:sdtPr>
            <w:sdtContent>
              <w:del w:author="Kanihaa" w:id="9" w:date="2026-09-25T08:48:49Z"/>
              <w:sdt>
                <w:sdtPr>
                  <w:id w:val="-554239323"/>
                  <w:tag w:val="goog_rdk_1337"/>
                </w:sdtPr>
                <w:sdtContent>
                  <w:del w:author="Kanihaa" w:id="9" w:date="2026-09-25T08:48:49Z">
                    <w:r w:rsidDel="00000000" w:rsidR="00000000" w:rsidRPr="00000000">
                      <w:rPr>
                        <w:rtl w:val="0"/>
                      </w:rPr>
                    </w:r>
                  </w:del>
                </w:sdtContent>
              </w:sdt>
              <w:del w:author="Kanihaa" w:id="9" w:date="2026-09-25T08:48:49Z"/>
            </w:sdtContent>
          </w:sdt>
        </w:p>
      </w:sdtContent>
    </w:sdt>
    <w:sdt>
      <w:sdtPr>
        <w:id w:val="337804414"/>
        <w:tag w:val="goog_rdk_1346"/>
      </w:sdtPr>
      <w:sdtContent>
        <w:p w:rsidR="00000000" w:rsidDel="00000000" w:rsidP="00000000" w:rsidRDefault="00000000" w:rsidRPr="00000000" w14:paraId="000000AC">
          <w:pPr>
            <w:pStyle w:val="Heading3"/>
            <w:spacing w:after="280" w:before="280" w:lineRule="auto"/>
            <w:ind w:left="720" w:firstLine="0"/>
            <w:rPr>
              <w:del w:author="Kanihaa" w:id="9" w:date="2026-09-25T08:48:49Z"/>
              <w:strike w:val="1"/>
              <w:rPrChange w:author="Sushanth G.k" w:id="155" w:date="2026-09-24T07:06:28Z">
                <w:rPr>
                  <w:rFonts w:ascii="Cambria" w:cs="Cambria" w:eastAsia="Cambria" w:hAnsi="Cambria"/>
                  <w:b w:val="0"/>
                  <w:bCs w:val="0"/>
                  <w:sz w:val="22"/>
                  <w:szCs w:val="22"/>
                </w:rPr>
              </w:rPrChange>
            </w:rPr>
            <w:pPrChange w:author="Sushanth G.k" w:id="0" w:date="2026-09-24T07:06:28Z">
              <w:pPr>
                <w:pStyle w:val="Heading3"/>
                <w:spacing w:after="280" w:before="280" w:lineRule="auto"/>
                <w:ind w:left="720" w:firstLine="0"/>
              </w:pPr>
            </w:pPrChange>
          </w:pPr>
          <w:sdt>
            <w:sdtPr>
              <w:id w:val="1112025576"/>
              <w:tag w:val="goog_rdk_133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0"/>
                        <w:bCs w:val="0"/>
                        <w:sz w:val="24"/>
                        <w:szCs w:val="24"/>
                      </w:rPr>
                    </w:rPrChange>
                  </w:rPr>
                  <w:drawing>
                    <wp:inline distB="114300" distT="114300" distL="114300" distR="114300">
                      <wp:extent cx="5731200" cy="2717800"/>
                      <wp:effectExtent b="0" l="0" r="0" t="0"/>
                      <wp:docPr id="264"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5731200" cy="2717800"/>
                              </a:xfrm>
                              <a:prstGeom prst="rect"/>
                              <a:ln/>
                            </pic:spPr>
                          </pic:pic>
                        </a:graphicData>
                      </a:graphic>
                    </wp:inline>
                  </w:drawing>
                </w:r>
              </w:del>
              <w:sdt>
                <w:sdtPr>
                  <w:id w:val="-108394498"/>
                  <w:tag w:val="goog_rdk_134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br w:type="textWrapping"/>
                    </w:r>
                  </w:del>
                </w:sdtContent>
              </w:sdt>
              <w:del w:author="Kanihaa" w:id="9" w:date="2026-09-25T08:48:49Z"/>
            </w:sdtContent>
          </w:sdt>
          <w:sdt>
            <w:sdtPr>
              <w:id w:val="2030788333"/>
              <w:tag w:val="goog_rdk_1341"/>
            </w:sdtPr>
            <w:sdtContent>
              <w:ins w:author="Mohammed Saad" w:id="154" w:date="2026-09-23T10:50:47Z">
                <w:sdt>
                  <w:sdtPr>
                    <w:id w:val="-42204514"/>
                    <w:tag w:val="goog_rdk_1342"/>
                  </w:sdtPr>
                  <w:sdtContent>
                    <w:del w:author="Kanihaa" w:id="9" w:date="2026-09-25T08:48:49Z"/>
                  </w:sdtContent>
                </w:sdt>
              </w:ins>
              <w:sdt>
                <w:sdtPr>
                  <w:id w:val="-1418739864"/>
                  <w:tag w:val="goog_rdk_1343"/>
                </w:sdtPr>
                <w:sdtContent>
                  <w:ins w:author="Mohammed Saad" w:id="154" w:date="2026-09-23T10:50: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i</w:delText>
                      </w:r>
                    </w:del>
                  </w:ins>
                </w:sdtContent>
              </w:sdt>
              <w:ins w:author="Mohammed Saad" w:id="154" w:date="2026-09-23T10:50:47Z">
                <w:del w:author="Kanihaa" w:id="9" w:date="2026-09-25T08:48:49Z"/>
              </w:ins>
            </w:sdtContent>
          </w:sdt>
          <w:sdt>
            <w:sdtPr>
              <w:id w:val="1679891787"/>
              <w:tag w:val="goog_rdk_1344"/>
            </w:sdtPr>
            <w:sdtContent>
              <w:del w:author="Kanihaa" w:id="9" w:date="2026-09-25T08:48:49Z"/>
              <w:sdt>
                <w:sdtPr>
                  <w:id w:val="34604563"/>
                  <w:tag w:val="goog_rdk_1345"/>
                </w:sdtPr>
                <w:sdtContent>
                  <w:del w:author="Kanihaa" w:id="9" w:date="2026-09-25T08:48:49Z">
                    <w:r w:rsidDel="00000000" w:rsidR="00000000" w:rsidRPr="00000000">
                      <w:rPr>
                        <w:rtl w:val="0"/>
                      </w:rPr>
                    </w:r>
                  </w:del>
                </w:sdtContent>
              </w:sdt>
              <w:del w:author="Kanihaa" w:id="9" w:date="2026-09-25T08:48:49Z"/>
            </w:sdtContent>
          </w:sdt>
        </w:p>
      </w:sdtContent>
    </w:sdt>
    <w:sdt>
      <w:sdtPr>
        <w:id w:val="-1777676263"/>
        <w:tag w:val="goog_rdk_1354"/>
      </w:sdtPr>
      <w:sdtContent>
        <w:p w:rsidR="00000000" w:rsidDel="00000000" w:rsidP="00000000" w:rsidRDefault="00000000" w:rsidRPr="00000000" w14:paraId="000000AD">
          <w:pPr>
            <w:pStyle w:val="Heading3"/>
            <w:numPr>
              <w:ilvl w:val="0"/>
              <w:numId w:val="29"/>
            </w:numPr>
            <w:spacing w:after="280" w:before="280" w:lineRule="auto"/>
            <w:ind w:left="720" w:hanging="360"/>
            <w:rPr>
              <w:del w:author="Kanihaa" w:id="9" w:date="2026-09-25T08:48:49Z"/>
              <w:rFonts w:ascii="Cambria" w:cs="Cambria" w:eastAsia="Cambria" w:hAnsi="Cambria"/>
              <w:b w:val="0"/>
              <w:bCs w:val="0"/>
              <w:i w:val="1"/>
              <w:iCs w:val="1"/>
              <w:sz w:val="22"/>
              <w:szCs w:val="22"/>
              <w:rPrChange w:author="Kavinilavu" w:id="97" w:date="2026-09-24T05:18:57Z">
                <w:rPr>
                  <w:rFonts w:ascii="Cambria" w:cs="Cambria" w:eastAsia="Cambria" w:hAnsi="Cambria"/>
                  <w:b w:val="0"/>
                  <w:bCs w:val="0"/>
                  <w:sz w:val="22"/>
                  <w:szCs w:val="22"/>
                </w:rPr>
              </w:rPrChange>
            </w:rPr>
            <w:pPrChange w:author="Kavinilavu" w:id="0" w:date="2026-09-24T05:18:57Z">
              <w:pPr>
                <w:pStyle w:val="Heading3"/>
                <w:numPr>
                  <w:ilvl w:val="0"/>
                  <w:numId w:val="29"/>
                </w:numPr>
                <w:spacing w:after="280" w:before="280" w:lineRule="auto"/>
                <w:ind w:left="720" w:hanging="360"/>
              </w:pPr>
            </w:pPrChange>
          </w:pPr>
          <w:sdt>
            <w:sdtPr>
              <w:id w:val="576043606"/>
              <w:tag w:val="goog_rdk_1349"/>
            </w:sdtPr>
            <w:sdtContent>
              <w:ins w:author="Nivetha 2008" w:id="156" w:date="2026-09-22T12:33:28Z">
                <w:sdt>
                  <w:sdtPr>
                    <w:id w:val="-1342755212"/>
                    <w:tag w:val="goog_rdk_1350"/>
                  </w:sdtPr>
                  <w:sdtContent>
                    <w:del w:author="Kanihaa" w:id="9" w:date="2026-09-25T08:48:49Z"/>
                  </w:sdtContent>
                </w:sdt>
              </w:ins>
              <w:sdt>
                <w:sdtPr>
                  <w:id w:val="991538718"/>
                  <w:tag w:val="goog_rdk_1351"/>
                </w:sdtPr>
                <w:sdtContent>
                  <w:ins w:author="Nivetha 2008" w:id="156" w:date="2026-09-22T12:33:2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 </w:delText>
                      </w:r>
                    </w:del>
                  </w:ins>
                </w:sdtContent>
              </w:sdt>
              <w:ins w:author="Nivetha 2008" w:id="156" w:date="2026-09-22T12:33:28Z">
                <w:del w:author="Kanihaa" w:id="9" w:date="2026-09-25T08:48:49Z"/>
              </w:ins>
            </w:sdtContent>
          </w:sdt>
          <w:sdt>
            <w:sdtPr>
              <w:id w:val="-1174278658"/>
              <w:tag w:val="goog_rdk_1352"/>
            </w:sdtPr>
            <w:sdtContent>
              <w:del w:author="Kanihaa" w:id="9" w:date="2026-09-25T08:48:49Z"/>
              <w:sdt>
                <w:sdtPr>
                  <w:id w:val="685324356"/>
                  <w:tag w:val="goog_rdk_135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Accept all terms and conditions and click on Get API key </w:delText>
                    </w:r>
                  </w:del>
                </w:sdtContent>
              </w:sdt>
              <w:del w:author="Kanihaa" w:id="9" w:date="2026-09-25T08:48:49Z"/>
            </w:sdtContent>
          </w:sdt>
        </w:p>
      </w:sdtContent>
    </w:sdt>
    <w:sdt>
      <w:sdtPr>
        <w:id w:val="1037330647"/>
        <w:tag w:val="goog_rdk_1357"/>
      </w:sdtPr>
      <w:sdtContent>
        <w:p w:rsidR="00000000" w:rsidDel="00000000" w:rsidP="00000000" w:rsidRDefault="00000000" w:rsidRPr="00000000" w14:paraId="000000AE">
          <w:pPr>
            <w:pStyle w:val="Heading1"/>
            <w:spacing w:after="280" w:before="28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sz w:val="22"/>
                  <w:szCs w:val="22"/>
                </w:rPr>
              </w:rPrChange>
            </w:rPr>
            <w:pPrChange w:author="Gayathri" w:id="0" w:date="2026-09-24T05:13:41Z">
              <w:pPr>
                <w:pStyle w:val="Heading3"/>
                <w:spacing w:after="280" w:before="280" w:lineRule="auto"/>
                <w:ind w:left="720" w:firstLine="0"/>
              </w:pPr>
            </w:pPrChange>
          </w:pPr>
          <w:sdt>
            <w:sdtPr>
              <w:id w:val="-453624058"/>
              <w:tag w:val="goog_rdk_135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0"/>
                        <w:bCs w:val="0"/>
                        <w:sz w:val="22"/>
                        <w:szCs w:val="22"/>
                      </w:rPr>
                    </w:rPrChange>
                  </w:rPr>
                  <w:drawing>
                    <wp:inline distB="114300" distT="114300" distL="114300" distR="114300">
                      <wp:extent cx="5731200" cy="2806700"/>
                      <wp:effectExtent b="0" l="0" r="0" t="0"/>
                      <wp:docPr id="263"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731200" cy="2806700"/>
                              </a:xfrm>
                              <a:prstGeom prst="rect"/>
                              <a:ln/>
                            </pic:spPr>
                          </pic:pic>
                        </a:graphicData>
                      </a:graphic>
                    </wp:inline>
                  </w:drawing>
                </w:r>
              </w:del>
              <w:sdt>
                <w:sdtPr>
                  <w:id w:val="-1225053346"/>
                  <w:tag w:val="goog_rdk_135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br w:type="textWrapping"/>
                    </w:r>
                  </w:del>
                </w:sdtContent>
              </w:sdt>
              <w:del w:author="Kanihaa" w:id="9" w:date="2026-09-25T08:48:49Z"/>
            </w:sdtContent>
          </w:sdt>
        </w:p>
      </w:sdtContent>
    </w:sdt>
    <w:sdt>
      <w:sdtPr>
        <w:id w:val="886501579"/>
        <w:tag w:val="goog_rdk_1369"/>
      </w:sdtPr>
      <w:sdtContent>
        <w:p w:rsidR="00000000" w:rsidDel="00000000" w:rsidP="00000000" w:rsidRDefault="00000000" w:rsidRPr="00000000" w14:paraId="000000AF">
          <w:pPr>
            <w:numPr>
              <w:ilvl w:val="0"/>
              <w:numId w:val="31"/>
            </w:numPr>
            <w:spacing w:after="240" w:before="240" w:line="240" w:lineRule="auto"/>
            <w:ind w:left="72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numPr>
                  <w:ilvl w:val="0"/>
                  <w:numId w:val="31"/>
                </w:numPr>
                <w:spacing w:after="240" w:before="240" w:line="240" w:lineRule="auto"/>
                <w:ind w:left="720" w:hanging="360"/>
              </w:pPr>
            </w:pPrChange>
          </w:pPr>
          <w:sdt>
            <w:sdtPr>
              <w:id w:val="-157752305"/>
              <w:tag w:val="goog_rdk_1358"/>
            </w:sdtPr>
            <w:sdtContent>
              <w:del w:author="Kanihaa" w:id="9" w:date="2026-09-25T08:48:49Z"/>
              <w:sdt>
                <w:sdtPr>
                  <w:id w:val="-1538991774"/>
                  <w:tag w:val="goog_rdk_135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You will get trending models here you can select the model here or you can set the model by </w:delText>
                    </w:r>
                  </w:del>
                </w:sdtContent>
              </w:sdt>
              <w:del w:author="Kanihaa" w:id="9" w:date="2026-09-25T08:48:49Z"/>
            </w:sdtContent>
          </w:sdt>
          <w:sdt>
            <w:sdtPr>
              <w:id w:val="-1063224633"/>
              <w:tag w:val="goog_rdk_1360"/>
            </w:sdtPr>
            <w:sdtContent>
              <w:ins w:author="SPILEO" w:id="157" w:date="2026-09-23T13:58:47Z">
                <w:sdt>
                  <w:sdtPr>
                    <w:id w:val="83186157"/>
                    <w:tag w:val="goog_rdk_1361"/>
                  </w:sdtPr>
                  <w:sdtContent>
                    <w:del w:author="Kanihaa" w:id="9" w:date="2026-09-25T08:48:49Z"/>
                  </w:sdtContent>
                </w:sdt>
              </w:ins>
              <w:sdt>
                <w:sdtPr>
                  <w:id w:val="-1703069944"/>
                  <w:tag w:val="goog_rdk_1362"/>
                </w:sdtPr>
                <w:sdtContent>
                  <w:ins w:author="SPILEO" w:id="157" w:date="2026-09-23T13:58: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going </w:delText>
                      </w:r>
                    </w:del>
                  </w:ins>
                </w:sdtContent>
              </w:sdt>
              <w:ins w:author="SPILEO" w:id="157" w:date="2026-09-23T13:58:47Z">
                <w:del w:author="Kanihaa" w:id="9" w:date="2026-09-25T08:48:49Z">
                  <w:sdt>
                    <w:sdtPr>
                      <w:id w:val="1469654394"/>
                      <w:tag w:val="goog_rdk_136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w:delText>
                      </w:r>
                    </w:sdtContent>
                  </w:sdt>
                </w:del>
              </w:ins>
            </w:sdtContent>
          </w:sdt>
          <w:sdt>
            <w:sdtPr>
              <w:id w:val="-270792245"/>
              <w:tag w:val="goog_rdk_1364"/>
            </w:sdtPr>
            <w:sdtContent>
              <w:del w:author="Kanihaa" w:id="9" w:date="2026-09-25T08:48:49Z"/>
              <w:sdt>
                <w:sdtPr>
                  <w:id w:val="1113599951"/>
                  <w:tag w:val="goog_rdk_136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go</w:delText>
                    </w:r>
                  </w:del>
                </w:sdtContent>
              </w:sdt>
              <w:del w:author="Kanihaa" w:id="9" w:date="2026-09-25T08:48:49Z">
                <w:sdt>
                  <w:sdtPr>
                    <w:id w:val="-349772191"/>
                    <w:tag w:val="goog_rdk_136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to</w:delText>
                    </w:r>
                  </w:sdtContent>
                </w:sdt>
                <w:sdt>
                  <w:sdtPr>
                    <w:id w:val="1832227004"/>
                    <w:tag w:val="goog_rdk_136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the API Documentation.</w:delText>
                    </w:r>
                  </w:sdtContent>
                </w:sdt>
                <w:sdt>
                  <w:sdtPr>
                    <w:id w:val="-1156308538"/>
                    <w:tag w:val="goog_rdk_1368"/>
                  </w:sdtPr>
                  <w:sdtContent>
                    <w:r w:rsidDel="00000000" w:rsidR="00000000" w:rsidRPr="00000000">
                      <w:rPr>
                        <w:rtl w:val="0"/>
                      </w:rPr>
                    </w:r>
                  </w:sdtContent>
                </w:sdt>
              </w:del>
            </w:sdtContent>
          </w:sdt>
        </w:p>
      </w:sdtContent>
    </w:sdt>
    <w:sdt>
      <w:sdtPr>
        <w:id w:val="-133522399"/>
        <w:tag w:val="goog_rdk_1377"/>
      </w:sdtPr>
      <w:sdtContent>
        <w:p w:rsidR="00000000" w:rsidDel="00000000" w:rsidP="00000000" w:rsidRDefault="00000000" w:rsidRPr="00000000" w14:paraId="000000B0">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1392698383"/>
              <w:tag w:val="goog_rdk_1372"/>
            </w:sdtPr>
            <w:sdtContent>
              <w:ins w:author="Mrs Sowmiya" w:id="158" w:date="2026-09-22T05:48:12Z">
                <w:sdt>
                  <w:sdtPr>
                    <w:id w:val="1632350768"/>
                    <w:tag w:val="goog_rdk_1373"/>
                  </w:sdtPr>
                  <w:sdtContent>
                    <w:del w:author="Kanihaa" w:id="9" w:date="2026-09-25T08:48:49Z"/>
                  </w:sdtContent>
                </w:sdt>
              </w:ins>
              <w:sdt>
                <w:sdtPr>
                  <w:id w:val="-1795764546"/>
                  <w:tag w:val="goog_rdk_1374"/>
                </w:sdtPr>
                <w:sdtContent>
                  <w:ins w:author="Mrs Sowmiya" w:id="158" w:date="2026-09-22T05:48:1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     </w:delText>
                      </w:r>
                    </w:del>
                  </w:ins>
                </w:sdtContent>
              </w:sdt>
              <w:ins w:author="Mrs Sowmiya" w:id="158" w:date="2026-09-22T05:48:12Z">
                <w:del w:author="Kanihaa" w:id="9" w:date="2026-09-25T08:48:49Z"/>
              </w:ins>
            </w:sdtContent>
          </w:sdt>
          <w:sdt>
            <w:sdtPr>
              <w:id w:val="1003074173"/>
              <w:tag w:val="goog_rdk_137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4483100"/>
                      <wp:effectExtent b="0" l="0" r="0" t="0"/>
                      <wp:docPr id="266"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731200" cy="4483100"/>
                              </a:xfrm>
                              <a:prstGeom prst="rect"/>
                              <a:ln/>
                            </pic:spPr>
                          </pic:pic>
                        </a:graphicData>
                      </a:graphic>
                    </wp:inline>
                  </w:drawing>
                </w:r>
              </w:del>
              <w:sdt>
                <w:sdtPr>
                  <w:id w:val="1155074420"/>
                  <w:tag w:val="goog_rdk_137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2139451017"/>
        <w:tag w:val="goog_rdk_1380"/>
      </w:sdtPr>
      <w:sdtContent>
        <w:p w:rsidR="00000000" w:rsidDel="00000000" w:rsidP="00000000" w:rsidRDefault="00000000" w:rsidRPr="00000000" w14:paraId="000000B1">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sz w:val="22"/>
                  <w:szCs w:val="22"/>
                </w:rPr>
              </w:rPrChange>
            </w:rPr>
            <w:pPrChange w:author="Gayathri" w:id="0" w:date="2026-09-24T05:13:41Z">
              <w:pPr>
                <w:pStyle w:val="Heading3"/>
                <w:spacing w:after="280" w:before="280" w:lineRule="auto"/>
                <w:ind w:left="0" w:firstLine="0"/>
              </w:pPr>
            </w:pPrChange>
          </w:pPr>
          <w:sdt>
            <w:sdtPr>
              <w:id w:val="-215181204"/>
              <w:tag w:val="goog_rdk_1378"/>
            </w:sdtPr>
            <w:sdtContent>
              <w:del w:author="Kanihaa" w:id="9" w:date="2026-09-25T08:48:49Z"/>
              <w:sdt>
                <w:sdtPr>
                  <w:id w:val="-204043338"/>
                  <w:tag w:val="goog_rdk_1379"/>
                </w:sdtPr>
                <w:sdtContent>
                  <w:del w:author="Kanihaa" w:id="9" w:date="2026-09-25T08:48:49Z">
                    <w:r w:rsidDel="00000000" w:rsidR="00000000" w:rsidRPr="00000000">
                      <w:rPr>
                        <w:rtl w:val="0"/>
                      </w:rPr>
                    </w:r>
                  </w:del>
                </w:sdtContent>
              </w:sdt>
              <w:del w:author="Kanihaa" w:id="9" w:date="2026-09-25T08:48:49Z">
                <w:bookmarkStart w:colFirst="0" w:colLast="0" w:name="_heading=h.beax3lvk7q6n" w:id="32"/>
                <w:bookmarkEnd w:id="32"/>
              </w:del>
            </w:sdtContent>
          </w:sdt>
        </w:p>
      </w:sdtContent>
    </w:sdt>
    <w:sdt>
      <w:sdtPr>
        <w:id w:val="-1528851832"/>
        <w:tag w:val="goog_rdk_1383"/>
      </w:sdtPr>
      <w:sdtContent>
        <w:p w:rsidR="00000000" w:rsidDel="00000000" w:rsidP="00000000" w:rsidRDefault="00000000" w:rsidRPr="00000000" w14:paraId="000000B2">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852029996"/>
              <w:tag w:val="goog_rdk_1381"/>
            </w:sdtPr>
            <w:sdtContent>
              <w:del w:author="Kanihaa" w:id="9" w:date="2026-09-25T08:48:49Z"/>
              <w:sdt>
                <w:sdtPr>
                  <w:id w:val="469532874"/>
                  <w:tag w:val="goog_rdk_1382"/>
                </w:sdtPr>
                <w:sdtContent>
                  <w:del w:author="Kanihaa" w:id="9" w:date="2026-09-25T08:48:49Z">
                    <w:r w:rsidDel="00000000" w:rsidR="00000000" w:rsidRPr="00000000">
                      <w:rPr>
                        <w:rtl w:val="0"/>
                      </w:rPr>
                    </w:r>
                  </w:del>
                </w:sdtContent>
              </w:sdt>
              <w:del w:author="Kanihaa" w:id="9" w:date="2026-09-25T08:48:49Z"/>
            </w:sdtContent>
          </w:sdt>
        </w:p>
      </w:sdtContent>
    </w:sdt>
    <w:sdt>
      <w:sdtPr>
        <w:id w:val="398378337"/>
        <w:tag w:val="goog_rdk_1386"/>
      </w:sdtPr>
      <w:sdtContent>
        <w:p w:rsidR="00000000" w:rsidDel="00000000" w:rsidP="00000000" w:rsidRDefault="00000000" w:rsidRPr="00000000" w14:paraId="000000B3">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2039506102"/>
              <w:tag w:val="goog_rdk_1384"/>
            </w:sdtPr>
            <w:sdtContent>
              <w:del w:author="Kanihaa" w:id="9" w:date="2026-09-25T08:48:49Z"/>
              <w:sdt>
                <w:sdtPr>
                  <w:id w:val="-983485358"/>
                  <w:tag w:val="goog_rdk_1385"/>
                </w:sdtPr>
                <w:sdtContent>
                  <w:del w:author="Kanihaa" w:id="9" w:date="2026-09-25T08:48:49Z">
                    <w:r w:rsidDel="00000000" w:rsidR="00000000" w:rsidRPr="00000000">
                      <w:rPr>
                        <w:rtl w:val="0"/>
                      </w:rPr>
                    </w:r>
                  </w:del>
                </w:sdtContent>
              </w:sdt>
              <w:del w:author="Kanihaa" w:id="9" w:date="2026-09-25T08:48:49Z"/>
            </w:sdtContent>
          </w:sdt>
        </w:p>
      </w:sdtContent>
    </w:sdt>
    <w:sdt>
      <w:sdtPr>
        <w:id w:val="-531749511"/>
        <w:tag w:val="goog_rdk_1389"/>
      </w:sdtPr>
      <w:sdtContent>
        <w:p w:rsidR="00000000" w:rsidDel="00000000" w:rsidP="00000000" w:rsidRDefault="00000000" w:rsidRPr="00000000" w14:paraId="000000B4">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834841119"/>
              <w:tag w:val="goog_rdk_1387"/>
            </w:sdtPr>
            <w:sdtContent>
              <w:del w:author="Kanihaa" w:id="9" w:date="2026-09-25T08:48:49Z"/>
              <w:sdt>
                <w:sdtPr>
                  <w:id w:val="102516964"/>
                  <w:tag w:val="goog_rdk_1388"/>
                </w:sdtPr>
                <w:sdtContent>
                  <w:del w:author="Kanihaa" w:id="9" w:date="2026-09-25T08:48:49Z">
                    <w:r w:rsidDel="00000000" w:rsidR="00000000" w:rsidRPr="00000000">
                      <w:rPr>
                        <w:rtl w:val="0"/>
                      </w:rPr>
                    </w:r>
                  </w:del>
                </w:sdtContent>
              </w:sdt>
              <w:del w:author="Kanihaa" w:id="9" w:date="2026-09-25T08:48:49Z"/>
            </w:sdtContent>
          </w:sdt>
        </w:p>
      </w:sdtContent>
    </w:sdt>
    <w:sdt>
      <w:sdtPr>
        <w:id w:val="-1384926608"/>
        <w:tag w:val="goog_rdk_1392"/>
      </w:sdtPr>
      <w:sdtContent>
        <w:p w:rsidR="00000000" w:rsidDel="00000000" w:rsidP="00000000" w:rsidRDefault="00000000" w:rsidRPr="00000000" w14:paraId="000000B5">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462025783"/>
              <w:tag w:val="goog_rdk_1390"/>
            </w:sdtPr>
            <w:sdtContent>
              <w:del w:author="Kanihaa" w:id="9" w:date="2026-09-25T08:48:49Z"/>
              <w:sdt>
                <w:sdtPr>
                  <w:id w:val="-1034080028"/>
                  <w:tag w:val="goog_rdk_1391"/>
                </w:sdtPr>
                <w:sdtContent>
                  <w:del w:author="Kanihaa" w:id="9" w:date="2026-09-25T08:48:49Z">
                    <w:r w:rsidDel="00000000" w:rsidR="00000000" w:rsidRPr="00000000">
                      <w:rPr>
                        <w:rtl w:val="0"/>
                      </w:rPr>
                    </w:r>
                  </w:del>
                </w:sdtContent>
              </w:sdt>
              <w:del w:author="Kanihaa" w:id="9" w:date="2026-09-25T08:48:49Z"/>
            </w:sdtContent>
          </w:sdt>
        </w:p>
      </w:sdtContent>
    </w:sdt>
    <w:sdt>
      <w:sdtPr>
        <w:id w:val="923098849"/>
        <w:tag w:val="goog_rdk_1395"/>
      </w:sdtPr>
      <w:sdtContent>
        <w:p w:rsidR="00000000" w:rsidDel="00000000" w:rsidP="00000000" w:rsidRDefault="00000000" w:rsidRPr="00000000" w14:paraId="000000B6">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377242243"/>
              <w:tag w:val="goog_rdk_1393"/>
            </w:sdtPr>
            <w:sdtContent>
              <w:del w:author="Kanihaa" w:id="9" w:date="2026-09-25T08:48:49Z"/>
              <w:sdt>
                <w:sdtPr>
                  <w:id w:val="1319646813"/>
                  <w:tag w:val="goog_rdk_1394"/>
                </w:sdtPr>
                <w:sdtContent>
                  <w:del w:author="Kanihaa" w:id="9" w:date="2026-09-25T08:48:49Z">
                    <w:r w:rsidDel="00000000" w:rsidR="00000000" w:rsidRPr="00000000">
                      <w:rPr>
                        <w:rtl w:val="0"/>
                      </w:rPr>
                    </w:r>
                  </w:del>
                </w:sdtContent>
              </w:sdt>
              <w:del w:author="Kanihaa" w:id="9" w:date="2026-09-25T08:48:49Z"/>
            </w:sdtContent>
          </w:sdt>
        </w:p>
      </w:sdtContent>
    </w:sdt>
    <w:sdt>
      <w:sdtPr>
        <w:id w:val="-1101025438"/>
        <w:tag w:val="goog_rdk_1398"/>
      </w:sdtPr>
      <w:sdtContent>
        <w:p w:rsidR="00000000" w:rsidDel="00000000" w:rsidP="00000000" w:rsidRDefault="00000000" w:rsidRPr="00000000" w14:paraId="000000B7">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651631913"/>
              <w:tag w:val="goog_rdk_1396"/>
            </w:sdtPr>
            <w:sdtContent>
              <w:del w:author="Kanihaa" w:id="9" w:date="2026-09-25T08:48:49Z"/>
              <w:sdt>
                <w:sdtPr>
                  <w:id w:val="-58977429"/>
                  <w:tag w:val="goog_rdk_1397"/>
                </w:sdtPr>
                <w:sdtContent>
                  <w:del w:author="Kanihaa" w:id="9" w:date="2026-09-25T08:48:49Z">
                    <w:r w:rsidDel="00000000" w:rsidR="00000000" w:rsidRPr="00000000">
                      <w:rPr>
                        <w:rtl w:val="0"/>
                      </w:rPr>
                    </w:r>
                  </w:del>
                </w:sdtContent>
              </w:sdt>
              <w:del w:author="Kanihaa" w:id="9" w:date="2026-09-25T08:48:49Z"/>
            </w:sdtContent>
          </w:sdt>
        </w:p>
      </w:sdtContent>
    </w:sdt>
    <w:sdt>
      <w:sdtPr>
        <w:id w:val="-503321588"/>
        <w:tag w:val="goog_rdk_1401"/>
      </w:sdtPr>
      <w:sdtContent>
        <w:p w:rsidR="00000000" w:rsidDel="00000000" w:rsidP="00000000" w:rsidRDefault="00000000" w:rsidRPr="00000000" w14:paraId="000000B8">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516248920"/>
              <w:tag w:val="goog_rdk_1399"/>
            </w:sdtPr>
            <w:sdtContent>
              <w:del w:author="Kanihaa" w:id="9" w:date="2026-09-25T08:48:49Z"/>
              <w:sdt>
                <w:sdtPr>
                  <w:id w:val="-1612571826"/>
                  <w:tag w:val="goog_rdk_1400"/>
                </w:sdtPr>
                <w:sdtContent>
                  <w:del w:author="Kanihaa" w:id="9" w:date="2026-09-25T08:48:49Z">
                    <w:r w:rsidDel="00000000" w:rsidR="00000000" w:rsidRPr="00000000">
                      <w:rPr>
                        <w:rtl w:val="0"/>
                      </w:rPr>
                    </w:r>
                  </w:del>
                </w:sdtContent>
              </w:sdt>
              <w:del w:author="Kanihaa" w:id="9" w:date="2026-09-25T08:48:49Z"/>
            </w:sdtContent>
          </w:sdt>
        </w:p>
      </w:sdtContent>
    </w:sdt>
    <w:sdt>
      <w:sdtPr>
        <w:id w:val="721674346"/>
        <w:tag w:val="goog_rdk_1404"/>
      </w:sdtPr>
      <w:sdtContent>
        <w:p w:rsidR="00000000" w:rsidDel="00000000" w:rsidP="00000000" w:rsidRDefault="00000000" w:rsidRPr="00000000" w14:paraId="000000B9">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720427720"/>
              <w:tag w:val="goog_rdk_1402"/>
            </w:sdtPr>
            <w:sdtContent>
              <w:del w:author="Kanihaa" w:id="9" w:date="2026-09-25T08:48:49Z"/>
              <w:sdt>
                <w:sdtPr>
                  <w:id w:val="-1431637234"/>
                  <w:tag w:val="goog_rdk_1403"/>
                </w:sdtPr>
                <w:sdtContent>
                  <w:del w:author="Kanihaa" w:id="9" w:date="2026-09-25T08:48:49Z">
                    <w:r w:rsidDel="00000000" w:rsidR="00000000" w:rsidRPr="00000000">
                      <w:rPr>
                        <w:rtl w:val="0"/>
                      </w:rPr>
                    </w:r>
                  </w:del>
                </w:sdtContent>
              </w:sdt>
              <w:del w:author="Kanihaa" w:id="9" w:date="2026-09-25T08:48:49Z"/>
            </w:sdtContent>
          </w:sdt>
        </w:p>
      </w:sdtContent>
    </w:sdt>
    <w:sdt>
      <w:sdtPr>
        <w:id w:val="-172938264"/>
        <w:tag w:val="goog_rdk_1407"/>
      </w:sdtPr>
      <w:sdtContent>
        <w:p w:rsidR="00000000" w:rsidDel="00000000" w:rsidP="00000000" w:rsidRDefault="00000000" w:rsidRPr="00000000" w14:paraId="000000BA">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324821800"/>
              <w:tag w:val="goog_rdk_1405"/>
            </w:sdtPr>
            <w:sdtContent>
              <w:del w:author="Kanihaa" w:id="9" w:date="2026-09-25T08:48:49Z"/>
              <w:sdt>
                <w:sdtPr>
                  <w:id w:val="-1873159902"/>
                  <w:tag w:val="goog_rdk_1406"/>
                </w:sdtPr>
                <w:sdtContent>
                  <w:del w:author="Kanihaa" w:id="9" w:date="2026-09-25T08:48:49Z">
                    <w:r w:rsidDel="00000000" w:rsidR="00000000" w:rsidRPr="00000000">
                      <w:rPr>
                        <w:rtl w:val="0"/>
                      </w:rPr>
                    </w:r>
                  </w:del>
                </w:sdtContent>
              </w:sdt>
              <w:del w:author="Kanihaa" w:id="9" w:date="2026-09-25T08:48:49Z"/>
            </w:sdtContent>
          </w:sdt>
        </w:p>
      </w:sdtContent>
    </w:sdt>
    <w:sdt>
      <w:sdtPr>
        <w:id w:val="-1738136825"/>
        <w:tag w:val="goog_rdk_1410"/>
      </w:sdtPr>
      <w:sdtContent>
        <w:p w:rsidR="00000000" w:rsidDel="00000000" w:rsidP="00000000" w:rsidRDefault="00000000" w:rsidRPr="00000000" w14:paraId="000000BB">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025152576"/>
              <w:tag w:val="goog_rdk_1408"/>
            </w:sdtPr>
            <w:sdtContent>
              <w:del w:author="Kanihaa" w:id="9" w:date="2026-09-25T08:48:49Z"/>
              <w:sdt>
                <w:sdtPr>
                  <w:id w:val="-1006600513"/>
                  <w:tag w:val="goog_rdk_1409"/>
                </w:sdtPr>
                <w:sdtContent>
                  <w:del w:author="Kanihaa" w:id="9" w:date="2026-09-25T08:48:49Z">
                    <w:r w:rsidDel="00000000" w:rsidR="00000000" w:rsidRPr="00000000">
                      <w:rPr>
                        <w:rtl w:val="0"/>
                      </w:rPr>
                    </w:r>
                  </w:del>
                </w:sdtContent>
              </w:sdt>
              <w:del w:author="Kanihaa" w:id="9" w:date="2026-09-25T08:48:49Z"/>
            </w:sdtContent>
          </w:sdt>
        </w:p>
      </w:sdtContent>
    </w:sdt>
    <w:sdt>
      <w:sdtPr>
        <w:id w:val="-157925522"/>
        <w:tag w:val="goog_rdk_1413"/>
      </w:sdtPr>
      <w:sdtContent>
        <w:p w:rsidR="00000000" w:rsidDel="00000000" w:rsidP="00000000" w:rsidRDefault="00000000" w:rsidRPr="00000000" w14:paraId="000000BC">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294072128"/>
              <w:tag w:val="goog_rdk_1411"/>
            </w:sdtPr>
            <w:sdtContent>
              <w:del w:author="Kanihaa" w:id="9" w:date="2026-09-25T08:48:49Z"/>
              <w:sdt>
                <w:sdtPr>
                  <w:id w:val="-947032277"/>
                  <w:tag w:val="goog_rdk_1412"/>
                </w:sdtPr>
                <w:sdtContent>
                  <w:del w:author="Kanihaa" w:id="9" w:date="2026-09-25T08:48:49Z">
                    <w:r w:rsidDel="00000000" w:rsidR="00000000" w:rsidRPr="00000000">
                      <w:rPr>
                        <w:rtl w:val="0"/>
                      </w:rPr>
                    </w:r>
                  </w:del>
                </w:sdtContent>
              </w:sdt>
              <w:del w:author="Kanihaa" w:id="9" w:date="2026-09-25T08:48:49Z"/>
            </w:sdtContent>
          </w:sdt>
        </w:p>
      </w:sdtContent>
    </w:sdt>
    <w:sdt>
      <w:sdtPr>
        <w:id w:val="-4972525"/>
        <w:tag w:val="goog_rdk_1416"/>
      </w:sdtPr>
      <w:sdtContent>
        <w:p w:rsidR="00000000" w:rsidDel="00000000" w:rsidP="00000000" w:rsidRDefault="00000000" w:rsidRPr="00000000" w14:paraId="000000BD">
          <w:pPr>
            <w:pStyle w:val="Heading1"/>
            <w:rPr>
              <w:del w:author="Kanihaa" w:id="9" w:date="2026-09-25T08:48:49Z"/>
              <w:rFonts w:ascii="Calibri" w:cs="Calibri" w:eastAsia="Calibri" w:hAnsi="Calibri"/>
              <w:strike w:val="1"/>
              <w:sz w:val="6"/>
              <w:szCs w:val="6"/>
              <w:highlight w:val="black"/>
              <w:rPrChange w:author="Kanihaa" w:id="10" w:date="2026-09-25T08:48:49Z">
                <w:rPr/>
              </w:rPrChange>
            </w:rPr>
            <w:pPrChange w:author="Gayathri" w:id="0" w:date="2026-09-24T05:13:41Z">
              <w:pPr/>
            </w:pPrChange>
          </w:pPr>
          <w:sdt>
            <w:sdtPr>
              <w:id w:val="1170489395"/>
              <w:tag w:val="goog_rdk_1414"/>
            </w:sdtPr>
            <w:sdtContent>
              <w:del w:author="Kanihaa" w:id="9" w:date="2026-09-25T08:48:49Z"/>
              <w:sdt>
                <w:sdtPr>
                  <w:id w:val="1917782509"/>
                  <w:tag w:val="goog_rdk_1415"/>
                </w:sdtPr>
                <w:sdtContent>
                  <w:del w:author="Kanihaa" w:id="9" w:date="2026-09-25T08:48:49Z">
                    <w:r w:rsidDel="00000000" w:rsidR="00000000" w:rsidRPr="00000000">
                      <w:rPr>
                        <w:rtl w:val="0"/>
                      </w:rPr>
                    </w:r>
                  </w:del>
                </w:sdtContent>
              </w:sdt>
              <w:del w:author="Kanihaa" w:id="9" w:date="2026-09-25T08:48:49Z"/>
            </w:sdtContent>
          </w:sdt>
        </w:p>
      </w:sdtContent>
    </w:sdt>
    <w:sdt>
      <w:sdtPr>
        <w:id w:val="-198501775"/>
        <w:tag w:val="goog_rdk_1419"/>
      </w:sdtPr>
      <w:sdtContent>
        <w:p w:rsidR="00000000" w:rsidDel="00000000" w:rsidP="00000000" w:rsidRDefault="00000000" w:rsidRPr="00000000" w14:paraId="000000BE">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1155320202"/>
              <w:tag w:val="goog_rdk_1417"/>
            </w:sdtPr>
            <w:sdtContent>
              <w:del w:author="Kanihaa" w:id="9" w:date="2026-09-25T08:48:49Z"/>
              <w:sdt>
                <w:sdtPr>
                  <w:id w:val="-894629342"/>
                  <w:tag w:val="goog_rdk_14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1.2: Configure access and permissions</w:delText>
                    </w:r>
                  </w:del>
                </w:sdtContent>
              </w:sdt>
              <w:del w:author="Kanihaa" w:id="9" w:date="2026-09-25T08:48:49Z"/>
            </w:sdtContent>
          </w:sdt>
        </w:p>
      </w:sdtContent>
    </w:sdt>
    <w:sdt>
      <w:sdtPr>
        <w:id w:val="917970849"/>
        <w:tag w:val="goog_rdk_1423"/>
      </w:sdtPr>
      <w:sdtContent>
        <w:p w:rsidR="00000000" w:rsidDel="00000000" w:rsidP="00000000" w:rsidRDefault="00000000" w:rsidRPr="00000000" w14:paraId="000000BF">
          <w:pPr>
            <w:pStyle w:val="Heading3"/>
            <w:numPr>
              <w:ilvl w:val="0"/>
              <w:numId w:val="18"/>
            </w:numPr>
            <w:spacing w:after="280" w:before="28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pStyle w:val="Heading3"/>
                <w:numPr>
                  <w:ilvl w:val="0"/>
                  <w:numId w:val="18"/>
                </w:numPr>
                <w:spacing w:after="280" w:before="280" w:lineRule="auto"/>
                <w:ind w:left="720" w:hanging="360"/>
              </w:pPr>
            </w:pPrChange>
          </w:pPr>
          <w:sdt>
            <w:sdtPr>
              <w:id w:val="1472907450"/>
              <w:tag w:val="goog_rdk_1420"/>
            </w:sdtPr>
            <w:sdtContent>
              <w:del w:author="Kanihaa" w:id="9" w:date="2026-09-25T08:48:49Z"/>
              <w:sdt>
                <w:sdtPr>
                  <w:id w:val="-1923440709"/>
                  <w:tag w:val="goog_rdk_142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You will get interface like this and now click on Create API key</w:delText>
                    </w:r>
                  </w:del>
                </w:sdtContent>
              </w:sdt>
              <w:del w:author="Kanihaa" w:id="9" w:date="2026-09-25T08:48:49Z">
                <w:bookmarkStart w:colFirst="0" w:colLast="0" w:name="_heading=h.umui35nzem1m" w:id="33"/>
                <w:bookmarkEnd w:id="33"/>
                <w:sdt>
                  <w:sdtPr>
                    <w:id w:val="946767699"/>
                    <w:tag w:val="goog_rdk_1422"/>
                  </w:sdtPr>
                  <w:sdtContent>
                    <w:r w:rsidDel="00000000" w:rsidR="00000000" w:rsidRPr="00000000">
                      <w:rPr>
                        <w:rtl w:val="0"/>
                      </w:rPr>
                    </w:r>
                  </w:sdtContent>
                </w:sdt>
              </w:del>
            </w:sdtContent>
          </w:sdt>
        </w:p>
      </w:sdtContent>
    </w:sdt>
    <w:sdt>
      <w:sdtPr>
        <w:id w:val="1855273293"/>
        <w:tag w:val="goog_rdk_1426"/>
      </w:sdtPr>
      <w:sdtContent>
        <w:p w:rsidR="00000000" w:rsidDel="00000000" w:rsidP="00000000" w:rsidRDefault="00000000" w:rsidRPr="00000000" w14:paraId="000000C0">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031596473"/>
              <w:tag w:val="goog_rdk_142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2717800"/>
                      <wp:effectExtent b="0" l="0" r="0" t="0"/>
                      <wp:docPr id="265"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2717800"/>
                              </a:xfrm>
                              <a:prstGeom prst="rect"/>
                              <a:ln/>
                            </pic:spPr>
                          </pic:pic>
                        </a:graphicData>
                      </a:graphic>
                    </wp:inline>
                  </w:drawing>
                </w:r>
              </w:del>
              <w:sdt>
                <w:sdtPr>
                  <w:id w:val="-385693799"/>
                  <w:tag w:val="goog_rdk_1425"/>
                </w:sdtPr>
                <w:sdtContent>
                  <w:del w:author="Kanihaa" w:id="9" w:date="2026-09-25T08:48:49Z">
                    <w:r w:rsidDel="00000000" w:rsidR="00000000" w:rsidRPr="00000000">
                      <w:rPr>
                        <w:rtl w:val="0"/>
                      </w:rPr>
                    </w:r>
                  </w:del>
                </w:sdtContent>
              </w:sdt>
              <w:del w:author="Kanihaa" w:id="9" w:date="2026-09-25T08:48:49Z"/>
            </w:sdtContent>
          </w:sdt>
        </w:p>
      </w:sdtContent>
    </w:sdt>
    <w:sdt>
      <w:sdtPr>
        <w:id w:val="-34185740"/>
        <w:tag w:val="goog_rdk_1429"/>
      </w:sdtPr>
      <w:sdtContent>
        <w:p w:rsidR="00000000" w:rsidDel="00000000" w:rsidP="00000000" w:rsidRDefault="00000000" w:rsidRPr="00000000" w14:paraId="000000C1">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1884090194"/>
              <w:tag w:val="goog_rdk_1427"/>
            </w:sdtPr>
            <w:sdtContent>
              <w:del w:author="Kanihaa" w:id="9" w:date="2026-09-25T08:48:49Z"/>
              <w:sdt>
                <w:sdtPr>
                  <w:id w:val="714608464"/>
                  <w:tag w:val="goog_rdk_1428"/>
                </w:sdtPr>
                <w:sdtContent>
                  <w:del w:author="Kanihaa" w:id="9" w:date="2026-09-25T08:48:49Z">
                    <w:r w:rsidDel="00000000" w:rsidR="00000000" w:rsidRPr="00000000">
                      <w:rPr>
                        <w:rtl w:val="0"/>
                      </w:rPr>
                    </w:r>
                  </w:del>
                </w:sdtContent>
              </w:sdt>
              <w:del w:author="Kanihaa" w:id="9" w:date="2026-09-25T08:48:49Z"/>
            </w:sdtContent>
          </w:sdt>
        </w:p>
      </w:sdtContent>
    </w:sdt>
    <w:sdt>
      <w:sdtPr>
        <w:id w:val="-1983011750"/>
        <w:tag w:val="goog_rdk_1432"/>
      </w:sdtPr>
      <w:sdtContent>
        <w:p w:rsidR="00000000" w:rsidDel="00000000" w:rsidP="00000000" w:rsidRDefault="00000000" w:rsidRPr="00000000" w14:paraId="000000C2">
          <w:pPr>
            <w:pStyle w:val="Heading1"/>
            <w:spacing w:after="240" w:before="24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240" w:lineRule="auto"/>
              </w:pPr>
            </w:pPrChange>
          </w:pPr>
          <w:sdt>
            <w:sdtPr>
              <w:id w:val="-880783988"/>
              <w:tag w:val="goog_rdk_1430"/>
            </w:sdtPr>
            <w:sdtContent>
              <w:del w:author="Kanihaa" w:id="9" w:date="2026-09-25T08:48:49Z"/>
              <w:sdt>
                <w:sdtPr>
                  <w:id w:val="1680017713"/>
                  <w:tag w:val="goog_rdk_1431"/>
                </w:sdtPr>
                <w:sdtContent>
                  <w:del w:author="Kanihaa" w:id="9" w:date="2026-09-25T08:48:49Z">
                    <w:r w:rsidDel="00000000" w:rsidR="00000000" w:rsidRPr="00000000">
                      <w:rPr>
                        <w:rtl w:val="0"/>
                      </w:rPr>
                    </w:r>
                  </w:del>
                </w:sdtContent>
              </w:sdt>
              <w:del w:author="Kanihaa" w:id="9" w:date="2026-09-25T08:48:49Z"/>
            </w:sdtContent>
          </w:sdt>
        </w:p>
      </w:sdtContent>
    </w:sdt>
    <w:sdt>
      <w:sdtPr>
        <w:id w:val="-2023127204"/>
        <w:tag w:val="goog_rdk_1435"/>
      </w:sdtPr>
      <w:sdtContent>
        <w:p w:rsidR="00000000" w:rsidDel="00000000" w:rsidP="00000000" w:rsidRDefault="00000000" w:rsidRPr="00000000" w14:paraId="000000C3">
          <w:pPr>
            <w:numPr>
              <w:ilvl w:val="0"/>
              <w:numId w:val="31"/>
            </w:numPr>
            <w:spacing w:after="240" w:before="240" w:lin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1"/>
                </w:numPr>
                <w:spacing w:after="240" w:before="240" w:line="240" w:lineRule="auto"/>
                <w:ind w:left="720" w:hanging="360"/>
              </w:pPr>
            </w:pPrChange>
          </w:pPr>
          <w:sdt>
            <w:sdtPr>
              <w:id w:val="-1238236205"/>
              <w:tag w:val="goog_rdk_1433"/>
            </w:sdtPr>
            <w:sdtContent>
              <w:del w:author="Kanihaa" w:id="9" w:date="2026-09-25T08:48:49Z"/>
              <w:sdt>
                <w:sdtPr>
                  <w:id w:val="-92154441"/>
                  <w:tag w:val="goog_rdk_143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Once click on API key you will the api key and make sure to copy the API key</w:delText>
                    </w:r>
                  </w:del>
                </w:sdtContent>
              </w:sdt>
              <w:del w:author="Kanihaa" w:id="9" w:date="2026-09-25T08:48:49Z"/>
            </w:sdtContent>
          </w:sdt>
        </w:p>
      </w:sdtContent>
    </w:sdt>
    <w:sdt>
      <w:sdtPr>
        <w:id w:val="-1621391202"/>
        <w:tag w:val="goog_rdk_1438"/>
      </w:sdtPr>
      <w:sdtContent>
        <w:p w:rsidR="00000000" w:rsidDel="00000000" w:rsidP="00000000" w:rsidRDefault="00000000" w:rsidRPr="00000000" w14:paraId="000000C4">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1595160564"/>
              <w:tag w:val="goog_rdk_143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2705100"/>
                      <wp:effectExtent b="0" l="0" r="0" t="0"/>
                      <wp:docPr id="269"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731200" cy="2705100"/>
                              </a:xfrm>
                              <a:prstGeom prst="rect"/>
                              <a:ln/>
                            </pic:spPr>
                          </pic:pic>
                        </a:graphicData>
                      </a:graphic>
                    </wp:inline>
                  </w:drawing>
                </w:r>
              </w:del>
              <w:sdt>
                <w:sdtPr>
                  <w:id w:val="-1104516735"/>
                  <w:tag w:val="goog_rdk_1437"/>
                </w:sdtPr>
                <w:sdtContent>
                  <w:del w:author="Kanihaa" w:id="9" w:date="2026-09-25T08:48:49Z">
                    <w:r w:rsidDel="00000000" w:rsidR="00000000" w:rsidRPr="00000000">
                      <w:rPr>
                        <w:rtl w:val="0"/>
                      </w:rPr>
                    </w:r>
                  </w:del>
                </w:sdtContent>
              </w:sdt>
              <w:del w:author="Kanihaa" w:id="9" w:date="2026-09-25T08:48:49Z"/>
            </w:sdtContent>
          </w:sdt>
        </w:p>
      </w:sdtContent>
    </w:sdt>
    <w:sdt>
      <w:sdtPr>
        <w:id w:val="-1828722986"/>
        <w:tag w:val="goog_rdk_1441"/>
      </w:sdtPr>
      <w:sdtContent>
        <w:p w:rsidR="00000000" w:rsidDel="00000000" w:rsidP="00000000" w:rsidRDefault="00000000" w:rsidRPr="00000000" w14:paraId="000000C5">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991758048"/>
              <w:tag w:val="goog_rdk_1439"/>
            </w:sdtPr>
            <w:sdtContent>
              <w:del w:author="Kanihaa" w:id="9" w:date="2026-09-25T08:48:49Z"/>
              <w:sdt>
                <w:sdtPr>
                  <w:id w:val="949484020"/>
                  <w:tag w:val="goog_rdk_1440"/>
                </w:sdtPr>
                <w:sdtContent>
                  <w:del w:author="Kanihaa" w:id="9" w:date="2026-09-25T08:48:49Z">
                    <w:r w:rsidDel="00000000" w:rsidR="00000000" w:rsidRPr="00000000">
                      <w:rPr>
                        <w:rtl w:val="0"/>
                      </w:rPr>
                    </w:r>
                  </w:del>
                </w:sdtContent>
              </w:sdt>
              <w:del w:author="Kanihaa" w:id="9" w:date="2026-09-25T08:48:49Z"/>
            </w:sdtContent>
          </w:sdt>
        </w:p>
      </w:sdtContent>
    </w:sdt>
    <w:sdt>
      <w:sdtPr>
        <w:id w:val="-1298702036"/>
        <w:tag w:val="goog_rdk_1444"/>
      </w:sdtPr>
      <w:sdtContent>
        <w:p w:rsidR="00000000" w:rsidDel="00000000" w:rsidP="00000000" w:rsidRDefault="00000000" w:rsidRPr="00000000" w14:paraId="000000C6">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1271460843"/>
              <w:tag w:val="goog_rdk_1442"/>
            </w:sdtPr>
            <w:sdtContent>
              <w:del w:author="Kanihaa" w:id="9" w:date="2026-09-25T08:48:49Z"/>
              <w:sdt>
                <w:sdtPr>
                  <w:id w:val="-867600456"/>
                  <w:tag w:val="goog_rdk_1443"/>
                </w:sdtPr>
                <w:sdtContent>
                  <w:del w:author="Kanihaa" w:id="9" w:date="2026-09-25T08:48:49Z">
                    <w:r w:rsidDel="00000000" w:rsidR="00000000" w:rsidRPr="00000000">
                      <w:rPr>
                        <w:rtl w:val="0"/>
                      </w:rPr>
                    </w:r>
                  </w:del>
                </w:sdtContent>
              </w:sdt>
              <w:del w:author="Kanihaa" w:id="9" w:date="2026-09-25T08:48:49Z"/>
            </w:sdtContent>
          </w:sdt>
        </w:p>
      </w:sdtContent>
    </w:sdt>
    <w:sdt>
      <w:sdtPr>
        <w:id w:val="-31126647"/>
        <w:tag w:val="goog_rdk_1447"/>
      </w:sdtPr>
      <w:sdtContent>
        <w:p w:rsidR="00000000" w:rsidDel="00000000" w:rsidP="00000000" w:rsidRDefault="00000000" w:rsidRPr="00000000" w14:paraId="000000C7">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571761390"/>
              <w:tag w:val="goog_rdk_1445"/>
            </w:sdtPr>
            <w:sdtContent>
              <w:del w:author="Kanihaa" w:id="9" w:date="2026-09-25T08:48:49Z"/>
              <w:sdt>
                <w:sdtPr>
                  <w:id w:val="1650662609"/>
                  <w:tag w:val="goog_rdk_1446"/>
                </w:sdtPr>
                <w:sdtContent>
                  <w:del w:author="Kanihaa" w:id="9" w:date="2026-09-25T08:48:49Z">
                    <w:r w:rsidDel="00000000" w:rsidR="00000000" w:rsidRPr="00000000">
                      <w:rPr>
                        <w:rtl w:val="0"/>
                      </w:rPr>
                    </w:r>
                  </w:del>
                </w:sdtContent>
              </w:sdt>
              <w:del w:author="Kanihaa" w:id="9" w:date="2026-09-25T08:48:49Z"/>
            </w:sdtContent>
          </w:sdt>
        </w:p>
      </w:sdtContent>
    </w:sdt>
    <w:sdt>
      <w:sdtPr>
        <w:id w:val="1602368675"/>
        <w:tag w:val="goog_rdk_1450"/>
      </w:sdtPr>
      <w:sdtContent>
        <w:p w:rsidR="00000000" w:rsidDel="00000000" w:rsidP="00000000" w:rsidRDefault="00000000" w:rsidRPr="00000000" w14:paraId="000000C8">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720" w:firstLine="0"/>
              </w:pPr>
            </w:pPrChange>
          </w:pPr>
          <w:sdt>
            <w:sdtPr>
              <w:id w:val="24518318"/>
              <w:tag w:val="goog_rdk_1448"/>
            </w:sdtPr>
            <w:sdtContent>
              <w:del w:author="Kanihaa" w:id="9" w:date="2026-09-25T08:48:49Z"/>
              <w:sdt>
                <w:sdtPr>
                  <w:id w:val="-247133839"/>
                  <w:tag w:val="goog_rdk_144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838570568"/>
        <w:tag w:val="goog_rdk_1454"/>
      </w:sdtPr>
      <w:sdtContent>
        <w:p w:rsidR="00000000" w:rsidDel="00000000" w:rsidP="00000000" w:rsidRDefault="00000000" w:rsidRPr="00000000" w14:paraId="000000C9">
          <w:pPr>
            <w:numPr>
              <w:ilvl w:val="0"/>
              <w:numId w:val="35"/>
            </w:numPr>
            <w:spacing w:after="0" w:before="240" w:lin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5"/>
                </w:numPr>
                <w:spacing w:after="0" w:before="240" w:line="240" w:lineRule="auto"/>
                <w:ind w:left="720" w:hanging="360"/>
              </w:pPr>
            </w:pPrChange>
          </w:pPr>
          <w:sdt>
            <w:sdtPr>
              <w:id w:val="682709006"/>
              <w:tag w:val="goog_rdk_1451"/>
            </w:sdtPr>
            <w:sdtContent>
              <w:del w:author="Kanihaa" w:id="9" w:date="2026-09-25T08:48:49Z"/>
              <w:sdt>
                <w:sdtPr>
                  <w:id w:val="2141777693"/>
                  <w:tag w:val="goog_rdk_145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1.3: Validate Gemini API connectivity</w:delText>
                      <w:br w:type="textWrapping"/>
                    </w:r>
                  </w:del>
                </w:sdtContent>
              </w:sdt>
              <w:del w:author="Kanihaa" w:id="9" w:date="2026-09-25T08:48:49Z">
                <w:sdt>
                  <w:sdtPr>
                    <w:id w:val="-412321871"/>
                    <w:tag w:val="goog_rdk_1453"/>
                  </w:sdtPr>
                  <w:sdtContent>
                    <w:r w:rsidDel="00000000" w:rsidR="00000000" w:rsidRPr="00000000">
                      <w:rPr>
                        <w:rtl w:val="0"/>
                      </w:rPr>
                    </w:r>
                  </w:sdtContent>
                </w:sdt>
              </w:del>
            </w:sdtContent>
          </w:sdt>
        </w:p>
      </w:sdtContent>
    </w:sdt>
    <w:sdt>
      <w:sdtPr>
        <w:id w:val="606847153"/>
        <w:tag w:val="goog_rdk_1457"/>
      </w:sdtPr>
      <w:sdtContent>
        <w:p w:rsidR="00000000" w:rsidDel="00000000" w:rsidP="00000000" w:rsidRDefault="00000000" w:rsidRPr="00000000" w14:paraId="000000CA">
          <w:pPr>
            <w:numPr>
              <w:ilvl w:val="1"/>
              <w:numId w:val="35"/>
            </w:numPr>
            <w:spacing w:after="240" w:before="0" w:line="240" w:lineRule="auto"/>
            <w:ind w:left="144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1"/>
                  <w:numId w:val="35"/>
                </w:numPr>
                <w:spacing w:after="240" w:before="0" w:line="240" w:lineRule="auto"/>
                <w:ind w:left="1440" w:hanging="360"/>
              </w:pPr>
            </w:pPrChange>
          </w:pPr>
          <w:sdt>
            <w:sdtPr>
              <w:id w:val="1746456082"/>
              <w:tag w:val="goog_rdk_1455"/>
            </w:sdtPr>
            <w:sdtContent>
              <w:del w:author="Kanihaa" w:id="9" w:date="2026-09-25T08:48:49Z"/>
              <w:sdt>
                <w:sdtPr>
                  <w:id w:val="1448089047"/>
                  <w:tag w:val="goog_rdk_145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Make a sample prompt call using Python to confirm integration.</w:delText>
                    </w:r>
                  </w:del>
                </w:sdtContent>
              </w:sdt>
              <w:del w:author="Kanihaa" w:id="9" w:date="2026-09-25T08:48:49Z"/>
            </w:sdtContent>
          </w:sdt>
        </w:p>
      </w:sdtContent>
    </w:sdt>
    <w:sdt>
      <w:sdtPr>
        <w:id w:val="1802810377"/>
        <w:tag w:val="goog_rdk_1464"/>
      </w:sdtPr>
      <w:sdtContent>
        <w:p w:rsidR="00000000" w:rsidDel="00000000" w:rsidP="00000000" w:rsidRDefault="00000000" w:rsidRPr="00000000" w14:paraId="000000CB">
          <w:pPr>
            <w:pStyle w:val="Heading1"/>
            <w:spacing w:after="240" w:before="240" w:lin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240" w:lineRule="auto"/>
                <w:ind w:left="1440" w:firstLine="0"/>
              </w:pPr>
            </w:pPrChange>
          </w:pPr>
          <w:sdt>
            <w:sdtPr>
              <w:id w:val="827626959"/>
              <w:tag w:val="goog_rdk_1460"/>
            </w:sdtPr>
            <w:sdtContent>
              <w:ins w:author="Divya Dharshini" w:id="159" w:date="2026-09-23T08:47:09Z">
                <w:sdt>
                  <w:sdtPr>
                    <w:id w:val="-568813426"/>
                    <w:tag w:val="goog_rdk_146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71550" cy="1727200"/>
                            <wp:effectExtent b="0" l="0" r="0" t="0"/>
                            <wp:docPr id="23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71550" cy="1727200"/>
                                    </a:xfrm>
                                    <a:prstGeom prst="rect"/>
                                    <a:ln/>
                                  </pic:spPr>
                                </pic:pic>
                              </a:graphicData>
                            </a:graphic>
                          </wp:inline>
                        </w:drawing>
                      </w:r>
                    </w:del>
                  </w:sdtContent>
                </w:sdt>
              </w:ins>
            </w:sdtContent>
          </w:sdt>
          <w:sdt>
            <w:sdtPr>
              <w:id w:val="-1134699365"/>
              <w:tag w:val="goog_rdk_146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2489200"/>
                      <wp:effectExtent b="0" l="0" r="0" t="0"/>
                      <wp:docPr id="26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2489200"/>
                              </a:xfrm>
                              <a:prstGeom prst="rect"/>
                              <a:ln/>
                            </pic:spPr>
                          </pic:pic>
                        </a:graphicData>
                      </a:graphic>
                    </wp:inline>
                  </w:drawing>
                </w:r>
              </w:del>
              <w:sdt>
                <w:sdtPr>
                  <w:id w:val="1264460621"/>
                  <w:tag w:val="goog_rdk_146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1769292876"/>
        <w:tag w:val="goog_rdk_1468"/>
      </w:sdtPr>
      <w:sdtContent>
        <w:p w:rsidR="00000000" w:rsidDel="00000000" w:rsidP="00000000" w:rsidRDefault="00000000" w:rsidRPr="00000000" w14:paraId="000000CC">
          <w:pPr>
            <w:numPr>
              <w:ilvl w:val="1"/>
              <w:numId w:val="35"/>
            </w:numPr>
            <w:spacing w:after="240" w:before="240" w:line="240" w:lineRule="auto"/>
            <w:ind w:left="144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1"/>
                  <w:numId w:val="35"/>
                </w:numPr>
                <w:spacing w:after="240" w:before="240" w:line="240" w:lineRule="auto"/>
                <w:ind w:left="1440" w:hanging="360"/>
              </w:pPr>
            </w:pPrChange>
          </w:pPr>
          <w:sdt>
            <w:sdtPr>
              <w:id w:val="1871451550"/>
              <w:tag w:val="goog_rdk_1465"/>
            </w:sdtPr>
            <w:sdtContent>
              <w:del w:author="Kanihaa" w:id="9" w:date="2026-09-25T08:48:49Z"/>
              <w:sdt>
                <w:sdtPr>
                  <w:id w:val="-859480167"/>
                  <w:tag w:val="goog_rdk_146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both text-only and image + text prompts to ensure multimodal compatibility.</w:delText>
                      <w:br w:type="textWrapping"/>
                    </w:r>
                  </w:del>
                </w:sdtContent>
              </w:sd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357771" cy="2884954"/>
                      <wp:effectExtent b="0" l="0" r="0" t="0"/>
                      <wp:docPr id="272"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357771" cy="2884954"/>
                              </a:xfrm>
                              <a:prstGeom prst="rect"/>
                              <a:ln/>
                            </pic:spPr>
                          </pic:pic>
                        </a:graphicData>
                      </a:graphic>
                    </wp:inline>
                  </w:drawing>
                </w:r>
                <w:sdt>
                  <w:sdtPr>
                    <w:id w:val="429752040"/>
                    <w:tag w:val="goog_rdk_1467"/>
                  </w:sdtPr>
                  <w:sdtContent>
                    <w:r w:rsidDel="00000000" w:rsidR="00000000" w:rsidRPr="00000000">
                      <w:rPr>
                        <w:rtl w:val="0"/>
                      </w:rPr>
                    </w:r>
                  </w:sdtContent>
                </w:sdt>
              </w:del>
            </w:sdtContent>
          </w:sdt>
        </w:p>
      </w:sdtContent>
    </w:sdt>
    <w:sdt>
      <w:sdtPr>
        <w:id w:val="-490525525"/>
        <w:tag w:val="goog_rdk_1471"/>
      </w:sdtPr>
      <w:sdtContent>
        <w:p w:rsidR="00000000" w:rsidDel="00000000" w:rsidP="00000000" w:rsidRDefault="00000000" w:rsidRPr="00000000" w14:paraId="000000CD">
          <w:pPr>
            <w:pStyle w:val="Heading1"/>
            <w:spacing w:after="280" w:before="280" w:line="240" w:lineRule="auto"/>
            <w:ind w:left="36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ind w:left="360" w:firstLine="0"/>
              </w:pPr>
            </w:pPrChange>
          </w:pPr>
          <w:sdt>
            <w:sdtPr>
              <w:id w:val="1016636688"/>
              <w:tag w:val="goog_rdk_1469"/>
            </w:sdtPr>
            <w:sdtContent>
              <w:del w:author="Kanihaa" w:id="9" w:date="2026-09-25T08:48:49Z"/>
              <w:sdt>
                <w:sdtPr>
                  <w:id w:val="-1438260583"/>
                  <w:tag w:val="goog_rdk_1470"/>
                </w:sdtPr>
                <w:sdtContent>
                  <w:del w:author="Kanihaa" w:id="9" w:date="2026-09-25T08:48:49Z">
                    <w:r w:rsidDel="00000000" w:rsidR="00000000" w:rsidRPr="00000000">
                      <w:rPr>
                        <w:rtl w:val="0"/>
                      </w:rPr>
                    </w:r>
                  </w:del>
                </w:sdtContent>
              </w:sdt>
              <w:del w:author="Kanihaa" w:id="9" w:date="2026-09-25T08:48:49Z"/>
            </w:sdtContent>
          </w:sdt>
        </w:p>
      </w:sdtContent>
    </w:sdt>
    <w:sdt>
      <w:sdtPr>
        <w:id w:val="650483870"/>
        <w:tag w:val="goog_rdk_1477"/>
      </w:sdtPr>
      <w:sdtContent>
        <w:p w:rsidR="00000000" w:rsidDel="00000000" w:rsidP="00000000" w:rsidRDefault="00000000" w:rsidRPr="00000000" w14:paraId="000000CE">
          <w:pPr>
            <w:numPr>
              <w:ilvl w:val="0"/>
              <w:numId w:val="3"/>
            </w:numPr>
            <w:spacing w:after="0" w:afterAutospacing="0" w:before="280" w:line="240" w:lineRule="auto"/>
            <w:ind w:left="720" w:hanging="360"/>
            <w:rPr>
              <w:ins w:author="Pradeep" w:id="160"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506226586"/>
              <w:tag w:val="goog_rdk_1474"/>
            </w:sdtPr>
            <w:sdtContent>
              <w:ins w:author="Pradeep" w:id="160" w:date="2026-09-22T00:10:41Z">
                <w:sdt>
                  <w:sdtPr>
                    <w:id w:val="-646538019"/>
                    <w:tag w:val="goog_rdk_1475"/>
                  </w:sdtPr>
                  <w:sdtContent>
                    <w:del w:author="Kanihaa" w:id="9" w:date="2026-09-25T08:48:49Z"/>
                  </w:sdtContent>
                </w:sdt>
              </w:ins>
              <w:sdt>
                <w:sdtPr>
                  <w:id w:val="116966174"/>
                  <w:tag w:val="goog_rdk_1476"/>
                </w:sdtPr>
                <w:sdtContent>
                  <w:ins w:author="Pradeep" w:id="160"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Set Google cloud access</w:delText>
                      </w:r>
                    </w:del>
                  </w:ins>
                </w:sdtContent>
              </w:sdt>
              <w:ins w:author="Pradeep" w:id="160" w:date="2026-09-22T00:10:41Z">
                <w:del w:author="Kanihaa" w:id="9" w:date="2026-09-25T08:48:49Z"/>
              </w:ins>
            </w:sdtContent>
          </w:sdt>
        </w:p>
      </w:sdtContent>
    </w:sdt>
    <w:sdt>
      <w:sdtPr>
        <w:id w:val="1580483528"/>
        <w:tag w:val="goog_rdk_1481"/>
      </w:sdtPr>
      <w:sdtContent>
        <w:p w:rsidR="00000000" w:rsidDel="00000000" w:rsidP="00000000" w:rsidRDefault="00000000" w:rsidRPr="00000000" w14:paraId="000000CF">
          <w:pPr>
            <w:numPr>
              <w:ilvl w:val="0"/>
              <w:numId w:val="3"/>
            </w:numPr>
            <w:spacing w:after="0" w:afterAutospacing="0" w:before="0" w:beforeAutospacing="0" w:line="240" w:lineRule="auto"/>
            <w:ind w:left="720" w:hanging="360"/>
            <w:rPr>
              <w:ins w:author="Pradeep" w:id="160"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1802846741"/>
              <w:tag w:val="goog_rdk_1478"/>
            </w:sdtPr>
            <w:sdtContent>
              <w:ins w:author="Pradeep" w:id="160" w:date="2026-09-22T00:10:41Z">
                <w:sdt>
                  <w:sdtPr>
                    <w:id w:val="735078424"/>
                    <w:tag w:val="goog_rdk_1479"/>
                  </w:sdtPr>
                  <w:sdtContent>
                    <w:del w:author="Kanihaa" w:id="9" w:date="2026-09-25T08:48:49Z"/>
                  </w:sdtContent>
                </w:sdt>
              </w:ins>
              <w:sdt>
                <w:sdtPr>
                  <w:id w:val="751147926"/>
                  <w:tag w:val="goog_rdk_1480"/>
                </w:sdtPr>
                <w:sdtContent>
                  <w:ins w:author="Pradeep" w:id="160"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API configure</w:delText>
                      </w:r>
                    </w:del>
                  </w:ins>
                </w:sdtContent>
              </w:sdt>
              <w:ins w:author="Pradeep" w:id="160" w:date="2026-09-22T00:10:41Z">
                <w:del w:author="Kanihaa" w:id="9" w:date="2026-09-25T08:48:49Z"/>
              </w:ins>
            </w:sdtContent>
          </w:sdt>
        </w:p>
      </w:sdtContent>
    </w:sdt>
    <w:sdt>
      <w:sdtPr>
        <w:id w:val="-199653345"/>
        <w:tag w:val="goog_rdk_1485"/>
      </w:sdtPr>
      <w:sdtContent>
        <w:p w:rsidR="00000000" w:rsidDel="00000000" w:rsidP="00000000" w:rsidRDefault="00000000" w:rsidRPr="00000000" w14:paraId="000000D0">
          <w:pPr>
            <w:numPr>
              <w:ilvl w:val="0"/>
              <w:numId w:val="3"/>
            </w:numPr>
            <w:spacing w:after="0" w:afterAutospacing="0" w:before="0" w:beforeAutospacing="0" w:line="240" w:lineRule="auto"/>
            <w:ind w:left="720" w:hanging="360"/>
            <w:rPr>
              <w:ins w:author="Pradeep" w:id="160"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501616477"/>
              <w:tag w:val="goog_rdk_1482"/>
            </w:sdtPr>
            <w:sdtContent>
              <w:ins w:author="Pradeep" w:id="160" w:date="2026-09-22T00:10:41Z">
                <w:sdt>
                  <w:sdtPr>
                    <w:id w:val="-1698772195"/>
                    <w:tag w:val="goog_rdk_1483"/>
                  </w:sdtPr>
                  <w:sdtContent>
                    <w:del w:author="Kanihaa" w:id="9" w:date="2026-09-25T08:48:49Z"/>
                  </w:sdtContent>
                </w:sdt>
              </w:ins>
              <w:sdt>
                <w:sdtPr>
                  <w:id w:val="962111733"/>
                  <w:tag w:val="goog_rdk_1484"/>
                </w:sdtPr>
                <w:sdtContent>
                  <w:ins w:author="Pradeep" w:id="160"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Create API key</w:delText>
                      </w:r>
                    </w:del>
                  </w:ins>
                </w:sdtContent>
              </w:sdt>
              <w:ins w:author="Pradeep" w:id="160" w:date="2026-09-22T00:10:41Z">
                <w:del w:author="Kanihaa" w:id="9" w:date="2026-09-25T08:48:49Z"/>
              </w:ins>
            </w:sdtContent>
          </w:sdt>
        </w:p>
      </w:sdtContent>
    </w:sdt>
    <w:sdt>
      <w:sdtPr>
        <w:id w:val="-1436850058"/>
        <w:tag w:val="goog_rdk_1489"/>
      </w:sdtPr>
      <w:sdtContent>
        <w:p w:rsidR="00000000" w:rsidDel="00000000" w:rsidP="00000000" w:rsidRDefault="00000000" w:rsidRPr="00000000" w14:paraId="000000D1">
          <w:pPr>
            <w:numPr>
              <w:ilvl w:val="0"/>
              <w:numId w:val="3"/>
            </w:numPr>
            <w:spacing w:after="0" w:afterAutospacing="0" w:before="0" w:beforeAutospacing="0" w:line="240" w:lineRule="auto"/>
            <w:ind w:left="720" w:hanging="360"/>
            <w:rPr>
              <w:ins w:author="Pradeep" w:id="160"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1653783988"/>
              <w:tag w:val="goog_rdk_1486"/>
            </w:sdtPr>
            <w:sdtContent>
              <w:ins w:author="Pradeep" w:id="160" w:date="2026-09-22T00:10:41Z">
                <w:sdt>
                  <w:sdtPr>
                    <w:id w:val="1299586991"/>
                    <w:tag w:val="goog_rdk_1487"/>
                  </w:sdtPr>
                  <w:sdtContent>
                    <w:del w:author="Kanihaa" w:id="9" w:date="2026-09-25T08:48:49Z"/>
                  </w:sdtContent>
                </w:sdt>
              </w:ins>
              <w:sdt>
                <w:sdtPr>
                  <w:id w:val="-2012619169"/>
                  <w:tag w:val="goog_rdk_1488"/>
                </w:sdtPr>
                <w:sdtContent>
                  <w:ins w:author="Pradeep" w:id="160"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Using API key in python we send sample to gemini</w:delText>
                      </w:r>
                    </w:del>
                  </w:ins>
                </w:sdtContent>
              </w:sdt>
              <w:ins w:author="Pradeep" w:id="160" w:date="2026-09-22T00:10:41Z">
                <w:del w:author="Kanihaa" w:id="9" w:date="2026-09-25T08:48:49Z"/>
              </w:ins>
            </w:sdtContent>
          </w:sdt>
        </w:p>
      </w:sdtContent>
    </w:sdt>
    <w:sdt>
      <w:sdtPr>
        <w:id w:val="-81392296"/>
        <w:tag w:val="goog_rdk_1493"/>
      </w:sdtPr>
      <w:sdtContent>
        <w:p w:rsidR="00000000" w:rsidDel="00000000" w:rsidP="00000000" w:rsidRDefault="00000000" w:rsidRPr="00000000" w14:paraId="000000D2">
          <w:pPr>
            <w:numPr>
              <w:ilvl w:val="0"/>
              <w:numId w:val="3"/>
            </w:numPr>
            <w:spacing w:after="280" w:before="0" w:beforeAutospacing="0" w:line="240" w:lineRule="auto"/>
            <w:ind w:left="720" w:hanging="360"/>
            <w:rPr>
              <w:ins w:author="Pradeep" w:id="160" w:date="2026-09-22T00:10:41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
                </w:numPr>
                <w:spacing w:after="280" w:before="280" w:line="240" w:lineRule="auto"/>
                <w:ind w:left="720" w:hanging="360"/>
              </w:pPr>
            </w:pPrChange>
          </w:pPr>
          <w:sdt>
            <w:sdtPr>
              <w:id w:val="-1219220509"/>
              <w:tag w:val="goog_rdk_1490"/>
            </w:sdtPr>
            <w:sdtContent>
              <w:ins w:author="Pradeep" w:id="160" w:date="2026-09-22T00:10:41Z">
                <w:sdt>
                  <w:sdtPr>
                    <w:id w:val="-2087320734"/>
                    <w:tag w:val="goog_rdk_1491"/>
                  </w:sdtPr>
                  <w:sdtContent>
                    <w:del w:author="Kanihaa" w:id="9" w:date="2026-09-25T08:48:49Z"/>
                  </w:sdtContent>
                </w:sdt>
              </w:ins>
              <w:sdt>
                <w:sdtPr>
                  <w:id w:val="-1318427351"/>
                  <w:tag w:val="goog_rdk_1492"/>
                </w:sdtPr>
                <w:sdtContent>
                  <w:ins w:author="Pradeep" w:id="160"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text,images </w:delText>
                      </w:r>
                    </w:del>
                  </w:ins>
                </w:sdtContent>
              </w:sdt>
              <w:ins w:author="Pradeep" w:id="160" w:date="2026-09-22T00:10:41Z">
                <w:del w:author="Kanihaa" w:id="9" w:date="2026-09-25T08:48:49Z"/>
              </w:ins>
            </w:sdtContent>
          </w:sdt>
        </w:p>
      </w:sdtContent>
    </w:sdt>
    <w:sdt>
      <w:sdtPr>
        <w:id w:val="-1688656011"/>
        <w:tag w:val="goog_rdk_1499"/>
      </w:sdtPr>
      <w:sdtContent>
        <w:p w:rsidR="00000000" w:rsidDel="00000000" w:rsidP="00000000" w:rsidRDefault="00000000" w:rsidRPr="00000000" w14:paraId="000000D3">
          <w:pPr>
            <w:spacing w:after="280" w:before="280" w:line="240" w:lineRule="auto"/>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Pradeep" w:id="161" w:date="2026-09-22T00:10:36Z">
                <w:rPr>
                  <w:rFonts w:ascii="Cambria" w:cs="Cambria" w:eastAsia="Cambria" w:hAnsi="Cambria"/>
                  <w:sz w:val="24"/>
                  <w:szCs w:val="24"/>
                </w:rPr>
              </w:rPrChange>
            </w:rPr>
            <w:pPrChange w:author="Pradeep" w:id="0" w:date="2026-09-22T00:10:36Z">
              <w:pPr>
                <w:spacing w:after="280" w:before="280" w:line="240" w:lineRule="auto"/>
              </w:pPr>
            </w:pPrChange>
          </w:pPr>
          <w:sdt>
            <w:sdtPr>
              <w:id w:val="1469323078"/>
              <w:tag w:val="goog_rdk_1494"/>
            </w:sdtPr>
            <w:sdtContent>
              <w:ins w:author="Pradeep" w:id="160" w:date="2026-09-22T00:10:41Z">
                <w:sdt>
                  <w:sdtPr>
                    <w:id w:val="2139255130"/>
                    <w:tag w:val="goog_rdk_1495"/>
                  </w:sdtPr>
                  <w:sdtContent>
                    <w:del w:author="Kanihaa" w:id="9" w:date="2026-09-25T08:48:49Z"/>
                  </w:sdtContent>
                </w:sdt>
              </w:ins>
              <w:sdt>
                <w:sdtPr>
                  <w:id w:val="1095903173"/>
                  <w:tag w:val="goog_rdk_1496"/>
                </w:sdtPr>
                <w:sdtContent>
                  <w:ins w:author="Pradeep" w:id="160" w:date="2026-09-22T00:10:4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Api key-Authendication needed for gemini ai to access the application. do not make it public in github..env file-has configuration and sensitive value.</w:delText>
                      </w:r>
                    </w:del>
                  </w:ins>
                </w:sdtContent>
              </w:sdt>
              <w:ins w:author="Pradeep" w:id="160" w:date="2026-09-22T00:10:41Z">
                <w:del w:author="Kanihaa" w:id="9" w:date="2026-09-25T08:48:49Z"/>
              </w:ins>
            </w:sdtContent>
          </w:sdt>
          <w:sdt>
            <w:sdtPr>
              <w:id w:val="1273716780"/>
              <w:tag w:val="goog_rdk_1497"/>
            </w:sdtPr>
            <w:sdtContent>
              <w:del w:author="Kanihaa" w:id="9" w:date="2026-09-25T08:48:49Z"/>
              <w:sdt>
                <w:sdtPr>
                  <w:id w:val="860970537"/>
                  <w:tag w:val="goog_rdk_1498"/>
                </w:sdtPr>
                <w:sdtContent>
                  <w:del w:author="Kanihaa" w:id="9" w:date="2026-09-25T08:48:49Z">
                    <w:r w:rsidDel="00000000" w:rsidR="00000000" w:rsidRPr="00000000">
                      <w:rPr>
                        <w:rtl w:val="0"/>
                      </w:rPr>
                    </w:r>
                  </w:del>
                </w:sdtContent>
              </w:sdt>
              <w:del w:author="Kanihaa" w:id="9" w:date="2026-09-25T08:48:49Z"/>
            </w:sdtContent>
          </w:sdt>
        </w:p>
      </w:sdtContent>
    </w:sdt>
    <w:sdt>
      <w:sdtPr>
        <w:id w:val="-511271448"/>
        <w:tag w:val="goog_rdk_1502"/>
      </w:sdtPr>
      <w:sdtContent>
        <w:p w:rsidR="00000000" w:rsidDel="00000000" w:rsidP="00000000" w:rsidRDefault="00000000" w:rsidRPr="00000000" w14:paraId="000000D4">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85037373"/>
              <w:tag w:val="goog_rdk_1500"/>
            </w:sdtPr>
            <w:sdtContent>
              <w:del w:author="Kanihaa" w:id="9" w:date="2026-09-25T08:48:49Z"/>
              <w:sdt>
                <w:sdtPr>
                  <w:id w:val="-144473931"/>
                  <w:tag w:val="goog_rdk_1501"/>
                </w:sdtPr>
                <w:sdtContent>
                  <w:del w:author="Kanihaa" w:id="9" w:date="2026-09-25T08:48:49Z">
                    <w:r w:rsidDel="00000000" w:rsidR="00000000" w:rsidRPr="00000000">
                      <w:rPr>
                        <w:rtl w:val="0"/>
                      </w:rPr>
                    </w:r>
                  </w:del>
                </w:sdtContent>
              </w:sdt>
              <w:del w:author="Kanihaa" w:id="9" w:date="2026-09-25T08:48:49Z"/>
            </w:sdtContent>
          </w:sdt>
        </w:p>
      </w:sdtContent>
    </w:sdt>
    <w:sdt>
      <w:sdtPr>
        <w:id w:val="-1872817957"/>
        <w:tag w:val="goog_rdk_1505"/>
      </w:sdtPr>
      <w:sdtContent>
        <w:p w:rsidR="00000000" w:rsidDel="00000000" w:rsidP="00000000" w:rsidRDefault="00000000" w:rsidRPr="00000000" w14:paraId="000000D5">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2122862509"/>
              <w:tag w:val="goog_rdk_1503"/>
            </w:sdtPr>
            <w:sdtContent>
              <w:del w:author="Kanihaa" w:id="9" w:date="2026-09-25T08:48:49Z"/>
              <w:sdt>
                <w:sdtPr>
                  <w:id w:val="1727441836"/>
                  <w:tag w:val="goog_rdk_1504"/>
                </w:sdtPr>
                <w:sdtContent>
                  <w:del w:author="Kanihaa" w:id="9" w:date="2026-09-25T08:48:49Z">
                    <w:r w:rsidDel="00000000" w:rsidR="00000000" w:rsidRPr="00000000">
                      <w:rPr>
                        <w:rtl w:val="0"/>
                      </w:rPr>
                    </w:r>
                  </w:del>
                </w:sdtContent>
              </w:sdt>
              <w:del w:author="Kanihaa" w:id="9" w:date="2026-09-25T08:48:49Z"/>
            </w:sdtContent>
          </w:sdt>
        </w:p>
      </w:sdtContent>
    </w:sdt>
    <w:sdt>
      <w:sdtPr>
        <w:id w:val="-367398764"/>
        <w:tag w:val="goog_rdk_1508"/>
      </w:sdtPr>
      <w:sdtContent>
        <w:p w:rsidR="00000000" w:rsidDel="00000000" w:rsidP="00000000" w:rsidRDefault="00000000" w:rsidRPr="00000000" w14:paraId="000000D6">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770743833"/>
              <w:tag w:val="goog_rdk_1506"/>
            </w:sdtPr>
            <w:sdtContent>
              <w:del w:author="Kanihaa" w:id="9" w:date="2026-09-25T08:48:49Z"/>
              <w:sdt>
                <w:sdtPr>
                  <w:id w:val="467980251"/>
                  <w:tag w:val="goog_rdk_1507"/>
                </w:sdtPr>
                <w:sdtContent>
                  <w:del w:author="Kanihaa" w:id="9" w:date="2026-09-25T08:48:49Z">
                    <w:r w:rsidDel="00000000" w:rsidR="00000000" w:rsidRPr="00000000">
                      <w:rPr>
                        <w:rtl w:val="0"/>
                      </w:rPr>
                    </w:r>
                  </w:del>
                </w:sdtContent>
              </w:sdt>
              <w:del w:author="Kanihaa" w:id="9" w:date="2026-09-25T08:48:49Z"/>
            </w:sdtContent>
          </w:sdt>
        </w:p>
      </w:sdtContent>
    </w:sdt>
    <w:sdt>
      <w:sdtPr>
        <w:id w:val="1540788500"/>
        <w:tag w:val="goog_rdk_1511"/>
      </w:sdtPr>
      <w:sdtContent>
        <w:p w:rsidR="00000000" w:rsidDel="00000000" w:rsidP="00000000" w:rsidRDefault="00000000" w:rsidRPr="00000000" w14:paraId="000000D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left"/>
              </w:pPr>
            </w:pPrChange>
          </w:pPr>
          <w:sdt>
            <w:sdtPr>
              <w:id w:val="138242793"/>
              <w:tag w:val="goog_rdk_1509"/>
            </w:sdtPr>
            <w:sdtContent>
              <w:del w:author="Kanihaa" w:id="9" w:date="2026-09-25T08:48:49Z"/>
              <w:sdt>
                <w:sdtPr>
                  <w:id w:val="-1857809641"/>
                  <w:tag w:val="goog_rdk_1510"/>
                </w:sdtPr>
                <w:sdtContent>
                  <w:del w:author="Kanihaa" w:id="9" w:date="2026-09-25T08:48:49Z">
                    <w:r w:rsidDel="00000000" w:rsidR="00000000" w:rsidRPr="00000000">
                      <w:rPr>
                        <w:rtl w:val="0"/>
                      </w:rPr>
                    </w:r>
                  </w:del>
                </w:sdtContent>
              </w:sdt>
              <w:del w:author="Kanihaa" w:id="9" w:date="2026-09-25T08:48:49Z"/>
            </w:sdtContent>
          </w:sdt>
        </w:p>
      </w:sdtContent>
    </w:sdt>
    <w:sdt>
      <w:sdtPr>
        <w:id w:val="-632835589"/>
        <w:tag w:val="goog_rdk_1514"/>
      </w:sdtPr>
      <w:sdtContent>
        <w:p w:rsidR="00000000" w:rsidDel="00000000" w:rsidP="00000000" w:rsidRDefault="00000000" w:rsidRPr="00000000" w14:paraId="000000D8">
          <w:pPr>
            <w:pStyle w:val="Heading1"/>
            <w:spacing w:after="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Rule="auto"/>
                <w:jc w:val="both"/>
              </w:pPr>
            </w:pPrChange>
          </w:pPr>
          <w:sdt>
            <w:sdtPr>
              <w:id w:val="-733400401"/>
              <w:tag w:val="goog_rdk_1512"/>
            </w:sdtPr>
            <w:sdtContent>
              <w:del w:author="Kanihaa" w:id="9" w:date="2026-09-25T08:48:49Z"/>
              <w:sdt>
                <w:sdtPr>
                  <w:id w:val="-1172123293"/>
                  <w:tag w:val="goog_rdk_151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2"/>
                            <w:szCs w:val="22"/>
                          </w:rPr>
                        </w:rPrChange>
                      </w:rPr>
                      <w:delText xml:space="preserve">MILESTONE 2: Core Functionalities Development</w:delText>
                    </w:r>
                  </w:del>
                </w:sdtContent>
              </w:sdt>
              <w:del w:author="Kanihaa" w:id="9" w:date="2026-09-25T08:48:49Z">
                <w:bookmarkStart w:colFirst="0" w:colLast="0" w:name="_heading=h.iw1utyh657z2" w:id="34"/>
                <w:bookmarkEnd w:id="34"/>
              </w:del>
            </w:sdtContent>
          </w:sdt>
        </w:p>
      </w:sdtContent>
    </w:sdt>
    <w:sdt>
      <w:sdtPr>
        <w:id w:val="-705158557"/>
        <w:tag w:val="goog_rdk_1526"/>
      </w:sdtPr>
      <w:sdtContent>
        <w:p w:rsidR="00000000" w:rsidDel="00000000" w:rsidP="00000000" w:rsidRDefault="00000000" w:rsidRPr="00000000" w14:paraId="000000D9">
          <w:pPr>
            <w:spacing w:after="240" w:before="240" w:lineRule="auto"/>
            <w:ind w:left="-566.9291338582675" w:firstLine="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5T05:12:34Z">
              <w:pPr>
                <w:spacing w:after="240" w:before="240" w:lineRule="auto"/>
                <w:jc w:val="both"/>
              </w:pPr>
            </w:pPrChange>
          </w:pPr>
          <w:sdt>
            <w:sdtPr>
              <w:id w:val="1787282121"/>
              <w:tag w:val="goog_rdk_1515"/>
            </w:sdtPr>
            <w:sdtContent>
              <w:del w:author="Kanihaa" w:id="9" w:date="2026-09-25T08:48:49Z"/>
              <w:sdt>
                <w:sdtPr>
                  <w:id w:val="-963433452"/>
                  <w:tag w:val="goog_rdk_151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This milestone focuses on building the </w:delText>
                    </w:r>
                  </w:del>
                </w:sdtContent>
              </w:sdt>
              <w:del w:author="Kanihaa" w:id="9" w:date="2026-09-25T08:48:49Z">
                <w:sdt>
                  <w:sdtPr>
                    <w:id w:val="181316035"/>
                    <w:tag w:val="goog_rdk_15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core backend intelligence</w:delText>
                    </w:r>
                  </w:sdtContent>
                </w:sdt>
                <w:sdt>
                  <w:sdtPr>
                    <w:id w:val="-1743284417"/>
                    <w:tag w:val="goog_rdk_15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of </w:delText>
                    </w:r>
                  </w:sdtContent>
                </w:sdt>
                <w:sdt>
                  <w:sdtPr>
                    <w:id w:val="1929598128"/>
                    <w:tag w:val="goog_rdk_15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459811814"/>
                    <w:tag w:val="goog_rdk_15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using the Flask framework and Google’s </w:delText>
                    </w:r>
                  </w:sdtContent>
                </w:sdt>
                <w:sdt>
                  <w:sdtPr>
                    <w:id w:val="-2093801503"/>
                    <w:tag w:val="goog_rdk_15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1098469026"/>
                    <w:tag w:val="goog_rdk_15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delText>
                    </w:r>
                  </w:sdtContent>
                </w:sdt>
                <w:sdt>
                  <w:sdtPr>
                    <w:id w:val="-1130401356"/>
                    <w:tag w:val="goog_rdk_15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188038"/>
                          </w:rPr>
                        </w:rPrChange>
                      </w:rPr>
                      <w:delText xml:space="preserve">gemini_utils.py</w:delText>
                    </w:r>
                  </w:sdtContent>
                </w:sdt>
                <w:sdt>
                  <w:sdtPr>
                    <w:id w:val="-347705223"/>
                    <w:tag w:val="goog_rdk_15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that handles prompt orchestration, budget formatting, domain segmentation, and image analysis for multimodal tasks.</w:delText>
                    </w:r>
                  </w:sdtContent>
                </w:sdt>
                <w:sdt>
                  <w:sdtPr>
                    <w:id w:val="1869065752"/>
                    <w:tag w:val="goog_rdk_1525"/>
                  </w:sdtPr>
                  <w:sdtContent>
                    <w:r w:rsidDel="00000000" w:rsidR="00000000" w:rsidRPr="00000000">
                      <w:rPr>
                        <w:rtl w:val="0"/>
                      </w:rPr>
                    </w:r>
                  </w:sdtContent>
                </w:sdt>
              </w:del>
            </w:sdtContent>
          </w:sdt>
        </w:p>
      </w:sdtContent>
    </w:sdt>
    <w:sdt>
      <w:sdtPr>
        <w:id w:val="1296705784"/>
        <w:tag w:val="goog_rdk_1529"/>
      </w:sdtPr>
      <w:sdtContent>
        <w:p w:rsidR="00000000" w:rsidDel="00000000" w:rsidP="00000000" w:rsidRDefault="00000000" w:rsidRPr="00000000" w14:paraId="000000DA">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80" w:before="280" w:lineRule="auto"/>
              </w:pPr>
            </w:pPrChange>
          </w:pPr>
          <w:sdt>
            <w:sdtPr>
              <w:id w:val="1374318669"/>
              <w:tag w:val="goog_rdk_1527"/>
            </w:sdtPr>
            <w:sdtContent>
              <w:del w:author="Kanihaa" w:id="9" w:date="2026-09-25T08:48:49Z"/>
              <w:sdt>
                <w:sdtPr>
                  <w:id w:val="2108501329"/>
                  <w:tag w:val="goog_rdk_152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File Explorer Structure</w:delText>
                    </w:r>
                  </w:del>
                </w:sdtContent>
              </w:sdt>
              <w:del w:author="Kanihaa" w:id="9" w:date="2026-09-25T08:48:49Z"/>
            </w:sdtContent>
          </w:sdt>
        </w:p>
      </w:sdtContent>
    </w:sdt>
    <w:sdt>
      <w:sdtPr>
        <w:id w:val="1769361259"/>
        <w:tag w:val="goog_rdk_1532"/>
      </w:sdtPr>
      <w:sdtContent>
        <w:p w:rsidR="00000000" w:rsidDel="00000000" w:rsidP="00000000" w:rsidRDefault="00000000" w:rsidRPr="00000000" w14:paraId="000000DB">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288063890"/>
              <w:tag w:val="goog_rdk_153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1826263" cy="6235382"/>
                      <wp:effectExtent b="0" l="0" r="0" t="0"/>
                      <wp:docPr id="27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826263" cy="6235382"/>
                              </a:xfrm>
                              <a:prstGeom prst="rect"/>
                              <a:ln/>
                            </pic:spPr>
                          </pic:pic>
                        </a:graphicData>
                      </a:graphic>
                    </wp:inline>
                  </w:drawing>
                </w:r>
              </w:del>
              <w:sdt>
                <w:sdtPr>
                  <w:id w:val="1708643683"/>
                  <w:tag w:val="goog_rdk_1531"/>
                </w:sdtPr>
                <w:sdtContent>
                  <w:del w:author="Kanihaa" w:id="9" w:date="2026-09-25T08:48:49Z">
                    <w:r w:rsidDel="00000000" w:rsidR="00000000" w:rsidRPr="00000000">
                      <w:rPr>
                        <w:rtl w:val="0"/>
                      </w:rPr>
                    </w:r>
                  </w:del>
                </w:sdtContent>
              </w:sdt>
              <w:del w:author="Kanihaa" w:id="9" w:date="2026-09-25T08:48:49Z"/>
            </w:sdtContent>
          </w:sdt>
        </w:p>
      </w:sdtContent>
    </w:sdt>
    <w:sdt>
      <w:sdtPr>
        <w:id w:val="-1636711772"/>
        <w:tag w:val="goog_rdk_1535"/>
      </w:sdtPr>
      <w:sdtContent>
        <w:p w:rsidR="00000000" w:rsidDel="00000000" w:rsidP="00000000" w:rsidRDefault="00000000" w:rsidRPr="00000000" w14:paraId="000000DC">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851337156"/>
              <w:tag w:val="goog_rdk_1533"/>
            </w:sdtPr>
            <w:sdtContent>
              <w:del w:author="Kanihaa" w:id="9" w:date="2026-09-25T08:48:49Z"/>
              <w:sdt>
                <w:sdtPr>
                  <w:id w:val="300601560"/>
                  <w:tag w:val="goog_rdk_1534"/>
                </w:sdtPr>
                <w:sdtContent>
                  <w:del w:author="Kanihaa" w:id="9" w:date="2026-09-25T08:48:49Z">
                    <w:r w:rsidDel="00000000" w:rsidR="00000000" w:rsidRPr="00000000">
                      <w:rPr>
                        <w:rtl w:val="0"/>
                      </w:rPr>
                    </w:r>
                  </w:del>
                </w:sdtContent>
              </w:sdt>
              <w:del w:author="Kanihaa" w:id="9" w:date="2026-09-25T08:48:49Z"/>
            </w:sdtContent>
          </w:sdt>
        </w:p>
      </w:sdtContent>
    </w:sdt>
    <w:sdt>
      <w:sdtPr>
        <w:id w:val="934641690"/>
        <w:tag w:val="goog_rdk_1538"/>
      </w:sdtPr>
      <w:sdtContent>
        <w:p w:rsidR="00000000" w:rsidDel="00000000" w:rsidP="00000000" w:rsidRDefault="00000000" w:rsidRPr="00000000" w14:paraId="000000D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277023142"/>
              <w:tag w:val="goog_rdk_1536"/>
            </w:sdtPr>
            <w:sdtContent>
              <w:del w:author="Kanihaa" w:id="9" w:date="2026-09-25T08:48:49Z"/>
              <w:sdt>
                <w:sdtPr>
                  <w:id w:val="1910628969"/>
                  <w:tag w:val="goog_rdk_1537"/>
                </w:sdtPr>
                <w:sdtContent>
                  <w:del w:author="Kanihaa" w:id="9" w:date="2026-09-25T08:48:49Z">
                    <w:r w:rsidDel="00000000" w:rsidR="00000000" w:rsidRPr="00000000">
                      <w:rPr>
                        <w:rtl w:val="0"/>
                      </w:rPr>
                    </w:r>
                  </w:del>
                </w:sdtContent>
              </w:sdt>
              <w:del w:author="Kanihaa" w:id="9" w:date="2026-09-25T08:48:49Z"/>
            </w:sdtContent>
          </w:sdt>
        </w:p>
      </w:sdtContent>
    </w:sdt>
    <w:sdt>
      <w:sdtPr>
        <w:id w:val="-953420847"/>
        <w:tag w:val="goog_rdk_1544"/>
      </w:sdtPr>
      <w:sdtContent>
        <w:p w:rsidR="00000000" w:rsidDel="00000000" w:rsidP="00000000" w:rsidRDefault="00000000" w:rsidRPr="00000000" w14:paraId="000000DE">
          <w:pPr>
            <w:spacing w:after="280" w:before="280" w:line="240" w:lineRule="auto"/>
            <w:rPr>
              <w:del w:author="Kanihaa" w:id="9" w:date="2026-09-25T08:48:49Z"/>
              <w:strike w:val="1"/>
              <w:rPrChange w:author="Anonymous" w:id="163" w:date="2026-09-24T13:20:51Z">
                <w:rPr>
                  <w:rFonts w:ascii="Cambria" w:cs="Cambria" w:eastAsia="Cambria" w:hAnsi="Cambria"/>
                  <w:b w:val="1"/>
                  <w:bCs w:val="1"/>
                </w:rPr>
              </w:rPrChange>
            </w:rPr>
            <w:pPrChange w:author="Anonymous" w:id="0" w:date="2026-09-24T13:20:51Z">
              <w:pPr>
                <w:spacing w:after="280" w:before="280" w:line="240" w:lineRule="auto"/>
              </w:pPr>
            </w:pPrChange>
          </w:pPr>
          <w:sdt>
            <w:sdtPr>
              <w:id w:val="2001792413"/>
              <w:tag w:val="goog_rdk_1539"/>
            </w:sdtPr>
            <w:sdtContent>
              <w:del w:author="Kanihaa" w:id="9" w:date="2026-09-25T08:48:49Z"/>
              <w:sdt>
                <w:sdtPr>
                  <w:id w:val="1281038642"/>
                  <w:tag w:val="goog_rdk_154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2.1: Fast API </w:delText>
                    </w:r>
                  </w:del>
                </w:sdtContent>
              </w:sdt>
              <w:del w:author="Kanihaa" w:id="9" w:date="2026-09-25T08:48:49Z">
                <w:sdt>
                  <w:sdtPr>
                    <w:id w:val="1845573395"/>
                    <w:tag w:val="goog_rdk_15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Instilization</w:delText>
                    </w:r>
                  </w:sdtContent>
                </w:sdt>
                <w:sdt>
                  <w:sdtPr>
                    <w:id w:val="-1283534509"/>
                    <w:tag w:val="goog_rdk_15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and import libraries</w:delText>
                    </w:r>
                  </w:sdtContent>
                </w:sdt>
                <w:sdt>
                  <w:sdtPr>
                    <w:id w:val="295015111"/>
                    <w:tag w:val="goog_rdk_1543"/>
                  </w:sdtPr>
                  <w:sdtContent>
                    <w:r w:rsidDel="00000000" w:rsidR="00000000" w:rsidRPr="00000000">
                      <w:rPr>
                        <w:rtl w:val="0"/>
                      </w:rPr>
                    </w:r>
                  </w:sdtContent>
                </w:sdt>
              </w:del>
            </w:sdtContent>
          </w:sdt>
        </w:p>
      </w:sdtContent>
    </w:sdt>
    <w:sdt>
      <w:sdtPr>
        <w:id w:val="1261623928"/>
        <w:tag w:val="goog_rdk_1550"/>
      </w:sdtPr>
      <w:sdtContent>
        <w:p w:rsidR="00000000" w:rsidDel="00000000" w:rsidP="00000000" w:rsidRDefault="00000000" w:rsidRPr="00000000" w14:paraId="000000DF">
          <w:pPr>
            <w:numPr>
              <w:ilvl w:val="0"/>
              <w:numId w:val="21"/>
            </w:numPr>
            <w:spacing w:after="280" w:before="280" w:line="240" w:lineRule="auto"/>
            <w:ind w:left="720" w:hanging="360"/>
            <w:rPr>
              <w:ins w:author="Veeraragavan" w:id="164" w:date="2026-09-23T05:36:32Z"/>
              <w:del w:author="Kanihaa" w:id="9" w:date="2026-09-25T08:48:49Z"/>
              <w:rFonts w:ascii="Cambria" w:cs="Cambria" w:eastAsia="Cambria" w:hAnsi="Cambria"/>
              <w:b w:val="1"/>
              <w:bCs w:val="1"/>
              <w:i w:val="1"/>
              <w:iCs w:val="1"/>
              <w:rPrChange w:author="Kavinilavu" w:id="97" w:date="2026-09-24T05:18:57Z">
                <w:rPr>
                  <w:rFonts w:ascii="Cambria" w:cs="Cambria" w:eastAsia="Cambria" w:hAnsi="Cambria"/>
                  <w:b w:val="1"/>
                  <w:bCs w:val="1"/>
                  <w:u w:val="none"/>
                </w:rPr>
              </w:rPrChange>
            </w:rPr>
            <w:pPrChange w:author="Kavinilavu" w:id="0" w:date="2026-09-24T05:18:57Z">
              <w:pPr>
                <w:numPr>
                  <w:ilvl w:val="0"/>
                  <w:numId w:val="21"/>
                </w:numPr>
                <w:spacing w:after="280" w:before="280" w:line="240" w:lineRule="auto"/>
                <w:ind w:left="720" w:hanging="360"/>
              </w:pPr>
            </w:pPrChange>
          </w:pPr>
          <w:sdt>
            <w:sdtPr>
              <w:id w:val="301127953"/>
              <w:tag w:val="goog_rdk_1545"/>
            </w:sdtPr>
            <w:sdtContent>
              <w:del w:author="Kanihaa" w:id="9" w:date="2026-09-25T08:48:49Z"/>
              <w:sdt>
                <w:sdtPr>
                  <w:id w:val="1672637371"/>
                  <w:tag w:val="goog_rdk_154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Import all required libraries for the project</w:delText>
                    </w:r>
                  </w:del>
                </w:sdtContent>
              </w:sdt>
              <w:del w:author="Kanihaa" w:id="9" w:date="2026-09-25T08:48:49Z"/>
            </w:sdtContent>
          </w:sdt>
          <w:sdt>
            <w:sdtPr>
              <w:id w:val="1180850420"/>
              <w:tag w:val="goog_rdk_1547"/>
            </w:sdtPr>
            <w:sdtContent>
              <w:ins w:author="Veeraragavan" w:id="164" w:date="2026-09-23T05:36:32Z">
                <w:sdt>
                  <w:sdtPr>
                    <w:id w:val="1629772084"/>
                    <w:tag w:val="goog_rdk_1548"/>
                  </w:sdtPr>
                  <w:sdtContent>
                    <w:del w:author="Kanihaa" w:id="9" w:date="2026-09-25T08:48:49Z"/>
                  </w:sdtContent>
                </w:sdt>
              </w:ins>
              <w:sdt>
                <w:sdtPr>
                  <w:id w:val="-344510590"/>
                  <w:tag w:val="goog_rdk_1549"/>
                </w:sdtPr>
                <w:sdtContent>
                  <w:ins w:author="Veeraragavan" w:id="164" w:date="2026-09-23T05:36:32Z">
                    <w:del w:author="Kanihaa" w:id="9" w:date="2026-09-25T08:48:49Z">
                      <w:r w:rsidDel="00000000" w:rsidR="00000000" w:rsidRPr="00000000">
                        <w:rPr>
                          <w:rtl w:val="0"/>
                        </w:rPr>
                      </w:r>
                    </w:del>
                  </w:ins>
                </w:sdtContent>
              </w:sdt>
              <w:ins w:author="Veeraragavan" w:id="164" w:date="2026-09-23T05:36:32Z">
                <w:del w:author="Kanihaa" w:id="9" w:date="2026-09-25T08:48:49Z"/>
              </w:ins>
            </w:sdtContent>
          </w:sdt>
        </w:p>
      </w:sdtContent>
    </w:sdt>
    <w:sdt>
      <w:sdtPr>
        <w:id w:val="-538931180"/>
        <w:tag w:val="goog_rdk_1554"/>
      </w:sdtPr>
      <w:sdtContent>
        <w:p w:rsidR="00000000" w:rsidDel="00000000" w:rsidP="00000000" w:rsidRDefault="00000000" w:rsidRPr="00000000" w14:paraId="000000E0">
          <w:pPr>
            <w:numPr>
              <w:ilvl w:val="0"/>
              <w:numId w:val="21"/>
            </w:numPr>
            <w:spacing w:after="280" w:before="280" w:line="240" w:lineRule="auto"/>
            <w:ind w:left="720" w:hanging="360"/>
            <w:rPr>
              <w:del w:author="Kanihaa" w:id="9" w:date="2026-09-25T08:48:49Z"/>
              <w:rFonts w:ascii="Cambria" w:cs="Cambria" w:eastAsia="Cambria" w:hAnsi="Cambria"/>
              <w:b w:val="1"/>
              <w:bCs w:val="1"/>
              <w:i w:val="1"/>
              <w:iCs w:val="1"/>
              <w:rPrChange w:author="Kavinilavu" w:id="97" w:date="2026-09-24T05:18:57Z">
                <w:rPr>
                  <w:rFonts w:ascii="Cambria" w:cs="Cambria" w:eastAsia="Cambria" w:hAnsi="Cambria"/>
                  <w:b w:val="1"/>
                  <w:bCs w:val="1"/>
                  <w:u w:val="none"/>
                </w:rPr>
              </w:rPrChange>
            </w:rPr>
            <w:pPrChange w:author="Kavinilavu" w:id="0" w:date="2026-09-24T05:18:57Z">
              <w:pPr>
                <w:numPr>
                  <w:ilvl w:val="0"/>
                  <w:numId w:val="21"/>
                </w:numPr>
                <w:spacing w:after="280" w:before="280" w:line="240" w:lineRule="auto"/>
                <w:ind w:left="720" w:hanging="360"/>
              </w:pPr>
            </w:pPrChange>
          </w:pPr>
          <w:sdt>
            <w:sdtPr>
              <w:id w:val="-1730314961"/>
              <w:tag w:val="goog_rdk_1552"/>
            </w:sdtPr>
            <w:sdtContent>
              <w:del w:author="Kanihaa" w:id="9" w:date="2026-09-25T08:48:49Z"/>
              <w:sdt>
                <w:sdtPr>
                  <w:id w:val="993245065"/>
                  <w:tag w:val="goog_rdk_1553"/>
                </w:sdtPr>
                <w:sdtContent>
                  <w:del w:author="Kanihaa" w:id="9" w:date="2026-09-25T08:48:49Z">
                    <w:r w:rsidDel="00000000" w:rsidR="00000000" w:rsidRPr="00000000">
                      <w:rPr>
                        <w:rtl w:val="0"/>
                      </w:rPr>
                    </w:r>
                  </w:del>
                </w:sdtContent>
              </w:sdt>
              <w:del w:author="Kanihaa" w:id="9" w:date="2026-09-25T08:48:49Z"/>
            </w:sdtContent>
          </w:sdt>
        </w:p>
      </w:sdtContent>
    </w:sdt>
    <w:sdt>
      <w:sdtPr>
        <w:id w:val="-706870616"/>
        <w:tag w:val="goog_rdk_1564"/>
      </w:sdtPr>
      <w:sdtContent>
        <w:p w:rsidR="00000000" w:rsidDel="00000000" w:rsidP="00000000" w:rsidRDefault="00000000" w:rsidRPr="00000000" w14:paraId="000000E1">
          <w:pPr>
            <w:pStyle w:val="Heading1"/>
            <w:spacing w:after="280" w:before="280" w:line="240" w:lineRule="auto"/>
            <w:ind w:left="-1417.3228346456694"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ind w:left="720" w:firstLine="0"/>
              </w:pPr>
            </w:pPrChange>
          </w:pPr>
          <w:sdt>
            <w:sdtPr>
              <w:id w:val="-890785987"/>
              <w:tag w:val="goog_rdk_155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3441700"/>
                      <wp:effectExtent b="0" l="0" r="0" t="0"/>
                      <wp:docPr id="27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441700"/>
                              </a:xfrm>
                              <a:prstGeom prst="rect"/>
                              <a:ln/>
                            </pic:spPr>
                          </pic:pic>
                        </a:graphicData>
                      </a:graphic>
                    </wp:inline>
                  </w:drawing>
                </w:r>
              </w:del>
              <w:sdt>
                <w:sdtPr>
                  <w:id w:val="1625173621"/>
                  <w:tag w:val="goog_rdk_155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 </w:delText>
                      <w:br w:type="textWrapping"/>
                    </w:r>
                  </w:del>
                </w:sdtContent>
              </w:sdt>
              <w:del w:author="Kanihaa" w:id="9" w:date="2026-09-25T08:48:49Z"/>
            </w:sdtContent>
          </w:sdt>
          <w:sdt>
            <w:sdtPr>
              <w:id w:val="-33074845"/>
              <w:tag w:val="goog_rdk_1557"/>
            </w:sdtPr>
            <w:sdtContent>
              <w:ins w:author="Swetha K" w:id="165" w:date="2026-09-23T14:36:18Z">
                <w:sdt>
                  <w:sdtPr>
                    <w:id w:val="-469797178"/>
                    <w:tag w:val="goog_rdk_155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71550" cy="3149600"/>
                            <wp:effectExtent b="0" l="0" r="0" t="0"/>
                            <wp:docPr id="197" name="image4.png"/>
                            <a:graphic>
                              <a:graphicData uri="http://schemas.openxmlformats.org/drawingml/2006/picture">
                                <pic:pic>
                                  <pic:nvPicPr>
                                    <pic:cNvPr id="0" name="image4.png"/>
                                    <pic:cNvPicPr preferRelativeResize="0"/>
                                  </pic:nvPicPr>
                                  <pic:blipFill>
                                    <a:blip r:embed="rId20"/>
                                    <a:srcRect b="-3836" l="2800" r="5200" t="2625"/>
                                    <a:stretch>
                                      <a:fillRect/>
                                    </a:stretch>
                                  </pic:blipFill>
                                  <pic:spPr>
                                    <a:xfrm>
                                      <a:off x="0" y="0"/>
                                      <a:ext cx="5771550" cy="3149600"/>
                                    </a:xfrm>
                                    <a:prstGeom prst="rect"/>
                                    <a:ln/>
                                  </pic:spPr>
                                </pic:pic>
                              </a:graphicData>
                            </a:graphic>
                          </wp:inline>
                        </w:drawing>
                      </w:r>
                    </w:del>
                  </w:sdtContent>
                </w:sdt>
              </w:ins>
            </w:sdtContent>
          </w:sdt>
          <w:sdt>
            <w:sdtPr>
              <w:id w:val="-1378863324"/>
              <w:tag w:val="goog_rdk_1559"/>
            </w:sdtPr>
            <w:sdtContent>
              <w:del w:author="Kanihaa" w:id="9" w:date="2026-09-25T08:48:49Z"/>
            </w:sdtContent>
          </w:sdt>
          <w:sdt>
            <w:sdtPr>
              <w:id w:val="-970014449"/>
              <w:tag w:val="goog_rdk_1560"/>
            </w:sdtPr>
            <w:sdtContent>
              <w:ins w:author="Dark Devil" w:id="166" w:date="2026-09-23T06:59:00Z">
                <w:sdt>
                  <w:sdtPr>
                    <w:id w:val="-654796544"/>
                    <w:tag w:val="goog_rdk_156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6575925" cy="3581475"/>
                            <wp:effectExtent b="0" l="0" r="0" t="0"/>
                            <wp:docPr id="260" name="image4.png"/>
                            <a:graphic>
                              <a:graphicData uri="http://schemas.openxmlformats.org/drawingml/2006/picture">
                                <pic:pic>
                                  <pic:nvPicPr>
                                    <pic:cNvPr id="0" name="image4.png"/>
                                    <pic:cNvPicPr preferRelativeResize="0"/>
                                  </pic:nvPicPr>
                                  <pic:blipFill>
                                    <a:blip r:embed="rId20"/>
                                    <a:srcRect b="-606" l="0" r="8000" t="-606"/>
                                    <a:stretch>
                                      <a:fillRect/>
                                    </a:stretch>
                                  </pic:blipFill>
                                  <pic:spPr>
                                    <a:xfrm>
                                      <a:off x="0" y="0"/>
                                      <a:ext cx="6575925" cy="3581475"/>
                                    </a:xfrm>
                                    <a:prstGeom prst="rect"/>
                                    <a:ln/>
                                  </pic:spPr>
                                </pic:pic>
                              </a:graphicData>
                            </a:graphic>
                          </wp:inline>
                        </w:drawing>
                      </w:r>
                    </w:del>
                  </w:sdtContent>
                </w:sdt>
              </w:ins>
            </w:sdtContent>
          </w:sdt>
          <w:sdt>
            <w:sdtPr>
              <w:id w:val="23531033"/>
              <w:tag w:val="goog_rdk_1562"/>
            </w:sdtPr>
            <w:sdtContent>
              <w:del w:author="Kanihaa" w:id="9" w:date="2026-09-25T08:48:49Z"/>
              <w:sdt>
                <w:sdtPr>
                  <w:id w:val="-1447079673"/>
                  <w:tag w:val="goog_rdk_1563"/>
                </w:sdtPr>
                <w:sdtContent>
                  <w:del w:author="Kanihaa" w:id="9" w:date="2026-09-25T08:48:49Z">
                    <w:r w:rsidDel="00000000" w:rsidR="00000000" w:rsidRPr="00000000">
                      <w:rPr>
                        <w:rtl w:val="0"/>
                      </w:rPr>
                    </w:r>
                  </w:del>
                </w:sdtContent>
              </w:sdt>
              <w:del w:author="Kanihaa" w:id="9" w:date="2026-09-25T08:48:49Z"/>
            </w:sdtContent>
          </w:sdt>
        </w:p>
      </w:sdtContent>
    </w:sdt>
    <w:sdt>
      <w:sdtPr>
        <w:id w:val="-638283838"/>
        <w:tag w:val="goog_rdk_1567"/>
      </w:sdtPr>
      <w:sdtContent>
        <w:p w:rsidR="00000000" w:rsidDel="00000000" w:rsidP="00000000" w:rsidRDefault="00000000" w:rsidRPr="00000000" w14:paraId="000000E2">
          <w:pPr>
            <w:numPr>
              <w:ilvl w:val="0"/>
              <w:numId w:val="21"/>
            </w:numPr>
            <w:spacing w:after="280" w:before="28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80" w:before="280" w:line="240" w:lineRule="auto"/>
                <w:ind w:left="720" w:hanging="360"/>
              </w:pPr>
            </w:pPrChange>
          </w:pPr>
          <w:sdt>
            <w:sdtPr>
              <w:id w:val="756913537"/>
              <w:tag w:val="goog_rdk_1565"/>
            </w:sdtPr>
            <w:sdtContent>
              <w:del w:author="Kanihaa" w:id="9" w:date="2026-09-25T08:48:49Z"/>
              <w:sdt>
                <w:sdtPr>
                  <w:id w:val="1948907263"/>
                  <w:tag w:val="goog_rdk_156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Fast API  Initialization </w:delText>
                    </w:r>
                  </w:del>
                </w:sdtContent>
              </w:sdt>
              <w:del w:author="Kanihaa" w:id="9" w:date="2026-09-25T08:48:49Z"/>
            </w:sdtContent>
          </w:sdt>
        </w:p>
      </w:sdtContent>
    </w:sdt>
    <w:sdt>
      <w:sdtPr>
        <w:id w:val="-1501611978"/>
        <w:tag w:val="goog_rdk_1575"/>
      </w:sdtPr>
      <w:sdtContent>
        <w:p w:rsidR="00000000" w:rsidDel="00000000" w:rsidP="00000000" w:rsidRDefault="00000000" w:rsidRPr="00000000" w14:paraId="000000E3">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529248444"/>
              <w:tag w:val="goog_rdk_1570"/>
            </w:sdtPr>
            <w:sdtContent>
              <w:ins w:author="Sharan 26" w:id="167" w:date="2026-09-22T19:26:33Z">
                <w:sdt>
                  <w:sdtPr>
                    <w:id w:val="1277087480"/>
                    <w:tag w:val="goog_rdk_1571"/>
                  </w:sdtPr>
                  <w:sdtContent>
                    <w:del w:author="Kanihaa" w:id="9" w:date="2026-09-25T08:48:49Z"/>
                  </w:sdtContent>
                </w:sdt>
              </w:ins>
              <w:sdt>
                <w:sdtPr>
                  <w:id w:val="1508684039"/>
                  <w:tag w:val="goog_rdk_1572"/>
                </w:sdtPr>
                <w:sdtContent>
                  <w:ins w:author="Sharan 26" w:id="167" w:date="2026-09-22T19:26:3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Sharan 26" w:id="167" w:date="2026-09-22T19:26:33Z">
                <w:del w:author="Kanihaa" w:id="9" w:date="2026-09-25T08:48:49Z"/>
              </w:ins>
            </w:sdtContent>
          </w:sdt>
          <w:sdt>
            <w:sdtPr>
              <w:id w:val="-2012055995"/>
              <w:tag w:val="goog_rdk_157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181600" cy="1419225"/>
                      <wp:effectExtent b="0" l="0" r="0" t="0"/>
                      <wp:docPr id="27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
                <w:sdtPr>
                  <w:id w:val="231429762"/>
                  <w:tag w:val="goog_rdk_1574"/>
                </w:sdtPr>
                <w:sdtContent>
                  <w:del w:author="Kanihaa" w:id="9" w:date="2026-09-25T08:48:49Z">
                    <w:r w:rsidDel="00000000" w:rsidR="00000000" w:rsidRPr="00000000">
                      <w:rPr>
                        <w:rtl w:val="0"/>
                      </w:rPr>
                    </w:r>
                  </w:del>
                </w:sdtContent>
              </w:sdt>
              <w:del w:author="Kanihaa" w:id="9" w:date="2026-09-25T08:48:49Z"/>
            </w:sdtContent>
          </w:sdt>
        </w:p>
      </w:sdtContent>
    </w:sdt>
    <w:sdt>
      <w:sdtPr>
        <w:id w:val="-71442780"/>
        <w:tag w:val="goog_rdk_1578"/>
      </w:sdtPr>
      <w:sdtContent>
        <w:p w:rsidR="00000000" w:rsidDel="00000000" w:rsidP="00000000" w:rsidRDefault="00000000" w:rsidRPr="00000000" w14:paraId="000000E4">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1080876005"/>
              <w:tag w:val="goog_rdk_1576"/>
            </w:sdtPr>
            <w:sdtContent>
              <w:del w:author="Kanihaa" w:id="9" w:date="2026-09-25T08:48:49Z"/>
              <w:sdt>
                <w:sdtPr>
                  <w:id w:val="-1333796"/>
                  <w:tag w:val="goog_rdk_1577"/>
                </w:sdtPr>
                <w:sdtContent>
                  <w:del w:author="Kanihaa" w:id="9" w:date="2026-09-25T08:48:49Z">
                    <w:r w:rsidDel="00000000" w:rsidR="00000000" w:rsidRPr="00000000">
                      <w:rPr>
                        <w:rtl w:val="0"/>
                      </w:rPr>
                    </w:r>
                  </w:del>
                </w:sdtContent>
              </w:sdt>
              <w:del w:author="Kanihaa" w:id="9" w:date="2026-09-25T08:48:49Z"/>
            </w:sdtContent>
          </w:sdt>
        </w:p>
      </w:sdtContent>
    </w:sdt>
    <w:sdt>
      <w:sdtPr>
        <w:id w:val="1438397361"/>
        <w:tag w:val="goog_rdk_1581"/>
      </w:sdtPr>
      <w:sdtContent>
        <w:p w:rsidR="00000000" w:rsidDel="00000000" w:rsidP="00000000" w:rsidRDefault="00000000" w:rsidRPr="00000000" w14:paraId="000000E5">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402335809"/>
              <w:tag w:val="goog_rdk_1579"/>
            </w:sdtPr>
            <w:sdtContent>
              <w:del w:author="Kanihaa" w:id="9" w:date="2026-09-25T08:48:49Z"/>
              <w:sdt>
                <w:sdtPr>
                  <w:id w:val="1284243287"/>
                  <w:tag w:val="goog_rdk_1580"/>
                </w:sdtPr>
                <w:sdtContent>
                  <w:del w:author="Kanihaa" w:id="9" w:date="2026-09-25T08:48:49Z">
                    <w:r w:rsidDel="00000000" w:rsidR="00000000" w:rsidRPr="00000000">
                      <w:rPr>
                        <w:rtl w:val="0"/>
                      </w:rPr>
                    </w:r>
                  </w:del>
                </w:sdtContent>
              </w:sdt>
              <w:del w:author="Kanihaa" w:id="9" w:date="2026-09-25T08:48:49Z"/>
            </w:sdtContent>
          </w:sdt>
        </w:p>
      </w:sdtContent>
    </w:sdt>
    <w:sdt>
      <w:sdtPr>
        <w:id w:val="-769190764"/>
        <w:tag w:val="goog_rdk_1584"/>
      </w:sdtPr>
      <w:sdtContent>
        <w:p w:rsidR="00000000" w:rsidDel="00000000" w:rsidP="00000000" w:rsidRDefault="00000000" w:rsidRPr="00000000" w14:paraId="000000E6">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2057253233"/>
              <w:tag w:val="goog_rdk_1582"/>
            </w:sdtPr>
            <w:sdtContent>
              <w:del w:author="Kanihaa" w:id="9" w:date="2026-09-25T08:48:49Z"/>
              <w:sdt>
                <w:sdtPr>
                  <w:id w:val="-2020611378"/>
                  <w:tag w:val="goog_rdk_1583"/>
                </w:sdtPr>
                <w:sdtContent>
                  <w:del w:author="Kanihaa" w:id="9" w:date="2026-09-25T08:48:49Z">
                    <w:r w:rsidDel="00000000" w:rsidR="00000000" w:rsidRPr="00000000">
                      <w:rPr>
                        <w:rtl w:val="0"/>
                      </w:rPr>
                    </w:r>
                  </w:del>
                </w:sdtContent>
              </w:sdt>
              <w:del w:author="Kanihaa" w:id="9" w:date="2026-09-25T08:48:49Z"/>
            </w:sdtContent>
          </w:sdt>
        </w:p>
      </w:sdtContent>
    </w:sdt>
    <w:sdt>
      <w:sdtPr>
        <w:id w:val="-2097432281"/>
        <w:tag w:val="goog_rdk_1591"/>
      </w:sdtPr>
      <w:sdtContent>
        <w:p w:rsidR="00000000" w:rsidDel="00000000" w:rsidP="00000000" w:rsidRDefault="00000000" w:rsidRPr="00000000" w14:paraId="000000E7">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560168484"/>
              <w:tag w:val="goog_rdk_1587"/>
            </w:sdtPr>
            <w:sdtContent>
              <w:ins w:author="R. Harish Ragavendran" w:id="168" w:date="2026-09-23T15:51:02Z">
                <w:sdt>
                  <w:sdtPr>
                    <w:id w:val="51776382"/>
                    <w:tag w:val="goog_rdk_158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181600" cy="1419225"/>
                            <wp:effectExtent b="0" l="0" r="0" t="0"/>
                            <wp:docPr id="214"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Content>
                </w:sdt>
              </w:ins>
            </w:sdtContent>
          </w:sdt>
          <w:sdt>
            <w:sdtPr>
              <w:id w:val="-1588590142"/>
              <w:tag w:val="goog_rdk_1589"/>
            </w:sdtPr>
            <w:sdtContent>
              <w:del w:author="Kanihaa" w:id="9" w:date="2026-09-25T08:48:49Z"/>
              <w:sdt>
                <w:sdtPr>
                  <w:id w:val="-2139167845"/>
                  <w:tag w:val="goog_rdk_1590"/>
                </w:sdtPr>
                <w:sdtContent>
                  <w:del w:author="Kanihaa" w:id="9" w:date="2026-09-25T08:48:49Z">
                    <w:r w:rsidDel="00000000" w:rsidR="00000000" w:rsidRPr="00000000">
                      <w:rPr>
                        <w:rtl w:val="0"/>
                      </w:rPr>
                    </w:r>
                  </w:del>
                </w:sdtContent>
              </w:sdt>
              <w:del w:author="Kanihaa" w:id="9" w:date="2026-09-25T08:48:49Z"/>
            </w:sdtContent>
          </w:sdt>
        </w:p>
      </w:sdtContent>
    </w:sdt>
    <w:sdt>
      <w:sdtPr>
        <w:id w:val="-2004397099"/>
        <w:tag w:val="goog_rdk_1594"/>
      </w:sdtPr>
      <w:sdtContent>
        <w:p w:rsidR="00000000" w:rsidDel="00000000" w:rsidP="00000000" w:rsidRDefault="00000000" w:rsidRPr="00000000" w14:paraId="000000E8">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2140356204"/>
              <w:tag w:val="goog_rdk_1592"/>
            </w:sdtPr>
            <w:sdtContent>
              <w:del w:author="Kanihaa" w:id="9" w:date="2026-09-25T08:48:49Z"/>
              <w:sdt>
                <w:sdtPr>
                  <w:id w:val="772754148"/>
                  <w:tag w:val="goog_rdk_1593"/>
                </w:sdtPr>
                <w:sdtContent>
                  <w:del w:author="Kanihaa" w:id="9" w:date="2026-09-25T08:48:49Z">
                    <w:r w:rsidDel="00000000" w:rsidR="00000000" w:rsidRPr="00000000">
                      <w:rPr>
                        <w:rtl w:val="0"/>
                      </w:rPr>
                    </w:r>
                  </w:del>
                </w:sdtContent>
              </w:sdt>
              <w:del w:author="Kanihaa" w:id="9" w:date="2026-09-25T08:48:49Z"/>
            </w:sdtContent>
          </w:sdt>
        </w:p>
      </w:sdtContent>
    </w:sdt>
    <w:sdt>
      <w:sdtPr>
        <w:id w:val="-2121715043"/>
        <w:tag w:val="goog_rdk_1597"/>
      </w:sdtPr>
      <w:sdtContent>
        <w:p w:rsidR="00000000" w:rsidDel="00000000" w:rsidP="00000000" w:rsidRDefault="00000000" w:rsidRPr="00000000" w14:paraId="000000E9">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80945186"/>
              <w:tag w:val="goog_rdk_1595"/>
            </w:sdtPr>
            <w:sdtContent>
              <w:del w:author="Kanihaa" w:id="9" w:date="2026-09-25T08:48:49Z"/>
              <w:sdt>
                <w:sdtPr>
                  <w:id w:val="1068855665"/>
                  <w:tag w:val="goog_rdk_1596"/>
                </w:sdtPr>
                <w:sdtContent>
                  <w:del w:author="Kanihaa" w:id="9" w:date="2026-09-25T08:48:49Z">
                    <w:r w:rsidDel="00000000" w:rsidR="00000000" w:rsidRPr="00000000">
                      <w:rPr>
                        <w:rtl w:val="0"/>
                      </w:rPr>
                    </w:r>
                  </w:del>
                </w:sdtContent>
              </w:sdt>
              <w:del w:author="Kanihaa" w:id="9" w:date="2026-09-25T08:48:49Z"/>
            </w:sdtContent>
          </w:sdt>
        </w:p>
      </w:sdtContent>
    </w:sdt>
    <w:sdt>
      <w:sdtPr>
        <w:id w:val="-869504620"/>
        <w:tag w:val="goog_rdk_1600"/>
      </w:sdtPr>
      <w:sdtContent>
        <w:p w:rsidR="00000000" w:rsidDel="00000000" w:rsidP="00000000" w:rsidRDefault="00000000" w:rsidRPr="00000000" w14:paraId="000000EA">
          <w:pPr>
            <w:pStyle w:val="Heading1"/>
            <w:spacing w:after="280" w:before="28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945958131"/>
              <w:tag w:val="goog_rdk_1598"/>
            </w:sdtPr>
            <w:sdtContent>
              <w:del w:author="Kanihaa" w:id="9" w:date="2026-09-25T08:48:49Z"/>
              <w:sdt>
                <w:sdtPr>
                  <w:id w:val="-1802660969"/>
                  <w:tag w:val="goog_rdk_1599"/>
                </w:sdtPr>
                <w:sdtContent>
                  <w:del w:author="Kanihaa" w:id="9" w:date="2026-09-25T08:48:49Z">
                    <w:r w:rsidDel="00000000" w:rsidR="00000000" w:rsidRPr="00000000">
                      <w:rPr>
                        <w:rtl w:val="0"/>
                      </w:rPr>
                    </w:r>
                  </w:del>
                </w:sdtContent>
              </w:sdt>
              <w:del w:author="Kanihaa" w:id="9" w:date="2026-09-25T08:48:49Z"/>
            </w:sdtContent>
          </w:sdt>
        </w:p>
      </w:sdtContent>
    </w:sdt>
    <w:sdt>
      <w:sdtPr>
        <w:id w:val="913502062"/>
        <w:tag w:val="goog_rdk_1604"/>
      </w:sdtPr>
      <w:sdtContent>
        <w:p w:rsidR="00000000" w:rsidDel="00000000" w:rsidP="00000000" w:rsidRDefault="00000000" w:rsidRPr="00000000" w14:paraId="000000EB">
          <w:pPr>
            <w:numPr>
              <w:ilvl w:val="0"/>
              <w:numId w:val="21"/>
            </w:numPr>
            <w:spacing w:after="280" w:before="28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21"/>
                </w:numPr>
                <w:spacing w:after="280" w:before="280" w:line="240" w:lineRule="auto"/>
                <w:ind w:left="720" w:hanging="360"/>
              </w:pPr>
            </w:pPrChange>
          </w:pPr>
          <w:sdt>
            <w:sdtPr>
              <w:id w:val="1570194913"/>
              <w:tag w:val="goog_rdk_1601"/>
            </w:sdtPr>
            <w:sdtContent>
              <w:del w:author="Kanihaa" w:id="9" w:date="2026-09-25T08:48:49Z"/>
              <w:sdt>
                <w:sdtPr>
                  <w:id w:val="-1665236727"/>
                  <w:tag w:val="goog_rdk_160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Load .env environment </w:delText>
                    </w:r>
                  </w:del>
                </w:sdtContent>
              </w:sdt>
              <w:del w:author="Kanihaa" w:id="9" w:date="2026-09-25T08:48:49Z">
                <w:sdt>
                  <w:sdtPr>
                    <w:id w:val="-348992603"/>
                    <w:tag w:val="goog_rdk_1603"/>
                  </w:sdtPr>
                  <w:sdtContent>
                    <w:r w:rsidDel="00000000" w:rsidR="00000000" w:rsidRPr="00000000">
                      <w:rPr>
                        <w:rtl w:val="0"/>
                      </w:rPr>
                    </w:r>
                  </w:sdtContent>
                </w:sdt>
              </w:del>
            </w:sdtContent>
          </w:sdt>
        </w:p>
      </w:sdtContent>
    </w:sdt>
    <w:sdt>
      <w:sdtPr>
        <w:id w:val="586394670"/>
        <w:tag w:val="goog_rdk_1611"/>
      </w:sdtPr>
      <w:sdtContent>
        <w:p w:rsidR="00000000" w:rsidDel="00000000" w:rsidP="00000000" w:rsidRDefault="00000000" w:rsidRPr="00000000" w14:paraId="000000EC">
          <w:pPr>
            <w:pStyle w:val="Heading1"/>
            <w:spacing w:after="280" w:before="280" w:line="240" w:lineRule="auto"/>
            <w:ind w:left="720" w:right="-1099.7244094488178"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ind w:left="720" w:firstLine="0"/>
              </w:pPr>
            </w:pPrChange>
          </w:pPr>
          <w:sdt>
            <w:sdtPr>
              <w:id w:val="-918158980"/>
              <w:tag w:val="goog_rdk_1607"/>
            </w:sdtPr>
            <w:sdtContent>
              <w:ins w:author="Kiruba K" w:id="169" w:date="2026-09-22T08:18:03Z">
                <w:sdt>
                  <w:sdtPr>
                    <w:id w:val="-1031150995"/>
                    <w:tag w:val="goog_rdk_160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u w:val="none"/>
                            </w:rPr>
                          </w:rPrChange>
                        </w:rPr>
                        <w:drawing>
                          <wp:inline distB="114300" distT="114300" distL="114300" distR="114300">
                            <wp:extent cx="5731200" cy="4330700"/>
                            <wp:effectExtent b="0" l="0" r="0" t="0"/>
                            <wp:docPr id="28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Content>
                </w:sdt>
              </w:ins>
            </w:sdtContent>
          </w:sdt>
          <w:sdt>
            <w:sdtPr>
              <w:id w:val="1045339222"/>
              <w:tag w:val="goog_rdk_160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4330700"/>
                      <wp:effectExtent b="0" l="0" r="0" t="0"/>
                      <wp:docPr id="27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
                <w:sdtPr>
                  <w:id w:val="771056658"/>
                  <w:tag w:val="goog_rdk_1610"/>
                </w:sdtPr>
                <w:sdtContent>
                  <w:del w:author="Kanihaa" w:id="9" w:date="2026-09-25T08:48:49Z">
                    <w:r w:rsidDel="00000000" w:rsidR="00000000" w:rsidRPr="00000000">
                      <w:rPr>
                        <w:rtl w:val="0"/>
                      </w:rPr>
                    </w:r>
                  </w:del>
                </w:sdtContent>
              </w:sdt>
              <w:del w:author="Kanihaa" w:id="9" w:date="2026-09-25T08:48:49Z"/>
            </w:sdtContent>
          </w:sdt>
        </w:p>
      </w:sdtContent>
    </w:sdt>
    <w:sdt>
      <w:sdtPr>
        <w:id w:val="-2065467102"/>
        <w:tag w:val="goog_rdk_1615"/>
      </w:sdtPr>
      <w:sdtContent>
        <w:p w:rsidR="00000000" w:rsidDel="00000000" w:rsidP="00000000" w:rsidRDefault="00000000" w:rsidRPr="00000000" w14:paraId="000000E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406457437"/>
              <w:tag w:val="goog_rdk_1612"/>
            </w:sdtPr>
            <w:sdtContent>
              <w:del w:author="Kanihaa" w:id="9" w:date="2026-09-25T08:48:49Z"/>
              <w:sdt>
                <w:sdtPr>
                  <w:id w:val="-335563778"/>
                  <w:tag w:val="goog_rdk_161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2.2: Main Functionality code routings</w:delText>
                      <w:br w:type="textWrapping"/>
                    </w:r>
                  </w:del>
                </w:sdtContent>
              </w:sdt>
              <w:del w:author="Kanihaa" w:id="9" w:date="2026-09-25T08:48:49Z">
                <w:sdt>
                  <w:sdtPr>
                    <w:id w:val="520075433"/>
                    <w:tag w:val="goog_rdk_1614"/>
                  </w:sdtPr>
                  <w:sdtContent>
                    <w:r w:rsidDel="00000000" w:rsidR="00000000" w:rsidRPr="00000000">
                      <w:rPr>
                        <w:rtl w:val="0"/>
                      </w:rPr>
                    </w:r>
                  </w:sdtContent>
                </w:sdt>
              </w:del>
            </w:sdtContent>
          </w:sdt>
        </w:p>
      </w:sdtContent>
    </w:sdt>
    <w:sdt>
      <w:sdtPr>
        <w:id w:val="-1588088394"/>
        <w:tag w:val="goog_rdk_1623"/>
      </w:sdtPr>
      <w:sdtContent>
        <w:p w:rsidR="00000000" w:rsidDel="00000000" w:rsidP="00000000" w:rsidRDefault="00000000" w:rsidRPr="00000000" w14:paraId="000000EE">
          <w:pPr>
            <w:numPr>
              <w:ilvl w:val="0"/>
              <w:numId w:val="21"/>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40" w:before="240" w:line="240" w:lineRule="auto"/>
                <w:ind w:left="720" w:hanging="360"/>
              </w:pPr>
            </w:pPrChange>
          </w:pPr>
          <w:sdt>
            <w:sdtPr>
              <w:id w:val="-665294184"/>
              <w:tag w:val="goog_rdk_1616"/>
            </w:sdtPr>
            <w:sdtContent>
              <w:del w:author="Kanihaa" w:id="9" w:date="2026-09-25T08:48:49Z"/>
              <w:sdt>
                <w:sdtPr>
                  <w:id w:val="-1038454554"/>
                  <w:tag w:val="goog_rdk_161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/generate-home</w:delText>
                    </w:r>
                  </w:del>
                </w:sdtContent>
              </w:sdt>
              <w:del w:author="Kanihaa" w:id="9" w:date="2026-09-25T08:48:49Z">
                <w:sdt>
                  <w:sdtPr>
                    <w:id w:val="-170110152"/>
                    <w:tag w:val="goog_rdk_16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Generates home interior recommendations (furniture, decor, </w:delText>
                    </w:r>
                  </w:sdtContent>
                </w:sdt>
              </w:del>
            </w:sdtContent>
          </w:sdt>
          <w:sdt>
            <w:sdtPr>
              <w:id w:val="-880097734"/>
              <w:tag w:val="goog_rdk_1619"/>
            </w:sdtPr>
            <w:sdtContent>
              <w:ins w:author="Abdhulkalam Azadh" w:id="170" w:date="2026-09-21T12:53:36Z">
                <w:sdt>
                  <w:sdtPr>
                    <w:id w:val="-1872802729"/>
                    <w:tag w:val="goog_rdk_162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4330700"/>
                            <wp:effectExtent b="0" l="0" r="0" t="0"/>
                            <wp:docPr id="27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4330700"/>
                                    </a:xfrm>
                                    <a:prstGeom prst="rect"/>
                                    <a:ln/>
                                  </pic:spPr>
                                </pic:pic>
                              </a:graphicData>
                            </a:graphic>
                          </wp:inline>
                        </w:drawing>
                      </w:r>
                    </w:del>
                  </w:sdtContent>
                </w:sdt>
              </w:ins>
            </w:sdtContent>
          </w:sdt>
          <w:sdt>
            <w:sdtPr>
              <w:id w:val="502965338"/>
              <w:tag w:val="goog_rdk_1621"/>
            </w:sdtPr>
            <w:sdtContent>
              <w:del w:author="Kanihaa" w:id="9" w:date="2026-09-25T08:48:49Z"/>
              <w:sdt>
                <w:sdtPr>
                  <w:id w:val="-176015636"/>
                  <w:tag w:val="goog_rdk_162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lighting)</w:delText>
                    </w:r>
                  </w:del>
                </w:sdtContent>
              </w:sdt>
              <w:del w:author="Kanihaa" w:id="9" w:date="2026-09-25T08:48:49Z"/>
            </w:sdtContent>
          </w:sdt>
        </w:p>
      </w:sdtContent>
    </w:sdt>
    <w:sdt>
      <w:sdtPr>
        <w:id w:val="1819881489"/>
        <w:tag w:val="goog_rdk_1626"/>
      </w:sdtPr>
      <w:sdtContent>
        <w:p w:rsidR="00000000" w:rsidDel="00000000" w:rsidP="00000000" w:rsidRDefault="00000000" w:rsidRPr="00000000" w14:paraId="000000EF">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371474973"/>
              <w:tag w:val="goog_rdk_162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660400"/>
                      <wp:effectExtent b="0" l="0" r="0" t="0"/>
                      <wp:docPr id="277"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731200" cy="660400"/>
                              </a:xfrm>
                              <a:prstGeom prst="rect"/>
                              <a:ln/>
                            </pic:spPr>
                          </pic:pic>
                        </a:graphicData>
                      </a:graphic>
                    </wp:inline>
                  </w:drawing>
                </w:r>
              </w:del>
              <w:sdt>
                <w:sdtPr>
                  <w:id w:val="-520769782"/>
                  <w:tag w:val="goog_rdk_1625"/>
                </w:sdtPr>
                <w:sdtContent>
                  <w:del w:author="Kanihaa" w:id="9" w:date="2026-09-25T08:48:49Z">
                    <w:r w:rsidDel="00000000" w:rsidR="00000000" w:rsidRPr="00000000">
                      <w:rPr>
                        <w:rtl w:val="0"/>
                      </w:rPr>
                    </w:r>
                  </w:del>
                </w:sdtContent>
              </w:sdt>
              <w:del w:author="Kanihaa" w:id="9" w:date="2026-09-25T08:48:49Z"/>
            </w:sdtContent>
          </w:sdt>
        </w:p>
      </w:sdtContent>
    </w:sdt>
    <w:sdt>
      <w:sdtPr>
        <w:id w:val="-1968635951"/>
        <w:tag w:val="goog_rdk_1630"/>
      </w:sdtPr>
      <w:sdtContent>
        <w:p w:rsidR="00000000" w:rsidDel="00000000" w:rsidP="00000000" w:rsidRDefault="00000000" w:rsidRPr="00000000" w14:paraId="000000F0">
          <w:pPr>
            <w:numPr>
              <w:ilvl w:val="0"/>
              <w:numId w:val="33"/>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33"/>
                </w:numPr>
                <w:spacing w:after="240" w:before="240" w:line="240" w:lineRule="auto"/>
                <w:ind w:left="1440" w:hanging="360"/>
              </w:pPr>
            </w:pPrChange>
          </w:pPr>
          <w:sdt>
            <w:sdtPr>
              <w:id w:val="-1919163845"/>
              <w:tag w:val="goog_rdk_1627"/>
            </w:sdtPr>
            <w:sdtContent>
              <w:del w:author="Kanihaa" w:id="9" w:date="2026-09-25T08:48:49Z"/>
              <w:sdt>
                <w:sdtPr>
                  <w:id w:val="516966457"/>
                  <w:tag w:val="goog_rdk_162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get home_recommendations by using the function</w:delText>
                    </w:r>
                  </w:del>
                </w:sdtContent>
              </w:sdt>
              <w:del w:author="Kanihaa" w:id="9" w:date="2026-09-25T08:48:49Z">
                <w:sdt>
                  <w:sdtPr>
                    <w:id w:val="2111408482"/>
                    <w:tag w:val="goog_rdk_1629"/>
                  </w:sdtPr>
                  <w:sdtContent>
                    <w:r w:rsidDel="00000000" w:rsidR="00000000" w:rsidRPr="00000000">
                      <w:rPr>
                        <w:rtl w:val="0"/>
                      </w:rPr>
                    </w:r>
                  </w:sdtContent>
                </w:sdt>
              </w:del>
            </w:sdtContent>
          </w:sdt>
        </w:p>
      </w:sdtContent>
    </w:sdt>
    <w:sdt>
      <w:sdtPr>
        <w:id w:val="-1575016394"/>
        <w:tag w:val="goog_rdk_1633"/>
      </w:sdtPr>
      <w:sdtContent>
        <w:p w:rsidR="00000000" w:rsidDel="00000000" w:rsidP="00000000" w:rsidRDefault="00000000" w:rsidRPr="00000000" w14:paraId="000000F1">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254389011"/>
              <w:tag w:val="goog_rdk_163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822700"/>
                      <wp:effectExtent b="0" l="0" r="0" t="0"/>
                      <wp:docPr id="27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3822700"/>
                              </a:xfrm>
                              <a:prstGeom prst="rect"/>
                              <a:ln/>
                            </pic:spPr>
                          </pic:pic>
                        </a:graphicData>
                      </a:graphic>
                    </wp:inline>
                  </w:drawing>
                </w:r>
              </w:del>
              <w:sdt>
                <w:sdtPr>
                  <w:id w:val="-1934610384"/>
                  <w:tag w:val="goog_rdk_1632"/>
                </w:sdtPr>
                <w:sdtContent>
                  <w:del w:author="Kanihaa" w:id="9" w:date="2026-09-25T08:48:49Z">
                    <w:r w:rsidDel="00000000" w:rsidR="00000000" w:rsidRPr="00000000">
                      <w:rPr>
                        <w:rtl w:val="0"/>
                      </w:rPr>
                    </w:r>
                  </w:del>
                </w:sdtContent>
              </w:sdt>
              <w:del w:author="Kanihaa" w:id="9" w:date="2026-09-25T08:48:49Z"/>
            </w:sdtContent>
          </w:sdt>
        </w:p>
      </w:sdtContent>
    </w:sdt>
    <w:sdt>
      <w:sdtPr>
        <w:id w:val="-1705487269"/>
        <w:tag w:val="goog_rdk_1637"/>
      </w:sdtPr>
      <w:sdtContent>
        <w:p w:rsidR="00000000" w:rsidDel="00000000" w:rsidP="00000000" w:rsidRDefault="00000000" w:rsidRPr="00000000" w14:paraId="000000F2">
          <w:pPr>
            <w:numPr>
              <w:ilvl w:val="0"/>
              <w:numId w:val="37"/>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37"/>
                </w:numPr>
                <w:spacing w:after="240" w:before="240" w:line="240" w:lineRule="auto"/>
                <w:ind w:left="1440" w:hanging="360"/>
              </w:pPr>
            </w:pPrChange>
          </w:pPr>
          <w:sdt>
            <w:sdtPr>
              <w:id w:val="-1488100731"/>
              <w:tag w:val="goog_rdk_1634"/>
            </w:sdtPr>
            <w:sdtContent>
              <w:del w:author="Kanihaa" w:id="9" w:date="2026-09-25T08:48:49Z"/>
              <w:sdt>
                <w:sdtPr>
                  <w:id w:val="-369617415"/>
                  <w:tag w:val="goog_rdk_163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linking the websites like amazon,flipkar,ikea ect…. to get the products</w:delText>
                    </w:r>
                  </w:del>
                </w:sdtContent>
              </w:sdt>
              <w:del w:author="Kanihaa" w:id="9" w:date="2026-09-25T08:48:49Z">
                <w:sdt>
                  <w:sdtPr>
                    <w:id w:val="1889352510"/>
                    <w:tag w:val="goog_rdk_1636"/>
                  </w:sdtPr>
                  <w:sdtContent>
                    <w:r w:rsidDel="00000000" w:rsidR="00000000" w:rsidRPr="00000000">
                      <w:rPr>
                        <w:rtl w:val="0"/>
                      </w:rPr>
                    </w:r>
                  </w:sdtContent>
                </w:sdt>
              </w:del>
            </w:sdtContent>
          </w:sdt>
        </w:p>
      </w:sdtContent>
    </w:sdt>
    <w:sdt>
      <w:sdtPr>
        <w:id w:val="1686739055"/>
        <w:tag w:val="goog_rdk_1640"/>
      </w:sdtPr>
      <w:sdtContent>
        <w:p w:rsidR="00000000" w:rsidDel="00000000" w:rsidP="00000000" w:rsidRDefault="00000000" w:rsidRPr="00000000" w14:paraId="000000F3">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888870498"/>
              <w:tag w:val="goog_rdk_163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530600"/>
                      <wp:effectExtent b="0" l="0" r="0" t="0"/>
                      <wp:docPr id="279"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731200" cy="3530600"/>
                              </a:xfrm>
                              <a:prstGeom prst="rect"/>
                              <a:ln/>
                            </pic:spPr>
                          </pic:pic>
                        </a:graphicData>
                      </a:graphic>
                    </wp:inline>
                  </w:drawing>
                </w:r>
              </w:del>
              <w:sdt>
                <w:sdtPr>
                  <w:id w:val="425868994"/>
                  <w:tag w:val="goog_rdk_1639"/>
                </w:sdtPr>
                <w:sdtContent>
                  <w:del w:author="Kanihaa" w:id="9" w:date="2026-09-25T08:48:49Z">
                    <w:r w:rsidDel="00000000" w:rsidR="00000000" w:rsidRPr="00000000">
                      <w:rPr>
                        <w:rtl w:val="0"/>
                      </w:rPr>
                    </w:r>
                  </w:del>
                </w:sdtContent>
              </w:sdt>
              <w:del w:author="Kanihaa" w:id="9" w:date="2026-09-25T08:48:49Z"/>
            </w:sdtContent>
          </w:sdt>
        </w:p>
      </w:sdtContent>
    </w:sdt>
    <w:sdt>
      <w:sdtPr>
        <w:id w:val="-721484318"/>
        <w:tag w:val="goog_rdk_1643"/>
      </w:sdtPr>
      <w:sdtContent>
        <w:p w:rsidR="00000000" w:rsidDel="00000000" w:rsidP="00000000" w:rsidRDefault="00000000" w:rsidRPr="00000000" w14:paraId="000000F4">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510918975"/>
              <w:tag w:val="goog_rdk_164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1409700"/>
                      <wp:effectExtent b="0" l="0" r="0" t="0"/>
                      <wp:docPr id="280"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1409700"/>
                              </a:xfrm>
                              <a:prstGeom prst="rect"/>
                              <a:ln/>
                            </pic:spPr>
                          </pic:pic>
                        </a:graphicData>
                      </a:graphic>
                    </wp:inline>
                  </w:drawing>
                </w:r>
              </w:del>
              <w:sdt>
                <w:sdtPr>
                  <w:id w:val="-1308868216"/>
                  <w:tag w:val="goog_rdk_164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2095716123"/>
        <w:tag w:val="goog_rdk_1647"/>
      </w:sdtPr>
      <w:sdtContent>
        <w:p w:rsidR="00000000" w:rsidDel="00000000" w:rsidP="00000000" w:rsidRDefault="00000000" w:rsidRPr="00000000" w14:paraId="000000F5">
          <w:pPr>
            <w:numPr>
              <w:ilvl w:val="0"/>
              <w:numId w:val="21"/>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40" w:before="240" w:line="240" w:lineRule="auto"/>
                <w:ind w:left="720" w:hanging="360"/>
              </w:pPr>
            </w:pPrChange>
          </w:pPr>
          <w:sdt>
            <w:sdtPr>
              <w:id w:val="-1848881102"/>
              <w:tag w:val="goog_rdk_1644"/>
            </w:sdtPr>
            <w:sdtContent>
              <w:del w:author="Kanihaa" w:id="9" w:date="2026-09-25T08:48:49Z"/>
              <w:sdt>
                <w:sdtPr>
                  <w:id w:val="713398487"/>
                  <w:tag w:val="goog_rdk_164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/generate-party</w:delText>
                    </w:r>
                  </w:del>
                </w:sdtContent>
              </w:sdt>
              <w:del w:author="Kanihaa" w:id="9" w:date="2026-09-25T08:48:49Z">
                <w:sdt>
                  <w:sdtPr>
                    <w:id w:val="-860423013"/>
                    <w:tag w:val="goog_rdk_16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Suggests catering, venue, and decoration options for events</w:delText>
                    </w:r>
                  </w:sdtContent>
                </w:sdt>
              </w:del>
            </w:sdtContent>
          </w:sdt>
        </w:p>
      </w:sdtContent>
    </w:sdt>
    <w:sdt>
      <w:sdtPr>
        <w:id w:val="303100970"/>
        <w:tag w:val="goog_rdk_1650"/>
      </w:sdtPr>
      <w:sdtContent>
        <w:p w:rsidR="00000000" w:rsidDel="00000000" w:rsidP="00000000" w:rsidRDefault="00000000" w:rsidRPr="00000000" w14:paraId="000000F6">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947283902"/>
              <w:tag w:val="goog_rdk_164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673100"/>
                      <wp:effectExtent b="0" l="0" r="0" t="0"/>
                      <wp:docPr id="281"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5731200" cy="673100"/>
                              </a:xfrm>
                              <a:prstGeom prst="rect"/>
                              <a:ln/>
                            </pic:spPr>
                          </pic:pic>
                        </a:graphicData>
                      </a:graphic>
                    </wp:inline>
                  </w:drawing>
                </w:r>
              </w:del>
              <w:sdt>
                <w:sdtPr>
                  <w:id w:val="1856818012"/>
                  <w:tag w:val="goog_rdk_1649"/>
                </w:sdtPr>
                <w:sdtContent>
                  <w:del w:author="Kanihaa" w:id="9" w:date="2026-09-25T08:48:49Z">
                    <w:r w:rsidDel="00000000" w:rsidR="00000000" w:rsidRPr="00000000">
                      <w:rPr>
                        <w:rtl w:val="0"/>
                      </w:rPr>
                    </w:r>
                  </w:del>
                </w:sdtContent>
              </w:sdt>
              <w:del w:author="Kanihaa" w:id="9" w:date="2026-09-25T08:48:49Z"/>
            </w:sdtContent>
          </w:sdt>
        </w:p>
      </w:sdtContent>
    </w:sdt>
    <w:sdt>
      <w:sdtPr>
        <w:id w:val="1490944227"/>
        <w:tag w:val="goog_rdk_1658"/>
      </w:sdtPr>
      <w:sdtContent>
        <w:p w:rsidR="00000000" w:rsidDel="00000000" w:rsidP="00000000" w:rsidRDefault="00000000" w:rsidRPr="00000000" w14:paraId="000000F7">
          <w:pPr>
            <w:numPr>
              <w:ilvl w:val="0"/>
              <w:numId w:val="33"/>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3"/>
                </w:numPr>
                <w:spacing w:after="240" w:before="240" w:line="240" w:lineRule="auto"/>
                <w:ind w:left="1440" w:hanging="360"/>
              </w:pPr>
            </w:pPrChange>
          </w:pPr>
          <w:sdt>
            <w:sdtPr>
              <w:id w:val="685226790"/>
              <w:tag w:val="goog_rdk_1651"/>
            </w:sdtPr>
            <w:sdtContent>
              <w:del w:author="Kanihaa" w:id="9" w:date="2026-09-25T08:48:49Z"/>
              <w:sdt>
                <w:sdtPr>
                  <w:id w:val="-254607333"/>
                  <w:tag w:val="goog_rdk_165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get home_recommendations by </w:delText>
                    </w:r>
                  </w:del>
                </w:sdtContent>
              </w:sdt>
              <w:del w:author="Kanihaa" w:id="9" w:date="2026-09-25T08:48:49Z"/>
            </w:sdtContent>
          </w:sdt>
          <w:sdt>
            <w:sdtPr>
              <w:id w:val="-1980101889"/>
              <w:tag w:val="goog_rdk_1653"/>
            </w:sdtPr>
            <w:sdtContent>
              <w:ins w:author="Preethi Shanmugam" w:id="171" w:date="2026-09-24T06:11:14Z">
                <w:sdt>
                  <w:sdtPr>
                    <w:id w:val="-91111117"/>
                    <w:tag w:val="goog_rdk_1654"/>
                  </w:sdtPr>
                  <w:sdtContent>
                    <w:del w:author="Kanihaa" w:id="9" w:date="2026-09-25T08:48:49Z"/>
                  </w:sdtContent>
                </w:sdt>
              </w:ins>
              <w:sdt>
                <w:sdtPr>
                  <w:id w:val="-1598989087"/>
                  <w:tag w:val="goog_rdk_1655"/>
                </w:sdtPr>
                <w:sdtContent>
                  <w:ins w:author="Preethi Shanmugam" w:id="171" w:date="2026-09-24T06:11: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Preethi Shanmugam" w:id="171" w:date="2026-09-24T06:11:14Z">
                <w:del w:author="Kanihaa" w:id="9" w:date="2026-09-25T08:48:49Z"/>
              </w:ins>
            </w:sdtContent>
          </w:sdt>
          <w:sdt>
            <w:sdtPr>
              <w:id w:val="-1662165517"/>
              <w:tag w:val="goog_rdk_1656"/>
            </w:sdtPr>
            <w:sdtContent>
              <w:del w:author="Kanihaa" w:id="9" w:date="2026-09-25T08:48:49Z"/>
              <w:sdt>
                <w:sdtPr>
                  <w:id w:val="-278898409"/>
                  <w:tag w:val="goog_rdk_165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using the function</w:delText>
                    </w:r>
                  </w:del>
                </w:sdtContent>
              </w:sdt>
              <w:del w:author="Kanihaa" w:id="9" w:date="2026-09-25T08:48:49Z"/>
            </w:sdtContent>
          </w:sdt>
        </w:p>
      </w:sdtContent>
    </w:sdt>
    <w:sdt>
      <w:sdtPr>
        <w:id w:val="-1268896921"/>
        <w:tag w:val="goog_rdk_1661"/>
      </w:sdtPr>
      <w:sdtContent>
        <w:p w:rsidR="00000000" w:rsidDel="00000000" w:rsidP="00000000" w:rsidRDefault="00000000" w:rsidRPr="00000000" w14:paraId="000000F8">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660673967"/>
              <w:tag w:val="goog_rdk_165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4368800"/>
                      <wp:effectExtent b="0" l="0" r="0" t="0"/>
                      <wp:docPr id="283"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731200" cy="4368800"/>
                              </a:xfrm>
                              <a:prstGeom prst="rect"/>
                              <a:ln/>
                            </pic:spPr>
                          </pic:pic>
                        </a:graphicData>
                      </a:graphic>
                    </wp:inline>
                  </w:drawing>
                </w:r>
              </w:del>
              <w:sdt>
                <w:sdtPr>
                  <w:id w:val="-1285027988"/>
                  <w:tag w:val="goog_rdk_1660"/>
                </w:sdtPr>
                <w:sdtContent>
                  <w:del w:author="Kanihaa" w:id="9" w:date="2026-09-25T08:48:49Z">
                    <w:r w:rsidDel="00000000" w:rsidR="00000000" w:rsidRPr="00000000">
                      <w:rPr>
                        <w:rtl w:val="0"/>
                      </w:rPr>
                    </w:r>
                  </w:del>
                </w:sdtContent>
              </w:sdt>
              <w:del w:author="Kanihaa" w:id="9" w:date="2026-09-25T08:48:49Z"/>
            </w:sdtContent>
          </w:sdt>
        </w:p>
      </w:sdtContent>
    </w:sdt>
    <w:sdt>
      <w:sdtPr>
        <w:id w:val="1890606142"/>
        <w:tag w:val="goog_rdk_1665"/>
      </w:sdtPr>
      <w:sdtContent>
        <w:p w:rsidR="00000000" w:rsidDel="00000000" w:rsidP="00000000" w:rsidRDefault="00000000" w:rsidRPr="00000000" w14:paraId="000000F9">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008374741"/>
              <w:tag w:val="goog_rdk_1662"/>
            </w:sdtPr>
            <w:sdtContent>
              <w:del w:author="Kanihaa" w:id="9" w:date="2026-09-25T08:48:49Z"/>
              <w:sdt>
                <w:sdtPr>
                  <w:id w:val="-894422799"/>
                  <w:tag w:val="goog_rdk_166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5016500"/>
                      <wp:effectExtent b="0" l="0" r="0" t="0"/>
                      <wp:docPr id="285"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731200" cy="5016500"/>
                              </a:xfrm>
                              <a:prstGeom prst="rect"/>
                              <a:ln/>
                            </pic:spPr>
                          </pic:pic>
                        </a:graphicData>
                      </a:graphic>
                    </wp:inline>
                  </w:drawing>
                </w:r>
                <w:sdt>
                  <w:sdtPr>
                    <w:id w:val="-756184023"/>
                    <w:tag w:val="goog_rdk_1664"/>
                  </w:sdtPr>
                  <w:sdtContent>
                    <w:r w:rsidDel="00000000" w:rsidR="00000000" w:rsidRPr="00000000">
                      <w:rPr>
                        <w:rtl w:val="0"/>
                      </w:rPr>
                    </w:r>
                  </w:sdtContent>
                </w:sdt>
              </w:del>
            </w:sdtContent>
          </w:sdt>
        </w:p>
      </w:sdtContent>
    </w:sdt>
    <w:sdt>
      <w:sdtPr>
        <w:id w:val="-2141915551"/>
        <w:tag w:val="goog_rdk_1668"/>
      </w:sdtPr>
      <w:sdtContent>
        <w:p w:rsidR="00000000" w:rsidDel="00000000" w:rsidP="00000000" w:rsidRDefault="00000000" w:rsidRPr="00000000" w14:paraId="000000FA">
          <w:pPr>
            <w:numPr>
              <w:ilvl w:val="0"/>
              <w:numId w:val="37"/>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37"/>
                </w:numPr>
                <w:spacing w:after="240" w:before="240" w:line="240" w:lineRule="auto"/>
                <w:ind w:left="1440" w:hanging="360"/>
              </w:pPr>
            </w:pPrChange>
          </w:pPr>
          <w:sdt>
            <w:sdtPr>
              <w:id w:val="1191624335"/>
              <w:tag w:val="goog_rdk_1666"/>
            </w:sdtPr>
            <w:sdtContent>
              <w:del w:author="Kanihaa" w:id="9" w:date="2026-09-25T08:48:49Z"/>
              <w:sdt>
                <w:sdtPr>
                  <w:id w:val="518732062"/>
                  <w:tag w:val="goog_rdk_166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linking the websites like amazon,flipkar,ikea ect…. to get the products</w:delText>
                    </w:r>
                  </w:del>
                </w:sdtContent>
              </w:sdt>
              <w:del w:author="Kanihaa" w:id="9" w:date="2026-09-25T08:48:49Z"/>
            </w:sdtContent>
          </w:sdt>
        </w:p>
      </w:sdtContent>
    </w:sdt>
    <w:sdt>
      <w:sdtPr>
        <w:id w:val="-160830753"/>
        <w:tag w:val="goog_rdk_1671"/>
      </w:sdtPr>
      <w:sdtContent>
        <w:p w:rsidR="00000000" w:rsidDel="00000000" w:rsidP="00000000" w:rsidRDefault="00000000" w:rsidRPr="00000000" w14:paraId="000000FB">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283076410"/>
              <w:tag w:val="goog_rdk_1669"/>
            </w:sdtPr>
            <w:sdtContent>
              <w:del w:author="Kanihaa" w:id="9" w:date="2026-09-25T08:48:49Z"/>
              <w:sdt>
                <w:sdtPr>
                  <w:id w:val="-1979640953"/>
                  <w:tag w:val="goog_rdk_1670"/>
                </w:sdtPr>
                <w:sdtContent>
                  <w:del w:author="Kanihaa" w:id="9" w:date="2026-09-25T08:48:49Z">
                    <w:r w:rsidDel="00000000" w:rsidR="00000000" w:rsidRPr="00000000">
                      <w:rPr>
                        <w:rtl w:val="0"/>
                      </w:rPr>
                    </w:r>
                  </w:del>
                </w:sdtContent>
              </w:sdt>
              <w:del w:author="Kanihaa" w:id="9" w:date="2026-09-25T08:48:49Z"/>
            </w:sdtContent>
          </w:sdt>
        </w:p>
      </w:sdtContent>
    </w:sdt>
    <w:sdt>
      <w:sdtPr>
        <w:id w:val="1959120687"/>
        <w:tag w:val="goog_rdk_1674"/>
      </w:sdtPr>
      <w:sdtContent>
        <w:p w:rsidR="00000000" w:rsidDel="00000000" w:rsidP="00000000" w:rsidRDefault="00000000" w:rsidRPr="00000000" w14:paraId="000000FC">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266302606"/>
              <w:tag w:val="goog_rdk_167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898900"/>
                      <wp:effectExtent b="0" l="0" r="0" t="0"/>
                      <wp:docPr id="28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3898900"/>
                              </a:xfrm>
                              <a:prstGeom prst="rect"/>
                              <a:ln/>
                            </pic:spPr>
                          </pic:pic>
                        </a:graphicData>
                      </a:graphic>
                    </wp:inline>
                  </w:drawing>
                </w:r>
              </w:del>
              <w:sdt>
                <w:sdtPr>
                  <w:id w:val="185648144"/>
                  <w:tag w:val="goog_rdk_1673"/>
                </w:sdtPr>
                <w:sdtContent>
                  <w:del w:author="Kanihaa" w:id="9" w:date="2026-09-25T08:48:49Z">
                    <w:r w:rsidDel="00000000" w:rsidR="00000000" w:rsidRPr="00000000">
                      <w:rPr>
                        <w:rtl w:val="0"/>
                      </w:rPr>
                    </w:r>
                  </w:del>
                </w:sdtContent>
              </w:sdt>
              <w:del w:author="Kanihaa" w:id="9" w:date="2026-09-25T08:48:49Z"/>
            </w:sdtContent>
          </w:sdt>
        </w:p>
      </w:sdtContent>
    </w:sdt>
    <w:sdt>
      <w:sdtPr>
        <w:id w:val="922285711"/>
        <w:tag w:val="goog_rdk_1678"/>
      </w:sdtPr>
      <w:sdtContent>
        <w:p w:rsidR="00000000" w:rsidDel="00000000" w:rsidP="00000000" w:rsidRDefault="00000000" w:rsidRPr="00000000" w14:paraId="000000FD">
          <w:pPr>
            <w:numPr>
              <w:ilvl w:val="0"/>
              <w:numId w:val="17"/>
            </w:numPr>
            <w:spacing w:after="240" w:before="240" w:line="240" w:lineRule="auto"/>
            <w:ind w:left="144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17"/>
                </w:numPr>
                <w:spacing w:after="240" w:before="240" w:line="240" w:lineRule="auto"/>
                <w:ind w:left="1440" w:hanging="360"/>
              </w:pPr>
            </w:pPrChange>
          </w:pPr>
          <w:sdt>
            <w:sdtPr>
              <w:id w:val="-1810114460"/>
              <w:tag w:val="goog_rdk_1675"/>
            </w:sdtPr>
            <w:sdtContent>
              <w:del w:author="Kanihaa" w:id="9" w:date="2026-09-25T08:48:49Z"/>
              <w:sdt>
                <w:sdtPr>
                  <w:id w:val="-1622783004"/>
                  <w:tag w:val="goog_rdk_167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using the if condition to categorize the situation based products </w:delText>
                    </w:r>
                  </w:del>
                </w:sdtContent>
              </w:sdt>
              <w:del w:author="Kanihaa" w:id="9" w:date="2026-09-25T08:48:49Z">
                <w:sdt>
                  <w:sdtPr>
                    <w:id w:val="-626730623"/>
                    <w:tag w:val="goog_rdk_1677"/>
                  </w:sdtPr>
                  <w:sdtContent>
                    <w:r w:rsidDel="00000000" w:rsidR="00000000" w:rsidRPr="00000000">
                      <w:rPr>
                        <w:rtl w:val="0"/>
                      </w:rPr>
                    </w:r>
                  </w:sdtContent>
                </w:sdt>
              </w:del>
            </w:sdtContent>
          </w:sdt>
        </w:p>
      </w:sdtContent>
    </w:sdt>
    <w:sdt>
      <w:sdtPr>
        <w:id w:val="1723321268"/>
        <w:tag w:val="goog_rdk_1681"/>
      </w:sdtPr>
      <w:sdtContent>
        <w:p w:rsidR="00000000" w:rsidDel="00000000" w:rsidP="00000000" w:rsidRDefault="00000000" w:rsidRPr="00000000" w14:paraId="000000FE">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671981725"/>
              <w:tag w:val="goog_rdk_167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556000"/>
                      <wp:effectExtent b="0" l="0" r="0" t="0"/>
                      <wp:docPr id="24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5731200" cy="3556000"/>
                              </a:xfrm>
                              <a:prstGeom prst="rect"/>
                              <a:ln/>
                            </pic:spPr>
                          </pic:pic>
                        </a:graphicData>
                      </a:graphic>
                    </wp:inline>
                  </w:drawing>
                </w:r>
              </w:del>
              <w:sdt>
                <w:sdtPr>
                  <w:id w:val="275453993"/>
                  <w:tag w:val="goog_rdk_1680"/>
                </w:sdtPr>
                <w:sdtContent>
                  <w:del w:author="Kanihaa" w:id="9" w:date="2026-09-25T08:48:49Z">
                    <w:r w:rsidDel="00000000" w:rsidR="00000000" w:rsidRPr="00000000">
                      <w:rPr>
                        <w:rtl w:val="0"/>
                      </w:rPr>
                    </w:r>
                  </w:del>
                </w:sdtContent>
              </w:sdt>
              <w:del w:author="Kanihaa" w:id="9" w:date="2026-09-25T08:48:49Z"/>
            </w:sdtContent>
          </w:sdt>
        </w:p>
      </w:sdtContent>
    </w:sdt>
    <w:sdt>
      <w:sdtPr>
        <w:id w:val="2108213503"/>
        <w:tag w:val="goog_rdk_1684"/>
      </w:sdtPr>
      <w:sdtContent>
        <w:p w:rsidR="00000000" w:rsidDel="00000000" w:rsidP="00000000" w:rsidRDefault="00000000" w:rsidRPr="00000000" w14:paraId="000000FF">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784606283"/>
              <w:tag w:val="goog_rdk_168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2247900"/>
                      <wp:effectExtent b="0" l="0" r="0" t="0"/>
                      <wp:docPr id="248"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731200" cy="2247900"/>
                              </a:xfrm>
                              <a:prstGeom prst="rect"/>
                              <a:ln/>
                            </pic:spPr>
                          </pic:pic>
                        </a:graphicData>
                      </a:graphic>
                    </wp:inline>
                  </w:drawing>
                </w:r>
              </w:del>
              <w:sdt>
                <w:sdtPr>
                  <w:id w:val="-814577853"/>
                  <w:tag w:val="goog_rdk_1683"/>
                </w:sdtPr>
                <w:sdtContent>
                  <w:del w:author="Kanihaa" w:id="9" w:date="2026-09-25T08:48:49Z">
                    <w:r w:rsidDel="00000000" w:rsidR="00000000" w:rsidRPr="00000000">
                      <w:rPr>
                        <w:rtl w:val="0"/>
                      </w:rPr>
                    </w:r>
                  </w:del>
                </w:sdtContent>
              </w:sdt>
              <w:del w:author="Kanihaa" w:id="9" w:date="2026-09-25T08:48:49Z"/>
            </w:sdtContent>
          </w:sdt>
        </w:p>
      </w:sdtContent>
    </w:sdt>
    <w:sdt>
      <w:sdtPr>
        <w:id w:val="-1581718329"/>
        <w:tag w:val="goog_rdk_1688"/>
      </w:sdtPr>
      <w:sdtContent>
        <w:p w:rsidR="00000000" w:rsidDel="00000000" w:rsidP="00000000" w:rsidRDefault="00000000" w:rsidRPr="00000000" w14:paraId="00000100">
          <w:pPr>
            <w:numPr>
              <w:ilvl w:val="0"/>
              <w:numId w:val="21"/>
            </w:numPr>
            <w:spacing w:after="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0" w:before="240" w:line="240" w:lineRule="auto"/>
                <w:ind w:left="720" w:hanging="360"/>
              </w:pPr>
            </w:pPrChange>
          </w:pPr>
          <w:sdt>
            <w:sdtPr>
              <w:id w:val="-1150293709"/>
              <w:tag w:val="goog_rdk_1685"/>
            </w:sdtPr>
            <w:sdtContent>
              <w:del w:author="Kanihaa" w:id="9" w:date="2026-09-25T08:48:49Z"/>
              <w:sdt>
                <w:sdtPr>
                  <w:id w:val="907440434"/>
                  <w:tag w:val="goog_rdk_168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/generate-jewelry</w:delText>
                    </w:r>
                  </w:del>
                </w:sdtContent>
              </w:sdt>
              <w:del w:author="Kanihaa" w:id="9" w:date="2026-09-25T08:48:49Z">
                <w:sdt>
                  <w:sdtPr>
                    <w:id w:val="1065560576"/>
                    <w:tag w:val="goog_rdk_168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Accepts text + image inputs to return style-matched jewelry options.</w:delText>
                    </w:r>
                  </w:sdtContent>
                </w:sdt>
              </w:del>
            </w:sdtContent>
          </w:sdt>
        </w:p>
      </w:sdtContent>
    </w:sdt>
    <w:sdt>
      <w:sdtPr>
        <w:id w:val="-1141656640"/>
        <w:tag w:val="goog_rdk_1706"/>
      </w:sdtPr>
      <w:sdtContent>
        <w:p w:rsidR="00000000" w:rsidDel="00000000" w:rsidP="00000000" w:rsidRDefault="00000000" w:rsidRPr="00000000" w14:paraId="00000101">
          <w:pPr>
            <w:numPr>
              <w:ilvl w:val="0"/>
              <w:numId w:val="21"/>
            </w:numPr>
            <w:shd w:fill="1f1f1f" w:val="clear"/>
            <w:spacing w:after="0" w:before="0" w:line="325.71428571428567"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hd w:fill="1f1f1f" w:val="clear"/>
                <w:spacing w:after="0" w:before="0" w:line="325.71428571428567" w:lineRule="auto"/>
                <w:ind w:left="720" w:hanging="360"/>
              </w:pPr>
            </w:pPrChange>
          </w:pPr>
          <w:sdt>
            <w:sdtPr>
              <w:id w:val="910533899"/>
              <w:tag w:val="goog_rdk_1689"/>
            </w:sdtPr>
            <w:sdtContent>
              <w:del w:author="Kanihaa" w:id="9" w:date="2026-09-25T08:48:49Z"/>
              <w:sdt>
                <w:sdtPr>
                  <w:id w:val="-1587376409"/>
                  <w:tag w:val="goog_rdk_169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569cd6"/>
                            <w:sz w:val="21"/>
                            <w:szCs w:val="21"/>
                          </w:rPr>
                        </w:rPrChange>
                      </w:rPr>
                      <w:delText xml:space="preserve">async</w:delText>
                    </w:r>
                  </w:del>
                </w:sdtContent>
              </w:sdt>
              <w:del w:author="Kanihaa" w:id="9" w:date="2026-09-25T08:48:49Z">
                <w:sdt>
                  <w:sdtPr>
                    <w:id w:val="-1319102015"/>
                    <w:tag w:val="goog_rdk_169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1885280230"/>
                    <w:tag w:val="goog_rdk_169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569cd6"/>
                            <w:sz w:val="21"/>
                            <w:szCs w:val="21"/>
                          </w:rPr>
                        </w:rPrChange>
                      </w:rPr>
                      <w:delText xml:space="preserve">def</w:delText>
                    </w:r>
                  </w:sdtContent>
                </w:sdt>
                <w:sdt>
                  <w:sdtPr>
                    <w:id w:val="-1011944580"/>
                    <w:tag w:val="goog_rdk_16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1328082791"/>
                    <w:tag w:val="goog_rdk_169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jewelry_planne</w:delText>
                    </w:r>
                  </w:sdtContent>
                </w:sdt>
                <w:sdt>
                  <w:sdtPr>
                    <w:id w:val="663471747"/>
                    <w:tag w:val="goog_rdk_169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r(request</w:delText>
                    </w:r>
                  </w:sdtContent>
                </w:sdt>
                <w:sdt>
                  <w:sdtPr>
                    <w:id w:val="254442134"/>
                    <w:tag w:val="goog_rdk_16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4ec9b0"/>
                            <w:sz w:val="21"/>
                            <w:szCs w:val="21"/>
                          </w:rPr>
                        </w:rPrChange>
                      </w:rPr>
                      <w:delText xml:space="preserve">: Reque</w:delText>
                    </w:r>
                  </w:sdtContent>
                </w:sdt>
                <w:sdt>
                  <w:sdtPr>
                    <w:id w:val="1356083987"/>
                    <w:tag w:val="goog_rdk_169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st</w:delText>
                    </w:r>
                  </w:sdtContent>
                </w:sdt>
                <w:sdt>
                  <w:sdtPr>
                    <w:id w:val="798571948"/>
                    <w:tag w:val="goog_rdk_16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 current_user</w:delText>
                    </w:r>
                  </w:sdtContent>
                </w:sdt>
                <w:sdt>
                  <w:sdtPr>
                    <w:id w:val="1405804484"/>
                    <w:tag w:val="goog_rdk_16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4ec9b0"/>
                            <w:sz w:val="21"/>
                            <w:szCs w:val="21"/>
                          </w:rPr>
                        </w:rPrChange>
                      </w:rPr>
                      <w:delText xml:space="preserve">: UserIn</w:delText>
                    </w:r>
                  </w:sdtContent>
                </w:sdt>
                <w:sdt>
                  <w:sdtPr>
                    <w:id w:val="-339440481"/>
                    <w:tag w:val="goog_rdk_17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DB </w:delText>
                    </w:r>
                  </w:sdtContent>
                </w:sdt>
                <w:sdt>
                  <w:sdtPr>
                    <w:id w:val="2068175978"/>
                    <w:tag w:val="goog_rdk_17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 Depen</w:delText>
                    </w:r>
                  </w:sdtContent>
                </w:sdt>
                <w:sdt>
                  <w:sdtPr>
                    <w:id w:val="-1876601431"/>
                    <w:tag w:val="goog_rdk_170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d</w:delText>
                    </w:r>
                  </w:sdtContent>
                </w:sdt>
                <w:sdt>
                  <w:sdtPr>
                    <w:id w:val="737804165"/>
                    <w:tag w:val="goog_rdk_170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s(get_current_active_us</w:delText>
                    </w:r>
                  </w:sdtContent>
                </w:sdt>
                <w:sdt>
                  <w:sdtPr>
                    <w:id w:val="-1791145009"/>
                    <w:tag w:val="goog_rdk_17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er)):</w:delText>
                    </w:r>
                  </w:sdtContent>
                </w:sdt>
                <w:sdt>
                  <w:sdtPr>
                    <w:id w:val="-846647353"/>
                    <w:tag w:val="goog_rdk_1705"/>
                  </w:sdtPr>
                  <w:sdtContent>
                    <w:r w:rsidDel="00000000" w:rsidR="00000000" w:rsidRPr="00000000">
                      <w:rPr>
                        <w:rtl w:val="0"/>
                      </w:rPr>
                    </w:r>
                  </w:sdtContent>
                </w:sdt>
              </w:del>
            </w:sdtContent>
          </w:sdt>
        </w:p>
      </w:sdtContent>
    </w:sdt>
    <w:sdt>
      <w:sdtPr>
        <w:id w:val="-1816090386"/>
        <w:tag w:val="goog_rdk_1711"/>
      </w:sdtPr>
      <w:sdtContent>
        <w:p w:rsidR="00000000" w:rsidDel="00000000" w:rsidP="00000000" w:rsidRDefault="00000000" w:rsidRPr="00000000" w14:paraId="00000102">
          <w:pPr>
            <w:numPr>
              <w:ilvl w:val="0"/>
              <w:numId w:val="21"/>
            </w:numPr>
            <w:shd w:fill="1f1f1f" w:val="clear"/>
            <w:spacing w:after="0" w:before="0" w:line="325.71428571428567"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hd w:fill="1f1f1f" w:val="clear"/>
                <w:spacing w:after="0" w:before="0" w:line="325.71428571428567" w:lineRule="auto"/>
                <w:ind w:left="720" w:hanging="360"/>
              </w:pPr>
            </w:pPrChange>
          </w:pPr>
          <w:sdt>
            <w:sdtPr>
              <w:id w:val="-376764470"/>
              <w:tag w:val="goog_rdk_1707"/>
            </w:sdtPr>
            <w:sdtContent>
              <w:del w:author="Kanihaa" w:id="9" w:date="2026-09-25T08:48:49Z"/>
              <w:sdt>
                <w:sdtPr>
                  <w:id w:val="191557650"/>
                  <w:tag w:val="goog_rdk_170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del>
                </w:sdtContent>
              </w:sdt>
              <w:del w:author="Kanihaa" w:id="9" w:date="2026-09-25T08:48:49Z">
                <w:sdt>
                  <w:sdtPr>
                    <w:id w:val="1986753417"/>
                    <w:tag w:val="goog_rdk_17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"""Jewelry budget planner page"""</w:delText>
                    </w:r>
                  </w:sdtContent>
                </w:sdt>
                <w:sdt>
                  <w:sdtPr>
                    <w:id w:val="528891024"/>
                    <w:tag w:val="goog_rdk_1710"/>
                  </w:sdtPr>
                  <w:sdtContent>
                    <w:r w:rsidDel="00000000" w:rsidR="00000000" w:rsidRPr="00000000">
                      <w:rPr>
                        <w:rtl w:val="0"/>
                      </w:rPr>
                    </w:r>
                  </w:sdtContent>
                </w:sdt>
              </w:del>
            </w:sdtContent>
          </w:sdt>
        </w:p>
      </w:sdtContent>
    </w:sdt>
    <w:sdt>
      <w:sdtPr>
        <w:id w:val="-1829112635"/>
        <w:tag w:val="goog_rdk_1729"/>
      </w:sdtPr>
      <w:sdtContent>
        <w:p w:rsidR="00000000" w:rsidDel="00000000" w:rsidP="00000000" w:rsidRDefault="00000000" w:rsidRPr="00000000" w14:paraId="00000103">
          <w:pPr>
            <w:numPr>
              <w:ilvl w:val="0"/>
              <w:numId w:val="21"/>
            </w:numPr>
            <w:shd w:fill="1f1f1f" w:val="clear"/>
            <w:spacing w:after="240" w:before="0" w:line="325.71428571428567"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hd w:fill="1f1f1f" w:val="clear"/>
                <w:spacing w:after="240" w:before="0" w:line="325.71428571428567" w:lineRule="auto"/>
                <w:ind w:left="720" w:hanging="360"/>
              </w:pPr>
            </w:pPrChange>
          </w:pPr>
          <w:sdt>
            <w:sdtPr>
              <w:id w:val="-564248897"/>
              <w:tag w:val="goog_rdk_1712"/>
            </w:sdtPr>
            <w:sdtContent>
              <w:del w:author="Kanihaa" w:id="9" w:date="2026-09-25T08:48:49Z"/>
              <w:sdt>
                <w:sdtPr>
                  <w:id w:val="-1338974226"/>
                  <w:tag w:val="goog_rdk_171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del>
                </w:sdtContent>
              </w:sdt>
              <w:del w:author="Kanihaa" w:id="9" w:date="2026-09-25T08:48:49Z">
                <w:sdt>
                  <w:sdtPr>
                    <w:id w:val="363276056"/>
                    <w:tag w:val="goog_rdk_17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586c0"/>
                            <w:sz w:val="21"/>
                            <w:szCs w:val="21"/>
                          </w:rPr>
                        </w:rPrChange>
                      </w:rPr>
                      <w:delText xml:space="preserve">return</w:delText>
                    </w:r>
                  </w:sdtContent>
                </w:sdt>
                <w:sdt>
                  <w:sdtPr>
                    <w:id w:val="14321836"/>
                    <w:tag w:val="goog_rdk_171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852428338"/>
                    <w:tag w:val="goog_rdk_171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templates</w:delText>
                    </w:r>
                  </w:sdtContent>
                </w:sdt>
                <w:sdt>
                  <w:sdtPr>
                    <w:id w:val="-1576351826"/>
                    <w:tag w:val="goog_rdk_17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w:delText>
                    </w:r>
                  </w:sdtContent>
                </w:sdt>
                <w:sdt>
                  <w:sdtPr>
                    <w:id w:val="-208160107"/>
                    <w:tag w:val="goog_rdk_17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dcdcaa"/>
                            <w:sz w:val="21"/>
                            <w:szCs w:val="21"/>
                          </w:rPr>
                        </w:rPrChange>
                      </w:rPr>
                      <w:delText xml:space="preserve">TemplateResponse</w:delText>
                    </w:r>
                  </w:sdtContent>
                </w:sdt>
                <w:sdt>
                  <w:sdtPr>
                    <w:id w:val="1462225119"/>
                    <w:tag w:val="goog_rdk_17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w:delText>
                    </w:r>
                  </w:sdtContent>
                </w:sdt>
                <w:sdt>
                  <w:sdtPr>
                    <w:id w:val="-425334135"/>
                    <w:tag w:val="goog_rdk_172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"jewelry_planner.html"</w:delText>
                    </w:r>
                  </w:sdtContent>
                </w:sdt>
                <w:sdt>
                  <w:sdtPr>
                    <w:id w:val="-1787465139"/>
                    <w:tag w:val="goog_rdk_17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 {</w:delText>
                    </w:r>
                  </w:sdtContent>
                </w:sdt>
                <w:sdt>
                  <w:sdtPr>
                    <w:id w:val="44950537"/>
                    <w:tag w:val="goog_rdk_17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"request"</w:delText>
                    </w:r>
                  </w:sdtContent>
                </w:sdt>
                <w:sdt>
                  <w:sdtPr>
                    <w:id w:val="-1076910585"/>
                    <w:tag w:val="goog_rdk_172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 reque</w:delText>
                    </w:r>
                  </w:sdtContent>
                </w:sdt>
                <w:sdt>
                  <w:sdtPr>
                    <w:id w:val="1105614869"/>
                    <w:tag w:val="goog_rdk_172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st, </w:delText>
                    </w:r>
                  </w:sdtContent>
                </w:sdt>
                <w:sdt>
                  <w:sdtPr>
                    <w:id w:val="-176376536"/>
                    <w:tag w:val="goog_rdk_172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e9178"/>
                            <w:sz w:val="21"/>
                            <w:szCs w:val="21"/>
                          </w:rPr>
                        </w:rPrChange>
                      </w:rPr>
                      <w:delText xml:space="preserve">"user"</w:delText>
                    </w:r>
                  </w:sdtContent>
                </w:sdt>
                <w:sdt>
                  <w:sdtPr>
                    <w:id w:val="1549676391"/>
                    <w:tag w:val="goog_rdk_17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9cdcfe"/>
                            <w:sz w:val="21"/>
                            <w:szCs w:val="21"/>
                          </w:rPr>
                        </w:rPrChange>
                      </w:rPr>
                      <w:delText xml:space="preserve">: current_us</w:delText>
                    </w:r>
                  </w:sdtContent>
                </w:sdt>
                <w:sdt>
                  <w:sdtPr>
                    <w:id w:val="54585683"/>
                    <w:tag w:val="goog_rdk_172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ourier New" w:cs="Courier New" w:eastAsia="Courier New" w:hAnsi="Courier New"/>
                            <w:color w:val="cccccc"/>
                            <w:sz w:val="21"/>
                            <w:szCs w:val="21"/>
                          </w:rPr>
                        </w:rPrChange>
                      </w:rPr>
                      <w:delText xml:space="preserve">er})</w:delText>
                    </w:r>
                  </w:sdtContent>
                </w:sdt>
                <w:sdt>
                  <w:sdtPr>
                    <w:id w:val="1910702783"/>
                    <w:tag w:val="goog_rdk_1728"/>
                  </w:sdtPr>
                  <w:sdtContent>
                    <w:r w:rsidDel="00000000" w:rsidR="00000000" w:rsidRPr="00000000">
                      <w:rPr>
                        <w:rtl w:val="0"/>
                      </w:rPr>
                    </w:r>
                  </w:sdtContent>
                </w:sdt>
              </w:del>
            </w:sdtContent>
          </w:sdt>
        </w:p>
      </w:sdtContent>
    </w:sdt>
    <w:sdt>
      <w:sdtPr>
        <w:id w:val="1154133596"/>
        <w:tag w:val="goog_rdk_1732"/>
      </w:sdtPr>
      <w:sdtContent>
        <w:p w:rsidR="00000000" w:rsidDel="00000000" w:rsidP="00000000" w:rsidRDefault="00000000" w:rsidRPr="00000000" w14:paraId="00000104">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241907384"/>
              <w:tag w:val="goog_rdk_1730"/>
            </w:sdtPr>
            <w:sdtContent>
              <w:del w:author="Kanihaa" w:id="9" w:date="2026-09-25T08:48:49Z"/>
              <w:sdt>
                <w:sdtPr>
                  <w:id w:val="-398134073"/>
                  <w:tag w:val="goog_rdk_1731"/>
                </w:sdtPr>
                <w:sdtContent>
                  <w:del w:author="Kanihaa" w:id="9" w:date="2026-09-25T08:48:49Z">
                    <w:r w:rsidDel="00000000" w:rsidR="00000000" w:rsidRPr="00000000">
                      <w:rPr>
                        <w:rtl w:val="0"/>
                      </w:rPr>
                    </w:r>
                  </w:del>
                </w:sdtContent>
              </w:sdt>
              <w:del w:author="Kanihaa" w:id="9" w:date="2026-09-25T08:48:49Z"/>
            </w:sdtContent>
          </w:sdt>
        </w:p>
      </w:sdtContent>
    </w:sdt>
    <w:sdt>
      <w:sdtPr>
        <w:id w:val="-1030530227"/>
        <w:tag w:val="goog_rdk_1735"/>
      </w:sdtPr>
      <w:sdtContent>
        <w:p w:rsidR="00000000" w:rsidDel="00000000" w:rsidP="00000000" w:rsidRDefault="00000000" w:rsidRPr="00000000" w14:paraId="00000105">
          <w:pPr>
            <w:numPr>
              <w:ilvl w:val="0"/>
              <w:numId w:val="21"/>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1"/>
                </w:numPr>
                <w:spacing w:after="240" w:before="240" w:line="240" w:lineRule="auto"/>
                <w:ind w:left="720" w:hanging="360"/>
              </w:pPr>
            </w:pPrChange>
          </w:pPr>
          <w:sdt>
            <w:sdtPr>
              <w:id w:val="1342939741"/>
              <w:tag w:val="goog_rdk_1733"/>
            </w:sdtPr>
            <w:sdtContent>
              <w:del w:author="Kanihaa" w:id="9" w:date="2026-09-25T08:48:49Z"/>
              <w:sdt>
                <w:sdtPr>
                  <w:id w:val="1245161725"/>
                  <w:tag w:val="goog_rdk_173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get home_recommendations by using the function</w:delText>
                    </w:r>
                  </w:del>
                </w:sdtContent>
              </w:sdt>
              <w:del w:author="Kanihaa" w:id="9" w:date="2026-09-25T08:48:49Z"/>
            </w:sdtContent>
          </w:sdt>
        </w:p>
      </w:sdtContent>
    </w:sdt>
    <w:sdt>
      <w:sdtPr>
        <w:id w:val="-366348893"/>
        <w:tag w:val="goog_rdk_1738"/>
      </w:sdtPr>
      <w:sdtContent>
        <w:p w:rsidR="00000000" w:rsidDel="00000000" w:rsidP="00000000" w:rsidRDefault="00000000" w:rsidRPr="00000000" w14:paraId="0000010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907546907"/>
              <w:tag w:val="goog_rdk_173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3632200"/>
                      <wp:effectExtent b="0" l="0" r="0" t="0"/>
                      <wp:docPr id="249"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731200" cy="3632200"/>
                              </a:xfrm>
                              <a:prstGeom prst="rect"/>
                              <a:ln/>
                            </pic:spPr>
                          </pic:pic>
                        </a:graphicData>
                      </a:graphic>
                    </wp:inline>
                  </w:drawing>
                </w:r>
              </w:del>
              <w:sdt>
                <w:sdtPr>
                  <w:id w:val="1229731877"/>
                  <w:tag w:val="goog_rdk_1737"/>
                </w:sdtPr>
                <w:sdtContent>
                  <w:del w:author="Kanihaa" w:id="9" w:date="2026-09-25T08:48:49Z">
                    <w:r w:rsidDel="00000000" w:rsidR="00000000" w:rsidRPr="00000000">
                      <w:rPr>
                        <w:rtl w:val="0"/>
                      </w:rPr>
                    </w:r>
                  </w:del>
                </w:sdtContent>
              </w:sdt>
              <w:del w:author="Kanihaa" w:id="9" w:date="2026-09-25T08:48:49Z"/>
            </w:sdtContent>
          </w:sdt>
        </w:p>
      </w:sdtContent>
    </w:sdt>
    <w:sdt>
      <w:sdtPr>
        <w:id w:val="-98896339"/>
        <w:tag w:val="goog_rdk_1741"/>
      </w:sdtPr>
      <w:sdtContent>
        <w:p w:rsidR="00000000" w:rsidDel="00000000" w:rsidP="00000000" w:rsidRDefault="00000000" w:rsidRPr="00000000" w14:paraId="0000010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282122584"/>
              <w:tag w:val="goog_rdk_173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4851400"/>
                      <wp:effectExtent b="0" l="0" r="0" t="0"/>
                      <wp:docPr id="250"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731200" cy="4851400"/>
                              </a:xfrm>
                              <a:prstGeom prst="rect"/>
                              <a:ln/>
                            </pic:spPr>
                          </pic:pic>
                        </a:graphicData>
                      </a:graphic>
                    </wp:inline>
                  </w:drawing>
                </w:r>
              </w:del>
              <w:sdt>
                <w:sdtPr>
                  <w:id w:val="-1612343732"/>
                  <w:tag w:val="goog_rdk_1740"/>
                </w:sdtPr>
                <w:sdtContent>
                  <w:del w:author="Kanihaa" w:id="9" w:date="2026-09-25T08:48:49Z">
                    <w:r w:rsidDel="00000000" w:rsidR="00000000" w:rsidRPr="00000000">
                      <w:rPr>
                        <w:rtl w:val="0"/>
                      </w:rPr>
                    </w:r>
                  </w:del>
                </w:sdtContent>
              </w:sdt>
              <w:del w:author="Kanihaa" w:id="9" w:date="2026-09-25T08:48:49Z"/>
            </w:sdtContent>
          </w:sdt>
        </w:p>
      </w:sdtContent>
    </w:sdt>
    <w:sdt>
      <w:sdtPr>
        <w:id w:val="236114612"/>
        <w:tag w:val="goog_rdk_1745"/>
      </w:sdtPr>
      <w:sdtContent>
        <w:p w:rsidR="00000000" w:rsidDel="00000000" w:rsidP="00000000" w:rsidRDefault="00000000" w:rsidRPr="00000000" w14:paraId="00000108">
          <w:pPr>
            <w:numPr>
              <w:ilvl w:val="0"/>
              <w:numId w:val="22"/>
            </w:numPr>
            <w:spacing w:after="280" w:before="28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u w:val="none"/>
                </w:rPr>
              </w:rPrChange>
            </w:rPr>
            <w:pPrChange w:author="Kavinilavu" w:id="0" w:date="2026-09-24T05:18:57Z">
              <w:pPr>
                <w:numPr>
                  <w:ilvl w:val="0"/>
                  <w:numId w:val="22"/>
                </w:numPr>
                <w:spacing w:after="280" w:before="280" w:line="240" w:lineRule="auto"/>
                <w:ind w:left="720" w:hanging="360"/>
              </w:pPr>
            </w:pPrChange>
          </w:pPr>
          <w:sdt>
            <w:sdtPr>
              <w:id w:val="-1372246438"/>
              <w:tag w:val="goog_rdk_1742"/>
            </w:sdtPr>
            <w:sdtContent>
              <w:del w:author="Kanihaa" w:id="9" w:date="2026-09-25T08:48:49Z"/>
              <w:sdt>
                <w:sdtPr>
                  <w:id w:val="322952707"/>
                  <w:tag w:val="goog_rdk_174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linking the websites like amazon,flipkar,ikea ect…. to get the products</w:delText>
                    </w:r>
                  </w:del>
                </w:sdtContent>
              </w:sdt>
              <w:del w:author="Kanihaa" w:id="9" w:date="2026-09-25T08:48:49Z">
                <w:sdt>
                  <w:sdtPr>
                    <w:id w:val="-2087206277"/>
                    <w:tag w:val="goog_rdk_1744"/>
                  </w:sdtPr>
                  <w:sdtContent>
                    <w:r w:rsidDel="00000000" w:rsidR="00000000" w:rsidRPr="00000000">
                      <w:rPr>
                        <w:rtl w:val="0"/>
                      </w:rPr>
                    </w:r>
                  </w:sdtContent>
                </w:sdt>
              </w:del>
            </w:sdtContent>
          </w:sdt>
        </w:p>
      </w:sdtContent>
    </w:sdt>
    <w:sdt>
      <w:sdtPr>
        <w:id w:val="697012299"/>
        <w:tag w:val="goog_rdk_1748"/>
      </w:sdtPr>
      <w:sdtContent>
        <w:p w:rsidR="00000000" w:rsidDel="00000000" w:rsidP="00000000" w:rsidRDefault="00000000" w:rsidRPr="00000000" w14:paraId="00000109">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849039941"/>
              <w:tag w:val="goog_rdk_174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drawing>
                    <wp:inline distB="114300" distT="114300" distL="114300" distR="114300">
                      <wp:extent cx="5731200" cy="2311400"/>
                      <wp:effectExtent b="0" l="0" r="0" t="0"/>
                      <wp:docPr id="251"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731200" cy="2311400"/>
                              </a:xfrm>
                              <a:prstGeom prst="rect"/>
                              <a:ln/>
                            </pic:spPr>
                          </pic:pic>
                        </a:graphicData>
                      </a:graphic>
                    </wp:inline>
                  </w:drawing>
                </w:r>
              </w:del>
              <w:sdt>
                <w:sdtPr>
                  <w:id w:val="1036570716"/>
                  <w:tag w:val="goog_rdk_1747"/>
                </w:sdtPr>
                <w:sdtContent>
                  <w:del w:author="Kanihaa" w:id="9" w:date="2026-09-25T08:48:49Z">
                    <w:r w:rsidDel="00000000" w:rsidR="00000000" w:rsidRPr="00000000">
                      <w:rPr>
                        <w:rtl w:val="0"/>
                      </w:rPr>
                    </w:r>
                  </w:del>
                </w:sdtContent>
              </w:sdt>
              <w:del w:author="Kanihaa" w:id="9" w:date="2026-09-25T08:48:49Z"/>
            </w:sdtContent>
          </w:sdt>
        </w:p>
      </w:sdtContent>
    </w:sdt>
    <w:sdt>
      <w:sdtPr>
        <w:id w:val="2074165500"/>
        <w:tag w:val="goog_rdk_1751"/>
      </w:sdtPr>
      <w:sdtContent>
        <w:p w:rsidR="00000000" w:rsidDel="00000000" w:rsidP="00000000" w:rsidRDefault="00000000" w:rsidRPr="00000000" w14:paraId="0000010A">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1717660922"/>
              <w:tag w:val="goog_rdk_1749"/>
            </w:sdtPr>
            <w:sdtContent>
              <w:del w:author="Kanihaa" w:id="9" w:date="2026-09-25T08:48:49Z"/>
              <w:sdt>
                <w:sdtPr>
                  <w:id w:val="-908787068"/>
                  <w:tag w:val="goog_rdk_1750"/>
                </w:sdtPr>
                <w:sdtContent>
                  <w:del w:author="Kanihaa" w:id="9" w:date="2026-09-25T08:48:49Z">
                    <w:r w:rsidDel="00000000" w:rsidR="00000000" w:rsidRPr="00000000">
                      <w:rPr>
                        <w:rtl w:val="0"/>
                      </w:rPr>
                    </w:r>
                  </w:del>
                </w:sdtContent>
              </w:sdt>
              <w:del w:author="Kanihaa" w:id="9" w:date="2026-09-25T08:48:49Z"/>
            </w:sdtContent>
          </w:sdt>
        </w:p>
      </w:sdtContent>
    </w:sdt>
    <w:sdt>
      <w:sdtPr>
        <w:id w:val="1326081748"/>
        <w:tag w:val="goog_rdk_1754"/>
      </w:sdtPr>
      <w:sdtContent>
        <w:p w:rsidR="00000000" w:rsidDel="00000000" w:rsidP="00000000" w:rsidRDefault="00000000" w:rsidRPr="00000000" w14:paraId="0000010B">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1908569902"/>
              <w:tag w:val="goog_rdk_1752"/>
            </w:sdtPr>
            <w:sdtContent>
              <w:del w:author="Kanihaa" w:id="9" w:date="2026-09-25T08:48:49Z"/>
              <w:sdt>
                <w:sdtPr>
                  <w:id w:val="-79620464"/>
                  <w:tag w:val="goog_rdk_1753"/>
                </w:sdtPr>
                <w:sdtContent>
                  <w:del w:author="Kanihaa" w:id="9" w:date="2026-09-25T08:48:49Z">
                    <w:r w:rsidDel="00000000" w:rsidR="00000000" w:rsidRPr="00000000">
                      <w:rPr>
                        <w:rtl w:val="0"/>
                      </w:rPr>
                    </w:r>
                  </w:del>
                </w:sdtContent>
              </w:sdt>
              <w:del w:author="Kanihaa" w:id="9" w:date="2026-09-25T08:48:49Z"/>
            </w:sdtContent>
          </w:sdt>
        </w:p>
      </w:sdtContent>
    </w:sdt>
    <w:sdt>
      <w:sdtPr>
        <w:id w:val="1540445418"/>
        <w:tag w:val="goog_rdk_1757"/>
      </w:sdtPr>
      <w:sdtContent>
        <w:p w:rsidR="00000000" w:rsidDel="00000000" w:rsidP="00000000" w:rsidRDefault="00000000" w:rsidRPr="00000000" w14:paraId="0000010C">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80" w:before="280" w:line="240" w:lineRule="auto"/>
              </w:pPr>
            </w:pPrChange>
          </w:pPr>
          <w:sdt>
            <w:sdtPr>
              <w:id w:val="1992196909"/>
              <w:tag w:val="goog_rdk_1755"/>
            </w:sdtPr>
            <w:sdtContent>
              <w:del w:author="Kanihaa" w:id="9" w:date="2026-09-25T08:48:49Z"/>
              <w:sdt>
                <w:sdtPr>
                  <w:id w:val="-398584522"/>
                  <w:tag w:val="goog_rdk_175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1300227962"/>
        <w:tag w:val="goog_rdk_1760"/>
      </w:sdtPr>
      <w:sdtContent>
        <w:p w:rsidR="00000000" w:rsidDel="00000000" w:rsidP="00000000" w:rsidRDefault="00000000" w:rsidRPr="00000000" w14:paraId="0000010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509080853"/>
              <w:tag w:val="goog_rdk_1758"/>
            </w:sdtPr>
            <w:sdtContent>
              <w:del w:author="Kanihaa" w:id="9" w:date="2026-09-25T08:48:49Z"/>
              <w:sdt>
                <w:sdtPr>
                  <w:id w:val="-415071863"/>
                  <w:tag w:val="goog_rdk_175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2.3: Login and Register page routings</w:delText>
                      <w:br w:type="textWrapping"/>
                    </w:r>
                  </w:del>
                </w:sdtContent>
              </w:sdt>
              <w:del w:author="Kanihaa" w:id="9" w:date="2026-09-25T08:48:49Z"/>
            </w:sdtContent>
          </w:sdt>
        </w:p>
      </w:sdtContent>
    </w:sdt>
    <w:sdt>
      <w:sdtPr>
        <w:id w:val="1624886531"/>
        <w:tag w:val="goog_rdk_1763"/>
      </w:sdtPr>
      <w:sdtContent>
        <w:p w:rsidR="00000000" w:rsidDel="00000000" w:rsidP="00000000" w:rsidRDefault="00000000" w:rsidRPr="00000000" w14:paraId="0000010E">
          <w:pPr>
            <w:numPr>
              <w:ilvl w:val="0"/>
              <w:numId w:val="23"/>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3"/>
                </w:numPr>
                <w:spacing w:after="240" w:before="240" w:line="240" w:lineRule="auto"/>
                <w:ind w:left="720" w:hanging="360"/>
              </w:pPr>
            </w:pPrChange>
          </w:pPr>
          <w:sdt>
            <w:sdtPr>
              <w:id w:val="229501781"/>
              <w:tag w:val="goog_rdk_1761"/>
            </w:sdtPr>
            <w:sdtContent>
              <w:del w:author="Kanihaa" w:id="9" w:date="2026-09-25T08:48:49Z"/>
              <w:sdt>
                <w:sdtPr>
                  <w:id w:val="-412542069"/>
                  <w:tag w:val="goog_rdk_176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Login page </w:delText>
                    </w:r>
                  </w:del>
                </w:sdtContent>
              </w:sdt>
              <w:del w:author="Kanihaa" w:id="9" w:date="2026-09-25T08:48:49Z"/>
            </w:sdtContent>
          </w:sdt>
        </w:p>
      </w:sdtContent>
    </w:sdt>
    <w:sdt>
      <w:sdtPr>
        <w:id w:val="-2057852789"/>
        <w:tag w:val="goog_rdk_1767"/>
      </w:sdtPr>
      <w:sdtContent>
        <w:p w:rsidR="00000000" w:rsidDel="00000000" w:rsidP="00000000" w:rsidRDefault="00000000" w:rsidRPr="00000000" w14:paraId="0000010F">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300805722"/>
              <w:tag w:val="goog_rdk_1764"/>
            </w:sdtPr>
            <w:sdtContent>
              <w:del w:author="Kanihaa" w:id="9" w:date="2026-09-25T08:48:49Z"/>
              <w:sdt>
                <w:sdtPr>
                  <w:id w:val="12004964"/>
                  <w:tag w:val="goog_rdk_176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rPr>
                        </w:rPrChange>
                      </w:rPr>
                      <w:delText xml:space="preserve">/login</w:delText>
                    </w:r>
                  </w:del>
                </w:sdtContent>
              </w:sdt>
              <w:del w:author="Kanihaa" w:id="9" w:date="2026-09-25T08:48:49Z">
                <w:sdt>
                  <w:sdtPr>
                    <w:id w:val="-1110022194"/>
                    <w:tag w:val="goog_rdk_176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Authenticates user credentials and initiates a session upon successful login.</w:delText>
                    </w:r>
                  </w:sdtContent>
                </w:sdt>
              </w:del>
            </w:sdtContent>
          </w:sdt>
        </w:p>
      </w:sdtContent>
    </w:sdt>
    <w:sdt>
      <w:sdtPr>
        <w:id w:val="-1718528406"/>
        <w:tag w:val="goog_rdk_1770"/>
      </w:sdtPr>
      <w:sdtContent>
        <w:p w:rsidR="00000000" w:rsidDel="00000000" w:rsidP="00000000" w:rsidRDefault="00000000" w:rsidRPr="00000000" w14:paraId="00000110">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609455562"/>
              <w:tag w:val="goog_rdk_176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2235200"/>
                      <wp:effectExtent b="0" l="0" r="0" t="0"/>
                      <wp:docPr id="25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731200" cy="2235200"/>
                              </a:xfrm>
                              <a:prstGeom prst="rect"/>
                              <a:ln/>
                            </pic:spPr>
                          </pic:pic>
                        </a:graphicData>
                      </a:graphic>
                    </wp:inline>
                  </w:drawing>
                </w:r>
              </w:del>
              <w:sdt>
                <w:sdtPr>
                  <w:id w:val="797935481"/>
                  <w:tag w:val="goog_rdk_176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367773689"/>
        <w:tag w:val="goog_rdk_1773"/>
      </w:sdtPr>
      <w:sdtContent>
        <w:p w:rsidR="00000000" w:rsidDel="00000000" w:rsidP="00000000" w:rsidRDefault="00000000" w:rsidRPr="00000000" w14:paraId="00000111">
          <w:pPr>
            <w:pStyle w:val="Heading3"/>
            <w:numPr>
              <w:ilvl w:val="0"/>
              <w:numId w:val="23"/>
            </w:numPr>
            <w:spacing w:after="240" w:before="240" w:line="240" w:lineRule="auto"/>
            <w:ind w:left="720" w:hanging="360"/>
            <w:rPr>
              <w:del w:author="Kanihaa" w:id="9" w:date="2026-09-25T08:48:49Z"/>
              <w:rPrChange w:author="Mangala Nayaki" w:id="172" w:date="2026-09-24T05:38:53Z">
                <w:rPr>
                  <w:rFonts w:ascii="Cambria" w:cs="Cambria" w:eastAsia="Cambria" w:hAnsi="Cambria"/>
                </w:rPr>
              </w:rPrChange>
            </w:rPr>
            <w:pPrChange w:author="Mangala Nayaki" w:id="0" w:date="2026-09-24T05:38:53Z">
              <w:pPr>
                <w:numPr>
                  <w:ilvl w:val="0"/>
                  <w:numId w:val="23"/>
                </w:numPr>
                <w:spacing w:after="240" w:before="240" w:line="240" w:lineRule="auto"/>
                <w:ind w:left="720" w:hanging="360"/>
              </w:pPr>
            </w:pPrChange>
          </w:pPr>
          <w:sdt>
            <w:sdtPr>
              <w:id w:val="1505655850"/>
              <w:tag w:val="goog_rdk_1771"/>
            </w:sdtPr>
            <w:sdtContent>
              <w:del w:author="Kanihaa" w:id="9" w:date="2026-09-25T08:48:49Z"/>
              <w:sdt>
                <w:sdtPr>
                  <w:id w:val="364481631"/>
                  <w:tag w:val="goog_rdk_177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Register Page</w:delText>
                    </w:r>
                  </w:del>
                </w:sdtContent>
              </w:sdt>
              <w:del w:author="Kanihaa" w:id="9" w:date="2026-09-25T08:48:49Z"/>
            </w:sdtContent>
          </w:sdt>
        </w:p>
      </w:sdtContent>
    </w:sdt>
    <w:sdt>
      <w:sdtPr>
        <w:id w:val="1417813130"/>
        <w:tag w:val="goog_rdk_1777"/>
      </w:sdtPr>
      <w:sdtContent>
        <w:p w:rsidR="00000000" w:rsidDel="00000000" w:rsidP="00000000" w:rsidRDefault="00000000" w:rsidRPr="00000000" w14:paraId="00000112">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163804803"/>
              <w:tag w:val="goog_rdk_1774"/>
            </w:sdtPr>
            <w:sdtContent>
              <w:del w:author="Kanihaa" w:id="9" w:date="2026-09-25T08:48:49Z"/>
              <w:sdt>
                <w:sdtPr>
                  <w:id w:val="-1323275350"/>
                  <w:tag w:val="goog_rdk_177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rPr>
                        </w:rPrChange>
                      </w:rPr>
                      <w:delText xml:space="preserve">/register</w:delText>
                    </w:r>
                  </w:del>
                </w:sdtContent>
              </w:sdt>
              <w:del w:author="Kanihaa" w:id="9" w:date="2026-09-25T08:48:49Z">
                <w:sdt>
                  <w:sdtPr>
                    <w:id w:val="-1797583418"/>
                    <w:tag w:val="goog_rdk_17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Handles new user registration by accepting and securely storing user credentials.</w:delText>
                    </w:r>
                  </w:sdtContent>
                </w:sdt>
              </w:del>
            </w:sdtContent>
          </w:sdt>
        </w:p>
      </w:sdtContent>
    </w:sdt>
    <w:sdt>
      <w:sdtPr>
        <w:id w:val="-678624367"/>
        <w:tag w:val="goog_rdk_1780"/>
      </w:sdtPr>
      <w:sdtContent>
        <w:p w:rsidR="00000000" w:rsidDel="00000000" w:rsidP="00000000" w:rsidRDefault="00000000" w:rsidRPr="00000000" w14:paraId="00000113">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051087605"/>
              <w:tag w:val="goog_rdk_177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2209800"/>
                      <wp:effectExtent b="0" l="0" r="0" t="0"/>
                      <wp:docPr id="253"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5731200" cy="2209800"/>
                              </a:xfrm>
                              <a:prstGeom prst="rect"/>
                              <a:ln/>
                            </pic:spPr>
                          </pic:pic>
                        </a:graphicData>
                      </a:graphic>
                    </wp:inline>
                  </w:drawing>
                </w:r>
              </w:del>
              <w:sdt>
                <w:sdtPr>
                  <w:id w:val="-1440010615"/>
                  <w:tag w:val="goog_rdk_177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9493645"/>
        <w:tag w:val="goog_rdk_1783"/>
      </w:sdtPr>
      <w:sdtContent>
        <w:p w:rsidR="00000000" w:rsidDel="00000000" w:rsidP="00000000" w:rsidRDefault="00000000" w:rsidRPr="00000000" w14:paraId="00000114">
          <w:pPr>
            <w:numPr>
              <w:ilvl w:val="0"/>
              <w:numId w:val="23"/>
            </w:numPr>
            <w:spacing w:after="240" w:before="240" w:line="240" w:lineRule="auto"/>
            <w:ind w:left="720" w:hanging="360"/>
            <w:rPr>
              <w:del w:author="Kanihaa" w:id="9" w:date="2026-09-25T08:48:49Z"/>
              <w:rFonts w:ascii="Cambria" w:cs="Cambria" w:eastAsia="Cambria" w:hAnsi="Cambria"/>
              <w:i w:val="1"/>
              <w:iCs w:val="1"/>
              <w:rPrChange w:author="Kavinilavu" w:id="97" w:date="2026-09-24T05:18:57Z">
                <w:rPr>
                  <w:rFonts w:ascii="Cambria" w:cs="Cambria" w:eastAsia="Cambria" w:hAnsi="Cambria"/>
                </w:rPr>
              </w:rPrChange>
            </w:rPr>
            <w:pPrChange w:author="Kavinilavu" w:id="0" w:date="2026-09-24T05:18:57Z">
              <w:pPr>
                <w:numPr>
                  <w:ilvl w:val="0"/>
                  <w:numId w:val="23"/>
                </w:numPr>
                <w:spacing w:after="240" w:before="240" w:line="240" w:lineRule="auto"/>
                <w:ind w:left="720" w:hanging="360"/>
              </w:pPr>
            </w:pPrChange>
          </w:pPr>
          <w:sdt>
            <w:sdtPr>
              <w:id w:val="-844053736"/>
              <w:tag w:val="goog_rdk_1781"/>
            </w:sdtPr>
            <w:sdtContent>
              <w:del w:author="Kanihaa" w:id="9" w:date="2026-09-25T08:48:49Z"/>
              <w:sdt>
                <w:sdtPr>
                  <w:id w:val="2111679468"/>
                  <w:tag w:val="goog_rdk_178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Logout Page</w:delText>
                    </w:r>
                  </w:del>
                </w:sdtContent>
              </w:sdt>
              <w:del w:author="Kanihaa" w:id="9" w:date="2026-09-25T08:48:49Z"/>
            </w:sdtContent>
          </w:sdt>
        </w:p>
      </w:sdtContent>
    </w:sdt>
    <w:sdt>
      <w:sdtPr>
        <w:id w:val="5910180"/>
        <w:tag w:val="goog_rdk_1787"/>
      </w:sdtPr>
      <w:sdtContent>
        <w:p w:rsidR="00000000" w:rsidDel="00000000" w:rsidP="00000000" w:rsidRDefault="00000000" w:rsidRPr="00000000" w14:paraId="00000115">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177827210"/>
              <w:tag w:val="goog_rdk_1784"/>
            </w:sdtPr>
            <w:sdtContent>
              <w:del w:author="Kanihaa" w:id="9" w:date="2026-09-25T08:48:49Z"/>
              <w:sdt>
                <w:sdtPr>
                  <w:id w:val="-678027456"/>
                  <w:tag w:val="goog_rdk_178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rPr>
                        </w:rPrChange>
                      </w:rPr>
                      <w:delText xml:space="preserve">/logout</w:delText>
                    </w:r>
                  </w:del>
                </w:sdtContent>
              </w:sdt>
              <w:del w:author="Kanihaa" w:id="9" w:date="2026-09-25T08:48:49Z">
                <w:sdt>
                  <w:sdtPr>
                    <w:id w:val="-784551062"/>
                    <w:tag w:val="goog_rdk_178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Terminates the current user session and redirects to the login page.</w:delText>
                    </w:r>
                  </w:sdtContent>
                </w:sdt>
              </w:del>
            </w:sdtContent>
          </w:sdt>
        </w:p>
      </w:sdtContent>
    </w:sdt>
    <w:sdt>
      <w:sdtPr>
        <w:id w:val="1004588739"/>
        <w:tag w:val="goog_rdk_1790"/>
      </w:sdtPr>
      <w:sdtContent>
        <w:p w:rsidR="00000000" w:rsidDel="00000000" w:rsidP="00000000" w:rsidRDefault="00000000" w:rsidRPr="00000000" w14:paraId="00000116">
          <w:pPr>
            <w:pStyle w:val="Heading1"/>
            <w:spacing w:after="240" w:before="240" w:lin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ind w:left="720" w:firstLine="0"/>
              </w:pPr>
            </w:pPrChange>
          </w:pPr>
          <w:sdt>
            <w:sdtPr>
              <w:id w:val="-981436316"/>
              <w:tag w:val="goog_rdk_178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731200" cy="3454400"/>
                      <wp:effectExtent b="0" l="0" r="0" t="0"/>
                      <wp:docPr id="254"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3454400"/>
                              </a:xfrm>
                              <a:prstGeom prst="rect"/>
                              <a:ln/>
                            </pic:spPr>
                          </pic:pic>
                        </a:graphicData>
                      </a:graphic>
                    </wp:inline>
                  </w:drawing>
                </w:r>
              </w:del>
              <w:sdt>
                <w:sdtPr>
                  <w:id w:val="715781199"/>
                  <w:tag w:val="goog_rdk_178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br w:type="textWrapping"/>
                    </w:r>
                  </w:del>
                </w:sdtContent>
              </w:sdt>
              <w:del w:author="Kanihaa" w:id="9" w:date="2026-09-25T08:48:49Z"/>
            </w:sdtContent>
          </w:sdt>
        </w:p>
      </w:sdtContent>
    </w:sdt>
    <w:sdt>
      <w:sdtPr>
        <w:id w:val="-1091374468"/>
        <w:tag w:val="goog_rdk_1793"/>
      </w:sdtPr>
      <w:sdtContent>
        <w:p w:rsidR="00000000" w:rsidDel="00000000" w:rsidP="00000000" w:rsidRDefault="00000000" w:rsidRPr="00000000" w14:paraId="0000011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Gayathri" w:id="0" w:date="2026-09-24T05:13:41Z">
              <w:pPr>
                <w:spacing w:after="280" w:before="280" w:line="240" w:lineRule="auto"/>
              </w:pPr>
            </w:pPrChange>
          </w:pPr>
          <w:sdt>
            <w:sdtPr>
              <w:id w:val="547902706"/>
              <w:tag w:val="goog_rdk_1791"/>
            </w:sdtPr>
            <w:sdtContent>
              <w:del w:author="Kanihaa" w:id="9" w:date="2026-09-25T08:48:49Z"/>
              <w:sdt>
                <w:sdtPr>
                  <w:id w:val="-1357341839"/>
                  <w:tag w:val="goog_rdk_179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Activity 2.4: Ensure modular code structure</w:delText>
                    </w:r>
                  </w:del>
                </w:sdtContent>
              </w:sdt>
              <w:del w:author="Kanihaa" w:id="9" w:date="2026-09-25T08:48:49Z"/>
            </w:sdtContent>
          </w:sdt>
        </w:p>
      </w:sdtContent>
    </w:sdt>
    <w:sdt>
      <w:sdtPr>
        <w:id w:val="-154518275"/>
        <w:tag w:val="goog_rdk_1798"/>
      </w:sdtPr>
      <w:sdtContent>
        <w:p w:rsidR="00000000" w:rsidDel="00000000" w:rsidP="00000000" w:rsidRDefault="00000000" w:rsidRPr="00000000" w14:paraId="00000118">
          <w:pPr>
            <w:numPr>
              <w:ilvl w:val="0"/>
              <w:numId w:val="24"/>
            </w:numPr>
            <w:spacing w:after="240" w:before="240" w:line="240" w:lineRule="auto"/>
            <w:ind w:left="720" w:hanging="360"/>
            <w:rPr>
              <w:del w:author="Kanihaa" w:id="9" w:date="2026-09-25T08:48:49Z"/>
              <w:i w:val="1"/>
              <w:iCs w:val="1"/>
              <w:sz w:val="24"/>
              <w:szCs w:val="24"/>
              <w:rPrChange w:author="Kavinilavu" w:id="97" w:date="2026-09-24T05:18:57Z">
                <w:rPr>
                  <w:sz w:val="24"/>
                  <w:szCs w:val="24"/>
                  <w:u w:val="none"/>
                </w:rPr>
              </w:rPrChange>
            </w:rPr>
            <w:pPrChange w:author="Kavinilavu" w:id="0" w:date="2026-09-24T05:18:57Z">
              <w:pPr>
                <w:numPr>
                  <w:ilvl w:val="0"/>
                  <w:numId w:val="24"/>
                </w:numPr>
                <w:spacing w:after="240" w:before="240" w:line="240" w:lineRule="auto"/>
                <w:ind w:left="720" w:hanging="360"/>
              </w:pPr>
            </w:pPrChange>
          </w:pPr>
          <w:sdt>
            <w:sdtPr>
              <w:id w:val="649259506"/>
              <w:tag w:val="goog_rdk_1794"/>
            </w:sdtPr>
            <w:sdtContent>
              <w:del w:author="Kanihaa" w:id="9" w:date="2026-09-25T08:48:49Z"/>
              <w:sdt>
                <w:sdtPr>
                  <w:id w:val="677814923"/>
                  <w:tag w:val="goog_rdk_179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sz w:val="24"/>
                            <w:szCs w:val="24"/>
                          </w:rPr>
                        </w:rPrChange>
                      </w:rPr>
                      <w:delText xml:space="preserve">/token</w:delText>
                    </w:r>
                  </w:del>
                </w:sdtContent>
              </w:sdt>
              <w:del w:author="Kanihaa" w:id="9" w:date="2026-09-25T08:48:49Z">
                <w:sdt>
                  <w:sdtPr>
                    <w:id w:val="1239219706"/>
                    <w:tag w:val="goog_rdk_17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Issues a secure JWT token after successful authentication, enabling authorized access to protected API routes.</w:delText>
                    </w:r>
                  </w:sdtContent>
                </w:sdt>
                <w:sdt>
                  <w:sdtPr>
                    <w:id w:val="-1725121230"/>
                    <w:tag w:val="goog_rdk_1797"/>
                  </w:sdtPr>
                  <w:sdtContent>
                    <w:r w:rsidDel="00000000" w:rsidR="00000000" w:rsidRPr="00000000">
                      <w:rPr>
                        <w:rtl w:val="0"/>
                      </w:rPr>
                    </w:r>
                  </w:sdtContent>
                </w:sdt>
              </w:del>
            </w:sdtContent>
          </w:sdt>
        </w:p>
      </w:sdtContent>
    </w:sdt>
    <w:sdt>
      <w:sdtPr>
        <w:id w:val="993480884"/>
        <w:tag w:val="goog_rdk_1801"/>
      </w:sdtPr>
      <w:sdtContent>
        <w:p w:rsidR="00000000" w:rsidDel="00000000" w:rsidP="00000000" w:rsidRDefault="00000000" w:rsidRPr="00000000" w14:paraId="00000119">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958020525"/>
              <w:tag w:val="goog_rdk_179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4050" cy="3801677"/>
                      <wp:effectExtent b="0" l="0" r="0" t="0"/>
                      <wp:docPr id="255"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734050" cy="3801677"/>
                              </a:xfrm>
                              <a:prstGeom prst="rect"/>
                              <a:ln/>
                            </pic:spPr>
                          </pic:pic>
                        </a:graphicData>
                      </a:graphic>
                    </wp:inline>
                  </w:drawing>
                </w:r>
              </w:del>
              <w:sdt>
                <w:sdtPr>
                  <w:id w:val="260015977"/>
                  <w:tag w:val="goog_rdk_1800"/>
                </w:sdtPr>
                <w:sdtContent>
                  <w:del w:author="Kanihaa" w:id="9" w:date="2026-09-25T08:48:49Z">
                    <w:r w:rsidDel="00000000" w:rsidR="00000000" w:rsidRPr="00000000">
                      <w:rPr>
                        <w:rtl w:val="0"/>
                      </w:rPr>
                    </w:r>
                  </w:del>
                </w:sdtContent>
              </w:sdt>
              <w:del w:author="Kanihaa" w:id="9" w:date="2026-09-25T08:48:49Z"/>
            </w:sdtContent>
          </w:sdt>
        </w:p>
      </w:sdtContent>
    </w:sdt>
    <w:sdt>
      <w:sdtPr>
        <w:id w:val="-716700059"/>
        <w:tag w:val="goog_rdk_1804"/>
      </w:sdtPr>
      <w:sdtContent>
        <w:p w:rsidR="00000000" w:rsidDel="00000000" w:rsidP="00000000" w:rsidRDefault="00000000" w:rsidRPr="00000000" w14:paraId="0000011A">
          <w:pPr>
            <w:pStyle w:val="Heading1"/>
            <w:spacing w:after="280" w:before="280" w:line="240"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jc w:val="center"/>
              </w:pPr>
            </w:pPrChange>
          </w:pPr>
          <w:sdt>
            <w:sdtPr>
              <w:id w:val="-1392347973"/>
              <w:tag w:val="goog_rdk_1802"/>
            </w:sdtPr>
            <w:sdtContent>
              <w:del w:author="Kanihaa" w:id="9" w:date="2026-09-25T08:48:49Z"/>
              <w:sdt>
                <w:sdtPr>
                  <w:id w:val="-64839275"/>
                  <w:tag w:val="goog_rdk_1803"/>
                </w:sdtPr>
                <w:sdtContent>
                  <w:del w:author="Kanihaa" w:id="9" w:date="2026-09-25T08:48:49Z">
                    <w:r w:rsidDel="00000000" w:rsidR="00000000" w:rsidRPr="00000000">
                      <w:rPr>
                        <w:rtl w:val="0"/>
                      </w:rPr>
                    </w:r>
                  </w:del>
                </w:sdtContent>
              </w:sdt>
              <w:del w:author="Kanihaa" w:id="9" w:date="2026-09-25T08:48:49Z"/>
            </w:sdtContent>
          </w:sdt>
        </w:p>
      </w:sdtContent>
    </w:sdt>
    <w:sdt>
      <w:sdtPr>
        <w:id w:val="-601362158"/>
        <w:tag w:val="goog_rdk_1809"/>
      </w:sdtPr>
      <w:sdtContent>
        <w:p w:rsidR="00000000" w:rsidDel="00000000" w:rsidP="00000000" w:rsidRDefault="00000000" w:rsidRPr="00000000" w14:paraId="0000011B">
          <w:pPr>
            <w:numPr>
              <w:ilvl w:val="0"/>
              <w:numId w:val="20"/>
            </w:numPr>
            <w:spacing w:after="0" w:before="280" w:line="240" w:lineRule="auto"/>
            <w:ind w:left="720" w:hanging="360"/>
            <w:rPr>
              <w:del w:author="Kanihaa" w:id="9" w:date="2026-09-25T08:48:49Z"/>
              <w:i w:val="1"/>
              <w:iCs w:val="1"/>
              <w:sz w:val="24"/>
              <w:szCs w:val="24"/>
              <w:rPrChange w:author="Kavinilavu" w:id="97" w:date="2026-09-24T05:18:57Z">
                <w:rPr>
                  <w:sz w:val="24"/>
                  <w:szCs w:val="24"/>
                  <w:u w:val="none"/>
                </w:rPr>
              </w:rPrChange>
            </w:rPr>
            <w:pPrChange w:author="Kavinilavu" w:id="0" w:date="2026-09-24T05:18:57Z">
              <w:pPr>
                <w:numPr>
                  <w:ilvl w:val="0"/>
                  <w:numId w:val="20"/>
                </w:numPr>
                <w:spacing w:after="0" w:before="280" w:line="240" w:lineRule="auto"/>
                <w:ind w:left="720" w:hanging="360"/>
              </w:pPr>
            </w:pPrChange>
          </w:pPr>
          <w:sdt>
            <w:sdtPr>
              <w:id w:val="-1211392053"/>
              <w:tag w:val="goog_rdk_1805"/>
            </w:sdtPr>
            <w:sdtContent>
              <w:del w:author="Kanihaa" w:id="9" w:date="2026-09-25T08:48:49Z"/>
              <w:sdt>
                <w:sdtPr>
                  <w:id w:val="-1658312137"/>
                  <w:tag w:val="goog_rdk_180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sz w:val="24"/>
                            <w:szCs w:val="24"/>
                          </w:rPr>
                        </w:rPrChange>
                      </w:rPr>
                      <w:delText xml:space="preserve">/session-info</w:delText>
                    </w:r>
                  </w:del>
                </w:sdtContent>
              </w:sdt>
              <w:del w:author="Kanihaa" w:id="9" w:date="2026-09-25T08:48:49Z">
                <w:sdt>
                  <w:sdtPr>
                    <w:id w:val="-19772565"/>
                    <w:tag w:val="goog_rdk_180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Retrieves metadata about the current user session, such as user ID and login status.</w:delText>
                    </w:r>
                  </w:sdtContent>
                </w:sdt>
                <w:sdt>
                  <w:sdtPr>
                    <w:id w:val="1543136023"/>
                    <w:tag w:val="goog_rdk_1808"/>
                  </w:sdtPr>
                  <w:sdtContent>
                    <w:r w:rsidDel="00000000" w:rsidR="00000000" w:rsidRPr="00000000">
                      <w:rPr>
                        <w:rtl w:val="0"/>
                      </w:rPr>
                    </w:r>
                  </w:sdtContent>
                </w:sdt>
              </w:del>
            </w:sdtContent>
          </w:sdt>
        </w:p>
      </w:sdtContent>
    </w:sdt>
    <w:sdt>
      <w:sdtPr>
        <w:id w:val="1833211595"/>
        <w:tag w:val="goog_rdk_1814"/>
      </w:sdtPr>
      <w:sdtContent>
        <w:p w:rsidR="00000000" w:rsidDel="00000000" w:rsidP="00000000" w:rsidRDefault="00000000" w:rsidRPr="00000000" w14:paraId="0000011C">
          <w:pPr>
            <w:numPr>
              <w:ilvl w:val="0"/>
              <w:numId w:val="20"/>
            </w:numPr>
            <w:spacing w:after="280" w:before="0" w:line="240" w:lineRule="auto"/>
            <w:ind w:left="720" w:hanging="360"/>
            <w:rPr>
              <w:del w:author="Kanihaa" w:id="9" w:date="2026-09-25T08:48:49Z"/>
              <w:i w:val="1"/>
              <w:iCs w:val="1"/>
              <w:sz w:val="24"/>
              <w:szCs w:val="24"/>
              <w:rPrChange w:author="Kavinilavu" w:id="97" w:date="2026-09-24T05:18:57Z">
                <w:rPr>
                  <w:sz w:val="24"/>
                  <w:szCs w:val="24"/>
                  <w:u w:val="none"/>
                </w:rPr>
              </w:rPrChange>
            </w:rPr>
            <w:pPrChange w:author="Kavinilavu" w:id="0" w:date="2026-09-24T05:18:57Z">
              <w:pPr>
                <w:numPr>
                  <w:ilvl w:val="0"/>
                  <w:numId w:val="20"/>
                </w:numPr>
                <w:spacing w:after="280" w:before="0" w:line="240" w:lineRule="auto"/>
                <w:ind w:left="720" w:hanging="360"/>
              </w:pPr>
            </w:pPrChange>
          </w:pPr>
          <w:sdt>
            <w:sdtPr>
              <w:id w:val="326411398"/>
              <w:tag w:val="goog_rdk_1810"/>
            </w:sdtPr>
            <w:sdtContent>
              <w:del w:author="Kanihaa" w:id="9" w:date="2026-09-25T08:48:49Z"/>
              <w:sdt>
                <w:sdtPr>
                  <w:id w:val="282392220"/>
                  <w:tag w:val="goog_rdk_181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b w:val="1"/>
                            <w:bCs w:val="1"/>
                            <w:color w:val="188038"/>
                            <w:sz w:val="24"/>
                            <w:szCs w:val="24"/>
                          </w:rPr>
                        </w:rPrChange>
                      </w:rPr>
                      <w:delText xml:space="preserve">/session-data</w:delText>
                    </w:r>
                  </w:del>
                </w:sdtContent>
              </w:sdt>
              <w:del w:author="Kanihaa" w:id="9" w:date="2026-09-25T08:48:49Z">
                <w:sdt>
                  <w:sdtPr>
                    <w:id w:val="-1271826379"/>
                    <w:tag w:val="goog_rdk_181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Returns detailed session-specific data used for personalization and recommendation tracking.</w:delText>
                    </w:r>
                  </w:sdtContent>
                </w:sdt>
                <w:sdt>
                  <w:sdtPr>
                    <w:id w:val="900885687"/>
                    <w:tag w:val="goog_rdk_1813"/>
                  </w:sdtPr>
                  <w:sdtContent>
                    <w:r w:rsidDel="00000000" w:rsidR="00000000" w:rsidRPr="00000000">
                      <w:rPr>
                        <w:rtl w:val="0"/>
                      </w:rPr>
                    </w:r>
                  </w:sdtContent>
                </w:sdt>
              </w:del>
            </w:sdtContent>
          </w:sdt>
        </w:p>
      </w:sdtContent>
    </w:sdt>
    <w:sdt>
      <w:sdtPr>
        <w:id w:val="1380265187"/>
        <w:tag w:val="goog_rdk_1817"/>
      </w:sdtPr>
      <w:sdtContent>
        <w:p w:rsidR="00000000" w:rsidDel="00000000" w:rsidP="00000000" w:rsidRDefault="00000000" w:rsidRPr="00000000" w14:paraId="0000011D">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240" w:lineRule="auto"/>
              </w:pPr>
            </w:pPrChange>
          </w:pPr>
          <w:sdt>
            <w:sdtPr>
              <w:id w:val="-1443777348"/>
              <w:tag w:val="goog_rdk_181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3708400"/>
                      <wp:effectExtent b="0" l="0" r="0" t="0"/>
                      <wp:docPr id="256"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731200" cy="3708400"/>
                              </a:xfrm>
                              <a:prstGeom prst="rect"/>
                              <a:ln/>
                            </pic:spPr>
                          </pic:pic>
                        </a:graphicData>
                      </a:graphic>
                    </wp:inline>
                  </w:drawing>
                </w:r>
              </w:del>
              <w:sdt>
                <w:sdtPr>
                  <w:id w:val="-880951969"/>
                  <w:tag w:val="goog_rdk_1816"/>
                </w:sdtPr>
                <w:sdtContent>
                  <w:del w:author="Kanihaa" w:id="9" w:date="2026-09-25T08:48:49Z">
                    <w:r w:rsidDel="00000000" w:rsidR="00000000" w:rsidRPr="00000000">
                      <w:rPr>
                        <w:rtl w:val="0"/>
                      </w:rPr>
                    </w:r>
                  </w:del>
                </w:sdtContent>
              </w:sdt>
              <w:del w:author="Kanihaa" w:id="9" w:date="2026-09-25T08:48:49Z"/>
            </w:sdtContent>
          </w:sdt>
        </w:p>
      </w:sdtContent>
    </w:sdt>
    <w:sdt>
      <w:sdtPr>
        <w:id w:val="312971496"/>
        <w:tag w:val="goog_rdk_1820"/>
      </w:sdtPr>
      <w:sdtContent>
        <w:p w:rsidR="00000000" w:rsidDel="00000000" w:rsidP="00000000" w:rsidRDefault="00000000" w:rsidRPr="00000000" w14:paraId="0000011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42877342"/>
              <w:tag w:val="goog_rdk_1818"/>
            </w:sdtPr>
            <w:sdtContent>
              <w:del w:author="Kanihaa" w:id="9" w:date="2026-09-25T08:48:49Z"/>
              <w:sdt>
                <w:sdtPr>
                  <w:id w:val="-662780972"/>
                  <w:tag w:val="goog_rdk_1819"/>
                </w:sdtPr>
                <w:sdtContent>
                  <w:del w:author="Kanihaa" w:id="9" w:date="2026-09-25T08:48:49Z">
                    <w:r w:rsidDel="00000000" w:rsidR="00000000" w:rsidRPr="00000000">
                      <w:rPr>
                        <w:rtl w:val="0"/>
                      </w:rPr>
                    </w:r>
                  </w:del>
                </w:sdtContent>
              </w:sdt>
              <w:del w:author="Kanihaa" w:id="9" w:date="2026-09-25T08:48:49Z"/>
            </w:sdtContent>
          </w:sdt>
        </w:p>
      </w:sdtContent>
    </w:sdt>
    <w:sdt>
      <w:sdtPr>
        <w:id w:val="-2004453392"/>
        <w:tag w:val="goog_rdk_1823"/>
      </w:sdtPr>
      <w:sdtContent>
        <w:p w:rsidR="00000000" w:rsidDel="00000000" w:rsidP="00000000" w:rsidRDefault="00000000" w:rsidRPr="00000000" w14:paraId="0000011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08426516"/>
              <w:tag w:val="goog_rdk_1821"/>
            </w:sdtPr>
            <w:sdtContent>
              <w:del w:author="Kanihaa" w:id="9" w:date="2026-09-25T08:48:49Z"/>
              <w:sdt>
                <w:sdtPr>
                  <w:id w:val="-1302314027"/>
                  <w:tag w:val="goog_rdk_1822"/>
                </w:sdtPr>
                <w:sdtContent>
                  <w:del w:author="Kanihaa" w:id="9" w:date="2026-09-25T08:48:49Z">
                    <w:r w:rsidDel="00000000" w:rsidR="00000000" w:rsidRPr="00000000">
                      <w:rPr>
                        <w:rtl w:val="0"/>
                      </w:rPr>
                    </w:r>
                  </w:del>
                </w:sdtContent>
              </w:sdt>
              <w:del w:author="Kanihaa" w:id="9" w:date="2026-09-25T08:48:49Z"/>
            </w:sdtContent>
          </w:sdt>
        </w:p>
      </w:sdtContent>
    </w:sdt>
    <w:sdt>
      <w:sdtPr>
        <w:id w:val="2137843614"/>
        <w:tag w:val="goog_rdk_1829"/>
      </w:sdtPr>
      <w:sdtContent>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3" w:date="2026-09-22T00:15:29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753638648"/>
              <w:tag w:val="goog_rdk_1826"/>
            </w:sdtPr>
            <w:sdtContent>
              <w:ins w:author="Pradeep" w:id="173" w:date="2026-09-22T00:15:29Z">
                <w:sdt>
                  <w:sdtPr>
                    <w:id w:val="649883303"/>
                    <w:tag w:val="goog_rdk_1827"/>
                  </w:sdtPr>
                  <w:sdtContent>
                    <w:del w:author="Kanihaa" w:id="9" w:date="2026-09-25T08:48:49Z"/>
                  </w:sdtContent>
                </w:sdt>
              </w:ins>
              <w:sdt>
                <w:sdtPr>
                  <w:id w:val="-1418889520"/>
                  <w:tag w:val="goog_rdk_1828"/>
                </w:sdtPr>
                <w:sdtContent>
                  <w:ins w:author="Pradeep" w:id="173" w:date="2026-09-22T00:15: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Built actual project functionality</w:delText>
                      </w:r>
                    </w:del>
                  </w:ins>
                </w:sdtContent>
              </w:sdt>
              <w:ins w:author="Pradeep" w:id="173" w:date="2026-09-22T00:15:29Z">
                <w:del w:author="Kanihaa" w:id="9" w:date="2026-09-25T08:48:49Z"/>
              </w:ins>
            </w:sdtContent>
          </w:sdt>
        </w:p>
      </w:sdtContent>
    </w:sdt>
    <w:sdt>
      <w:sdtPr>
        <w:id w:val="150287911"/>
        <w:tag w:val="goog_rdk_1837"/>
      </w:sdtPr>
      <w:sdtContent>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32781323"/>
              <w:tag w:val="goog_rdk_1830"/>
            </w:sdtPr>
            <w:sdtContent>
              <w:ins w:author="Pradeep" w:id="173" w:date="2026-09-22T00:15:29Z">
                <w:sdt>
                  <w:sdtPr>
                    <w:id w:val="250830011"/>
                    <w:tag w:val="goog_rdk_1831"/>
                  </w:sdtPr>
                  <w:sdtContent>
                    <w:del w:author="Kanihaa" w:id="9" w:date="2026-09-25T08:48:49Z"/>
                  </w:sdtContent>
                </w:sdt>
              </w:ins>
              <w:sdt>
                <w:sdtPr>
                  <w:id w:val="1261377570"/>
                  <w:tag w:val="goog_rdk_1832"/>
                </w:sdtPr>
                <w:sdtContent>
                  <w:ins w:author="Pradeep" w:id="173" w:date="2026-09-22T00:15: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Home,Party,jewelry-each have </w:delText>
                      </w:r>
                    </w:del>
                  </w:ins>
                </w:sdtContent>
              </w:sdt>
              <w:ins w:author="Pradeep" w:id="173" w:date="2026-09-22T00:15:29Z">
                <w:del w:author="Kanihaa" w:id="9" w:date="2026-09-25T08:48:49Z">
                  <w:sdt>
                    <w:sdtPr>
                      <w:id w:val="150099453"/>
                      <w:tag w:val="goog_rdk_183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separate</w:delText>
                      </w:r>
                    </w:sdtContent>
                  </w:sdt>
                  <w:sdt>
                    <w:sdtPr>
                      <w:id w:val="-780065432"/>
                      <w:tag w:val="goog_rdk_183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logic</w:delText>
                      </w:r>
                    </w:sdtContent>
                  </w:sdt>
                </w:del>
              </w:ins>
            </w:sdtContent>
          </w:sdt>
          <w:sdt>
            <w:sdtPr>
              <w:id w:val="-763513956"/>
              <w:tag w:val="goog_rdk_1835"/>
            </w:sdtPr>
            <w:sdtContent>
              <w:del w:author="Kanihaa" w:id="9" w:date="2026-09-25T08:48:49Z"/>
              <w:sdt>
                <w:sdtPr>
                  <w:id w:val="698066044"/>
                  <w:tag w:val="goog_rdk_1836"/>
                </w:sdtPr>
                <w:sdtContent>
                  <w:del w:author="Kanihaa" w:id="9" w:date="2026-09-25T08:48:49Z">
                    <w:r w:rsidDel="00000000" w:rsidR="00000000" w:rsidRPr="00000000">
                      <w:rPr>
                        <w:rtl w:val="0"/>
                      </w:rPr>
                    </w:r>
                  </w:del>
                </w:sdtContent>
              </w:sdt>
              <w:del w:author="Kanihaa" w:id="9" w:date="2026-09-25T08:48:49Z"/>
            </w:sdtContent>
          </w:sdt>
        </w:p>
      </w:sdtContent>
    </w:sdt>
    <w:sdt>
      <w:sdtPr>
        <w:id w:val="668591186"/>
        <w:tag w:val="goog_rdk_1847"/>
      </w:sdtPr>
      <w:sdtContent>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4"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08796695"/>
              <w:tag w:val="goog_rdk_1840"/>
            </w:sdtPr>
            <w:sdtContent>
              <w:ins w:author="Pradeep" w:id="173" w:date="2026-09-22T00:15:29Z">
                <w:sdt>
                  <w:sdtPr>
                    <w:id w:val="-74481400"/>
                    <w:tag w:val="goog_rdk_1841"/>
                  </w:sdtPr>
                  <w:sdtContent>
                    <w:del w:author="Kanihaa" w:id="9" w:date="2026-09-25T08:48:49Z"/>
                  </w:sdtContent>
                </w:sdt>
              </w:ins>
              <w:sdt>
                <w:sdtPr>
                  <w:id w:val="1986856334"/>
                  <w:tag w:val="goog_rdk_1842"/>
                </w:sdtPr>
                <w:sdtContent>
                  <w:ins w:author="Pradeep" w:id="173" w:date="2026-09-22T00:15:2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Codes are given</w:delText>
                      </w:r>
                    </w:del>
                  </w:ins>
                </w:sdtContent>
              </w:sdt>
              <w:ins w:author="Pradeep" w:id="173" w:date="2026-09-22T00:15:29Z">
                <w:del w:author="Kanihaa" w:id="9" w:date="2026-09-25T08:48:49Z"/>
              </w:ins>
            </w:sdtContent>
          </w:sdt>
          <w:sdt>
            <w:sdtPr>
              <w:id w:val="-998062352"/>
              <w:tag w:val="goog_rdk_1843"/>
            </w:sdtPr>
            <w:sdtContent>
              <w:del w:author="Kanihaa" w:id="9" w:date="2026-09-25T08:48:49Z"/>
            </w:sdtContent>
          </w:sdt>
          <w:sdt>
            <w:sdtPr>
              <w:id w:val="648024913"/>
              <w:tag w:val="goog_rdk_1844"/>
            </w:sdtPr>
            <w:sdtContent>
              <w:ins w:author="Pradeep" w:id="174" w:date="2026-09-22T00:17:14Z">
                <w:sdt>
                  <w:sdtPr>
                    <w:id w:val="1465877396"/>
                    <w:tag w:val="goog_rdk_1845"/>
                  </w:sdtPr>
                  <w:sdtContent>
                    <w:del w:author="Kanihaa" w:id="9" w:date="2026-09-25T08:48:49Z"/>
                  </w:sdtContent>
                </w:sdt>
              </w:ins>
              <w:sdt>
                <w:sdtPr>
                  <w:id w:val="79877574"/>
                  <w:tag w:val="goog_rdk_1846"/>
                </w:sdtPr>
                <w:sdtContent>
                  <w:ins w:author="Pradeep" w:id="174" w:date="2026-09-22T00:17:14Z">
                    <w:del w:author="Kanihaa" w:id="9" w:date="2026-09-25T08:48:49Z">
                      <w:r w:rsidDel="00000000" w:rsidR="00000000" w:rsidRPr="00000000">
                        <w:rPr>
                          <w:rtl w:val="0"/>
                        </w:rPr>
                      </w:r>
                    </w:del>
                  </w:ins>
                </w:sdtContent>
              </w:sdt>
              <w:ins w:author="Pradeep" w:id="174" w:date="2026-09-22T00:17:14Z">
                <w:del w:author="Kanihaa" w:id="9" w:date="2026-09-25T08:48:49Z"/>
              </w:ins>
            </w:sdtContent>
          </w:sdt>
        </w:p>
      </w:sdtContent>
    </w:sdt>
    <w:sdt>
      <w:sdtPr>
        <w:id w:val="-2123284506"/>
        <w:tag w:val="goog_rdk_1851"/>
      </w:sdtPr>
      <w:sdtContent>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4"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16051480"/>
              <w:tag w:val="goog_rdk_1848"/>
            </w:sdtPr>
            <w:sdtContent>
              <w:ins w:author="Pradeep" w:id="174" w:date="2026-09-22T00:17:14Z">
                <w:sdt>
                  <w:sdtPr>
                    <w:id w:val="1725175100"/>
                    <w:tag w:val="goog_rdk_1849"/>
                  </w:sdtPr>
                  <w:sdtContent>
                    <w:del w:author="Kanihaa" w:id="9" w:date="2026-09-25T08:48:49Z"/>
                  </w:sdtContent>
                </w:sdt>
              </w:ins>
              <w:sdt>
                <w:sdtPr>
                  <w:id w:val="-1912782921"/>
                  <w:tag w:val="goog_rdk_1850"/>
                </w:sdtPr>
                <w:sdtContent>
                  <w:ins w:author="Pradeep" w:id="174"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Routings-What can execute according to the request</w:delText>
                      </w:r>
                    </w:del>
                  </w:ins>
                </w:sdtContent>
              </w:sdt>
              <w:ins w:author="Pradeep" w:id="174" w:date="2026-09-22T00:17:14Z">
                <w:del w:author="Kanihaa" w:id="9" w:date="2026-09-25T08:48:49Z"/>
              </w:ins>
            </w:sdtContent>
          </w:sdt>
        </w:p>
      </w:sdtContent>
    </w:sdt>
    <w:sdt>
      <w:sdtPr>
        <w:id w:val="1919590877"/>
        <w:tag w:val="goog_rdk_1855"/>
      </w:sdtPr>
      <w:sdtContent>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4"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184761497"/>
              <w:tag w:val="goog_rdk_1852"/>
            </w:sdtPr>
            <w:sdtContent>
              <w:ins w:author="Pradeep" w:id="174" w:date="2026-09-22T00:17:14Z">
                <w:sdt>
                  <w:sdtPr>
                    <w:id w:val="-1390363657"/>
                    <w:tag w:val="goog_rdk_1853"/>
                  </w:sdtPr>
                  <w:sdtContent>
                    <w:del w:author="Kanihaa" w:id="9" w:date="2026-09-25T08:48:49Z"/>
                  </w:sdtContent>
                </w:sdt>
              </w:ins>
              <w:sdt>
                <w:sdtPr>
                  <w:id w:val="-876136787"/>
                  <w:tag w:val="goog_rdk_1854"/>
                </w:sdtPr>
                <w:sdtContent>
                  <w:ins w:author="Pradeep" w:id="174"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page-Existing user</w:delText>
                      </w:r>
                    </w:del>
                  </w:ins>
                </w:sdtContent>
              </w:sdt>
              <w:ins w:author="Pradeep" w:id="174" w:date="2026-09-22T00:17:14Z">
                <w:del w:author="Kanihaa" w:id="9" w:date="2026-09-25T08:48:49Z"/>
              </w:ins>
            </w:sdtContent>
          </w:sdt>
        </w:p>
      </w:sdtContent>
    </w:sdt>
    <w:sdt>
      <w:sdtPr>
        <w:id w:val="-1674474958"/>
        <w:tag w:val="goog_rdk_1859"/>
      </w:sdtPr>
      <w:sdtContent>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4" w:date="2026-09-22T00:17:14Z"/>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109633908"/>
              <w:tag w:val="goog_rdk_1856"/>
            </w:sdtPr>
            <w:sdtContent>
              <w:ins w:author="Pradeep" w:id="174" w:date="2026-09-22T00:17:14Z">
                <w:sdt>
                  <w:sdtPr>
                    <w:id w:val="-1684916705"/>
                    <w:tag w:val="goog_rdk_1857"/>
                  </w:sdtPr>
                  <w:sdtContent>
                    <w:del w:author="Kanihaa" w:id="9" w:date="2026-09-25T08:48:49Z"/>
                  </w:sdtContent>
                </w:sdt>
              </w:ins>
              <w:sdt>
                <w:sdtPr>
                  <w:id w:val="109436889"/>
                  <w:tag w:val="goog_rdk_1858"/>
                </w:sdtPr>
                <w:sdtContent>
                  <w:ins w:author="Pradeep" w:id="174"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page-New user</w:delText>
                      </w:r>
                    </w:del>
                  </w:ins>
                </w:sdtContent>
              </w:sdt>
              <w:ins w:author="Pradeep" w:id="174" w:date="2026-09-22T00:17:14Z">
                <w:del w:author="Kanihaa" w:id="9" w:date="2026-09-25T08:48:49Z"/>
              </w:ins>
            </w:sdtContent>
          </w:sdt>
        </w:p>
      </w:sdtContent>
    </w:sdt>
    <w:sdt>
      <w:sdtPr>
        <w:id w:val="1865071081"/>
        <w:tag w:val="goog_rdk_1865"/>
      </w:sdtPr>
      <w:sdtContent>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53961391"/>
              <w:tag w:val="goog_rdk_1860"/>
            </w:sdtPr>
            <w:sdtContent>
              <w:ins w:author="Pradeep" w:id="174" w:date="2026-09-22T00:17:14Z">
                <w:sdt>
                  <w:sdtPr>
                    <w:id w:val="-945040268"/>
                    <w:tag w:val="goog_rdk_1861"/>
                  </w:sdtPr>
                  <w:sdtContent>
                    <w:del w:author="Kanihaa" w:id="9" w:date="2026-09-25T08:48:49Z"/>
                  </w:sdtContent>
                </w:sdt>
              </w:ins>
              <w:sdt>
                <w:sdtPr>
                  <w:id w:val="-1039196565"/>
                  <w:tag w:val="goog_rdk_1862"/>
                </w:sdtPr>
                <w:sdtContent>
                  <w:ins w:author="Pradeep" w:id="174"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page-End the current session</w:delText>
                      </w:r>
                    </w:del>
                  </w:ins>
                </w:sdtContent>
              </w:sdt>
              <w:ins w:author="Pradeep" w:id="174" w:date="2026-09-22T00:17:14Z">
                <w:del w:author="Kanihaa" w:id="9" w:date="2026-09-25T08:48:49Z"/>
              </w:ins>
            </w:sdtContent>
          </w:sdt>
          <w:sdt>
            <w:sdtPr>
              <w:id w:val="743313884"/>
              <w:tag w:val="goog_rdk_1863"/>
            </w:sdtPr>
            <w:sdtContent>
              <w:del w:author="Kanihaa" w:id="9" w:date="2026-09-25T08:48:49Z"/>
              <w:sdt>
                <w:sdtPr>
                  <w:id w:val="1796909651"/>
                  <w:tag w:val="goog_rdk_1864"/>
                </w:sdtPr>
                <w:sdtContent>
                  <w:del w:author="Kanihaa" w:id="9" w:date="2026-09-25T08:48:49Z">
                    <w:r w:rsidDel="00000000" w:rsidR="00000000" w:rsidRPr="00000000">
                      <w:rPr>
                        <w:rtl w:val="0"/>
                      </w:rPr>
                    </w:r>
                  </w:del>
                </w:sdtContent>
              </w:sdt>
              <w:del w:author="Kanihaa" w:id="9" w:date="2026-09-25T08:48:49Z"/>
            </w:sdtContent>
          </w:sdt>
        </w:p>
      </w:sdtContent>
    </w:sdt>
    <w:sdt>
      <w:sdtPr>
        <w:id w:val="1290095256"/>
        <w:tag w:val="goog_rdk_1873"/>
      </w:sdtPr>
      <w:sdtContent>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sz w:val="24"/>
                  <w:szCs w:val="24"/>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90666688"/>
              <w:tag w:val="goog_rdk_1868"/>
            </w:sdtPr>
            <w:sdtContent>
              <w:ins w:author="Pradeep" w:id="174" w:date="2026-09-22T00:17:14Z">
                <w:sdt>
                  <w:sdtPr>
                    <w:id w:val="944980560"/>
                    <w:tag w:val="goog_rdk_1869"/>
                  </w:sdtPr>
                  <w:sdtContent>
                    <w:del w:author="Kanihaa" w:id="9" w:date="2026-09-25T08:48:49Z"/>
                  </w:sdtContent>
                </w:sdt>
              </w:ins>
              <w:sdt>
                <w:sdtPr>
                  <w:id w:val="924816503"/>
                  <w:tag w:val="goog_rdk_1870"/>
                </w:sdtPr>
                <w:sdtContent>
                  <w:ins w:author="Pradeep" w:id="174" w:date="2026-09-22T00:17: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JWT token-We can access protected APLs(authorised access)</w:delText>
                      </w:r>
                    </w:del>
                  </w:ins>
                </w:sdtContent>
              </w:sdt>
              <w:ins w:author="Pradeep" w:id="174" w:date="2026-09-22T00:17:14Z">
                <w:del w:author="Kanihaa" w:id="9" w:date="2026-09-25T08:48:49Z"/>
              </w:ins>
            </w:sdtContent>
          </w:sdt>
          <w:sdt>
            <w:sdtPr>
              <w:id w:val="-1818129257"/>
              <w:tag w:val="goog_rdk_1871"/>
            </w:sdtPr>
            <w:sdtContent>
              <w:del w:author="Kanihaa" w:id="9" w:date="2026-09-25T08:48:49Z"/>
              <w:sdt>
                <w:sdtPr>
                  <w:id w:val="2058394029"/>
                  <w:tag w:val="goog_rdk_1872"/>
                </w:sdtPr>
                <w:sdtContent>
                  <w:del w:author="Kanihaa" w:id="9" w:date="2026-09-25T08:48:49Z">
                    <w:r w:rsidDel="00000000" w:rsidR="00000000" w:rsidRPr="00000000">
                      <w:rPr>
                        <w:rtl w:val="0"/>
                      </w:rPr>
                    </w:r>
                  </w:del>
                </w:sdtContent>
              </w:sdt>
              <w:del w:author="Kanihaa" w:id="9" w:date="2026-09-25T08:48:49Z"/>
            </w:sdtContent>
          </w:sdt>
        </w:p>
      </w:sdtContent>
    </w:sdt>
    <w:sdt>
      <w:sdtPr>
        <w:id w:val="2112367844"/>
        <w:tag w:val="goog_rdk_1876"/>
      </w:sdtPr>
      <w:sdtContent>
        <w:p w:rsidR="00000000" w:rsidDel="00000000" w:rsidP="00000000" w:rsidRDefault="00000000" w:rsidRPr="00000000" w14:paraId="0000012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54706885"/>
              <w:tag w:val="goog_rdk_1874"/>
            </w:sdtPr>
            <w:sdtContent>
              <w:del w:author="Kanihaa" w:id="9" w:date="2026-09-25T08:48:49Z"/>
              <w:sdt>
                <w:sdtPr>
                  <w:id w:val="-210956247"/>
                  <w:tag w:val="goog_rdk_1875"/>
                </w:sdtPr>
                <w:sdtContent>
                  <w:del w:author="Kanihaa" w:id="9" w:date="2026-09-25T08:48:49Z">
                    <w:r w:rsidDel="00000000" w:rsidR="00000000" w:rsidRPr="00000000">
                      <w:rPr>
                        <w:rtl w:val="0"/>
                      </w:rPr>
                    </w:r>
                  </w:del>
                </w:sdtContent>
              </w:sdt>
              <w:del w:author="Kanihaa" w:id="9" w:date="2026-09-25T08:48:49Z"/>
            </w:sdtContent>
          </w:sdt>
        </w:p>
      </w:sdtContent>
    </w:sdt>
    <w:sdt>
      <w:sdtPr>
        <w:id w:val="-1834023105"/>
        <w:tag w:val="goog_rdk_1879"/>
      </w:sdtPr>
      <w:sdtContent>
        <w:p w:rsidR="00000000" w:rsidDel="00000000" w:rsidP="00000000" w:rsidRDefault="00000000" w:rsidRPr="00000000" w14:paraId="0000012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06947770"/>
              <w:tag w:val="goog_rdk_1877"/>
            </w:sdtPr>
            <w:sdtContent>
              <w:del w:author="Kanihaa" w:id="9" w:date="2026-09-25T08:48:49Z"/>
              <w:sdt>
                <w:sdtPr>
                  <w:id w:val="1651252120"/>
                  <w:tag w:val="goog_rdk_1878"/>
                </w:sdtPr>
                <w:sdtContent>
                  <w:del w:author="Kanihaa" w:id="9" w:date="2026-09-25T08:48:49Z">
                    <w:r w:rsidDel="00000000" w:rsidR="00000000" w:rsidRPr="00000000">
                      <w:rPr>
                        <w:rtl w:val="0"/>
                      </w:rPr>
                    </w:r>
                  </w:del>
                </w:sdtContent>
              </w:sdt>
              <w:del w:author="Kanihaa" w:id="9" w:date="2026-09-25T08:48:49Z"/>
            </w:sdtContent>
          </w:sdt>
        </w:p>
      </w:sdtContent>
    </w:sdt>
    <w:sdt>
      <w:sdtPr>
        <w:id w:val="-587724479"/>
        <w:tag w:val="goog_rdk_1882"/>
      </w:sdtPr>
      <w:sdtContent>
        <w:p w:rsidR="00000000" w:rsidDel="00000000" w:rsidP="00000000" w:rsidRDefault="00000000" w:rsidRPr="00000000" w14:paraId="0000012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363339133"/>
              <w:tag w:val="goog_rdk_1880"/>
            </w:sdtPr>
            <w:sdtContent>
              <w:del w:author="Kanihaa" w:id="9" w:date="2026-09-25T08:48:49Z"/>
              <w:sdt>
                <w:sdtPr>
                  <w:id w:val="-1954150332"/>
                  <w:tag w:val="goog_rdk_1881"/>
                </w:sdtPr>
                <w:sdtContent>
                  <w:del w:author="Kanihaa" w:id="9" w:date="2026-09-25T08:48:49Z">
                    <w:r w:rsidDel="00000000" w:rsidR="00000000" w:rsidRPr="00000000">
                      <w:rPr>
                        <w:rtl w:val="0"/>
                      </w:rPr>
                    </w:r>
                  </w:del>
                </w:sdtContent>
              </w:sdt>
              <w:del w:author="Kanihaa" w:id="9" w:date="2026-09-25T08:48:49Z"/>
            </w:sdtContent>
          </w:sdt>
        </w:p>
      </w:sdtContent>
    </w:sdt>
    <w:sdt>
      <w:sdtPr>
        <w:id w:val="-146603401"/>
        <w:tag w:val="goog_rdk_1885"/>
      </w:sdtPr>
      <w:sdtContent>
        <w:p w:rsidR="00000000" w:rsidDel="00000000" w:rsidP="00000000" w:rsidRDefault="00000000" w:rsidRPr="00000000" w14:paraId="0000012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4708693"/>
              <w:tag w:val="goog_rdk_1883"/>
            </w:sdtPr>
            <w:sdtContent>
              <w:del w:author="Kanihaa" w:id="9" w:date="2026-09-25T08:48:49Z"/>
              <w:sdt>
                <w:sdtPr>
                  <w:id w:val="820081121"/>
                  <w:tag w:val="goog_rdk_1884"/>
                </w:sdtPr>
                <w:sdtContent>
                  <w:del w:author="Kanihaa" w:id="9" w:date="2026-09-25T08:48:49Z">
                    <w:r w:rsidDel="00000000" w:rsidR="00000000" w:rsidRPr="00000000">
                      <w:rPr>
                        <w:rtl w:val="0"/>
                      </w:rPr>
                    </w:r>
                  </w:del>
                </w:sdtContent>
              </w:sdt>
              <w:del w:author="Kanihaa" w:id="9" w:date="2026-09-25T08:48:49Z"/>
            </w:sdtContent>
          </w:sdt>
        </w:p>
      </w:sdtContent>
    </w:sdt>
    <w:sdt>
      <w:sdtPr>
        <w:id w:val="-113629712"/>
        <w:tag w:val="goog_rdk_1888"/>
      </w:sdtPr>
      <w:sdtContent>
        <w:p w:rsidR="00000000" w:rsidDel="00000000" w:rsidP="00000000" w:rsidRDefault="00000000" w:rsidRPr="00000000" w14:paraId="0000012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9296906"/>
              <w:tag w:val="goog_rdk_1886"/>
            </w:sdtPr>
            <w:sdtContent>
              <w:del w:author="Kanihaa" w:id="9" w:date="2026-09-25T08:48:49Z"/>
              <w:sdt>
                <w:sdtPr>
                  <w:id w:val="1276674801"/>
                  <w:tag w:val="goog_rdk_1887"/>
                </w:sdtPr>
                <w:sdtContent>
                  <w:del w:author="Kanihaa" w:id="9" w:date="2026-09-25T08:48:49Z">
                    <w:r w:rsidDel="00000000" w:rsidR="00000000" w:rsidRPr="00000000">
                      <w:rPr>
                        <w:rtl w:val="0"/>
                      </w:rPr>
                    </w:r>
                  </w:del>
                </w:sdtContent>
              </w:sdt>
              <w:del w:author="Kanihaa" w:id="9" w:date="2026-09-25T08:48:49Z"/>
            </w:sdtContent>
          </w:sdt>
        </w:p>
      </w:sdtContent>
    </w:sdt>
    <w:sdt>
      <w:sdtPr>
        <w:id w:val="-935631412"/>
        <w:tag w:val="goog_rdk_1891"/>
      </w:sdtPr>
      <w:sdtContent>
        <w:p w:rsidR="00000000" w:rsidDel="00000000" w:rsidP="00000000" w:rsidRDefault="00000000" w:rsidRPr="00000000" w14:paraId="0000012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98137526"/>
              <w:tag w:val="goog_rdk_1889"/>
            </w:sdtPr>
            <w:sdtContent>
              <w:del w:author="Kanihaa" w:id="9" w:date="2026-09-25T08:48:49Z"/>
              <w:sdt>
                <w:sdtPr>
                  <w:id w:val="1637205691"/>
                  <w:tag w:val="goog_rdk_1890"/>
                </w:sdtPr>
                <w:sdtContent>
                  <w:del w:author="Kanihaa" w:id="9" w:date="2026-09-25T08:48:49Z">
                    <w:r w:rsidDel="00000000" w:rsidR="00000000" w:rsidRPr="00000000">
                      <w:rPr>
                        <w:rtl w:val="0"/>
                      </w:rPr>
                    </w:r>
                  </w:del>
                </w:sdtContent>
              </w:sdt>
              <w:del w:author="Kanihaa" w:id="9" w:date="2026-09-25T08:48:49Z"/>
            </w:sdtContent>
          </w:sdt>
        </w:p>
      </w:sdtContent>
    </w:sdt>
    <w:sdt>
      <w:sdtPr>
        <w:id w:val="293886995"/>
        <w:tag w:val="goog_rdk_1894"/>
      </w:sdtPr>
      <w:sdtContent>
        <w:p w:rsidR="00000000" w:rsidDel="00000000" w:rsidP="00000000" w:rsidRDefault="00000000" w:rsidRPr="00000000" w14:paraId="0000012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11625704"/>
              <w:tag w:val="goog_rdk_1892"/>
            </w:sdtPr>
            <w:sdtContent>
              <w:del w:author="Kanihaa" w:id="9" w:date="2026-09-25T08:48:49Z"/>
              <w:sdt>
                <w:sdtPr>
                  <w:id w:val="-2020964185"/>
                  <w:tag w:val="goog_rdk_1893"/>
                </w:sdtPr>
                <w:sdtContent>
                  <w:del w:author="Kanihaa" w:id="9" w:date="2026-09-25T08:48:49Z">
                    <w:r w:rsidDel="00000000" w:rsidR="00000000" w:rsidRPr="00000000">
                      <w:rPr>
                        <w:rtl w:val="0"/>
                      </w:rPr>
                    </w:r>
                  </w:del>
                </w:sdtContent>
              </w:sdt>
              <w:del w:author="Kanihaa" w:id="9" w:date="2026-09-25T08:48:49Z"/>
            </w:sdtContent>
          </w:sdt>
        </w:p>
      </w:sdtContent>
    </w:sdt>
    <w:sdt>
      <w:sdtPr>
        <w:id w:val="-373112595"/>
        <w:tag w:val="goog_rdk_1897"/>
      </w:sdtPr>
      <w:sdtContent>
        <w:p w:rsidR="00000000" w:rsidDel="00000000" w:rsidP="00000000" w:rsidRDefault="00000000" w:rsidRPr="00000000" w14:paraId="0000012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77954664"/>
              <w:tag w:val="goog_rdk_1895"/>
            </w:sdtPr>
            <w:sdtContent>
              <w:del w:author="Kanihaa" w:id="9" w:date="2026-09-25T08:48:49Z"/>
              <w:sdt>
                <w:sdtPr>
                  <w:id w:val="-1004485155"/>
                  <w:tag w:val="goog_rdk_1896"/>
                </w:sdtPr>
                <w:sdtContent>
                  <w:del w:author="Kanihaa" w:id="9" w:date="2026-09-25T08:48:49Z">
                    <w:r w:rsidDel="00000000" w:rsidR="00000000" w:rsidRPr="00000000">
                      <w:rPr>
                        <w:rtl w:val="0"/>
                      </w:rPr>
                    </w:r>
                  </w:del>
                </w:sdtContent>
              </w:sdt>
              <w:del w:author="Kanihaa" w:id="9" w:date="2026-09-25T08:48:49Z"/>
            </w:sdtContent>
          </w:sdt>
        </w:p>
      </w:sdtContent>
    </w:sdt>
    <w:sdt>
      <w:sdtPr>
        <w:id w:val="67859681"/>
        <w:tag w:val="goog_rdk_1900"/>
      </w:sdtPr>
      <w:sdtContent>
        <w:p w:rsidR="00000000" w:rsidDel="00000000" w:rsidP="00000000" w:rsidRDefault="00000000" w:rsidRPr="00000000" w14:paraId="0000013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14778180"/>
              <w:tag w:val="goog_rdk_1898"/>
            </w:sdtPr>
            <w:sdtContent>
              <w:del w:author="Kanihaa" w:id="9" w:date="2026-09-25T08:48:49Z"/>
              <w:sdt>
                <w:sdtPr>
                  <w:id w:val="2026548474"/>
                  <w:tag w:val="goog_rdk_1899"/>
                </w:sdtPr>
                <w:sdtContent>
                  <w:del w:author="Kanihaa" w:id="9" w:date="2026-09-25T08:48:49Z">
                    <w:r w:rsidDel="00000000" w:rsidR="00000000" w:rsidRPr="00000000">
                      <w:rPr>
                        <w:rtl w:val="0"/>
                      </w:rPr>
                    </w:r>
                  </w:del>
                </w:sdtContent>
              </w:sdt>
              <w:del w:author="Kanihaa" w:id="9" w:date="2026-09-25T08:48:49Z"/>
            </w:sdtContent>
          </w:sdt>
        </w:p>
      </w:sdtContent>
    </w:sdt>
    <w:sdt>
      <w:sdtPr>
        <w:id w:val="-260433777"/>
        <w:tag w:val="goog_rdk_1903"/>
      </w:sdtPr>
      <w:sdtContent>
        <w:p w:rsidR="00000000" w:rsidDel="00000000" w:rsidP="00000000" w:rsidRDefault="00000000" w:rsidRPr="00000000" w14:paraId="0000013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72219138"/>
              <w:tag w:val="goog_rdk_1901"/>
            </w:sdtPr>
            <w:sdtContent>
              <w:del w:author="Kanihaa" w:id="9" w:date="2026-09-25T08:48:49Z"/>
              <w:sdt>
                <w:sdtPr>
                  <w:id w:val="-1429098893"/>
                  <w:tag w:val="goog_rdk_1902"/>
                </w:sdtPr>
                <w:sdtContent>
                  <w:del w:author="Kanihaa" w:id="9" w:date="2026-09-25T08:48:49Z">
                    <w:r w:rsidDel="00000000" w:rsidR="00000000" w:rsidRPr="00000000">
                      <w:rPr>
                        <w:rtl w:val="0"/>
                      </w:rPr>
                    </w:r>
                  </w:del>
                </w:sdtContent>
              </w:sdt>
              <w:del w:author="Kanihaa" w:id="9" w:date="2026-09-25T08:48:49Z"/>
            </w:sdtContent>
          </w:sdt>
        </w:p>
      </w:sdtContent>
    </w:sdt>
    <w:sdt>
      <w:sdtPr>
        <w:id w:val="-654625097"/>
        <w:tag w:val="goog_rdk_1906"/>
      </w:sdtPr>
      <w:sdtContent>
        <w:p w:rsidR="00000000" w:rsidDel="00000000" w:rsidP="00000000" w:rsidRDefault="00000000" w:rsidRPr="00000000" w14:paraId="0000013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28405705"/>
              <w:tag w:val="goog_rdk_1904"/>
            </w:sdtPr>
            <w:sdtContent>
              <w:del w:author="Kanihaa" w:id="9" w:date="2026-09-25T08:48:49Z"/>
              <w:sdt>
                <w:sdtPr>
                  <w:id w:val="461839686"/>
                  <w:tag w:val="goog_rdk_1905"/>
                </w:sdtPr>
                <w:sdtContent>
                  <w:del w:author="Kanihaa" w:id="9" w:date="2026-09-25T08:48:49Z">
                    <w:r w:rsidDel="00000000" w:rsidR="00000000" w:rsidRPr="00000000">
                      <w:rPr>
                        <w:rtl w:val="0"/>
                      </w:rPr>
                    </w:r>
                  </w:del>
                </w:sdtContent>
              </w:sdt>
              <w:del w:author="Kanihaa" w:id="9" w:date="2026-09-25T08:48:49Z"/>
            </w:sdtContent>
          </w:sdt>
        </w:p>
      </w:sdtContent>
    </w:sdt>
    <w:sdt>
      <w:sdtPr>
        <w:id w:val="-1056769702"/>
        <w:tag w:val="goog_rdk_1909"/>
      </w:sdtPr>
      <w:sdtContent>
        <w:p w:rsidR="00000000" w:rsidDel="00000000" w:rsidP="00000000" w:rsidRDefault="00000000" w:rsidRPr="00000000" w14:paraId="0000013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17541462"/>
              <w:tag w:val="goog_rdk_1907"/>
            </w:sdtPr>
            <w:sdtContent>
              <w:del w:author="Kanihaa" w:id="9" w:date="2026-09-25T08:48:49Z"/>
              <w:sdt>
                <w:sdtPr>
                  <w:id w:val="1287151758"/>
                  <w:tag w:val="goog_rdk_1908"/>
                </w:sdtPr>
                <w:sdtContent>
                  <w:del w:author="Kanihaa" w:id="9" w:date="2026-09-25T08:48:49Z">
                    <w:r w:rsidDel="00000000" w:rsidR="00000000" w:rsidRPr="00000000">
                      <w:rPr>
                        <w:rtl w:val="0"/>
                      </w:rPr>
                    </w:r>
                  </w:del>
                </w:sdtContent>
              </w:sdt>
              <w:del w:author="Kanihaa" w:id="9" w:date="2026-09-25T08:48:49Z"/>
            </w:sdtContent>
          </w:sdt>
        </w:p>
      </w:sdtContent>
    </w:sdt>
    <w:sdt>
      <w:sdtPr>
        <w:id w:val="1664251491"/>
        <w:tag w:val="goog_rdk_1912"/>
      </w:sdtPr>
      <w:sdtContent>
        <w:p w:rsidR="00000000" w:rsidDel="00000000" w:rsidP="00000000" w:rsidRDefault="00000000" w:rsidRPr="00000000" w14:paraId="00000134">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442863689"/>
              <w:tag w:val="goog_rdk_1910"/>
            </w:sdtPr>
            <w:sdtContent>
              <w:del w:author="Kanihaa" w:id="9" w:date="2026-09-25T08:48:49Z"/>
              <w:sdt>
                <w:sdtPr>
                  <w:id w:val="-1068977632"/>
                  <w:tag w:val="goog_rdk_1911"/>
                </w:sdtPr>
                <w:sdtContent>
                  <w:del w:author="Kanihaa" w:id="9" w:date="2026-09-25T08:48:49Z">
                    <w:r w:rsidDel="00000000" w:rsidR="00000000" w:rsidRPr="00000000">
                      <w:rPr>
                        <w:rtl w:val="0"/>
                      </w:rPr>
                    </w:r>
                  </w:del>
                </w:sdtContent>
              </w:sdt>
              <w:del w:author="Kanihaa" w:id="9" w:date="2026-09-25T08:48:49Z"/>
            </w:sdtContent>
          </w:sdt>
        </w:p>
      </w:sdtContent>
    </w:sdt>
    <w:sdt>
      <w:sdtPr>
        <w:id w:val="1714259260"/>
        <w:tag w:val="goog_rdk_1915"/>
      </w:sdtPr>
      <w:sdtContent>
        <w:p w:rsidR="00000000" w:rsidDel="00000000" w:rsidP="00000000" w:rsidRDefault="00000000" w:rsidRPr="00000000" w14:paraId="00000135">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649632671"/>
              <w:tag w:val="goog_rdk_1913"/>
            </w:sdtPr>
            <w:sdtContent>
              <w:del w:author="Kanihaa" w:id="9" w:date="2026-09-25T08:48:49Z"/>
              <w:sdt>
                <w:sdtPr>
                  <w:id w:val="-65900576"/>
                  <w:tag w:val="goog_rdk_1914"/>
                </w:sdtPr>
                <w:sdtContent>
                  <w:del w:author="Kanihaa" w:id="9" w:date="2026-09-25T08:48:49Z">
                    <w:r w:rsidDel="00000000" w:rsidR="00000000" w:rsidRPr="00000000">
                      <w:rPr>
                        <w:rtl w:val="0"/>
                      </w:rPr>
                    </w:r>
                  </w:del>
                </w:sdtContent>
              </w:sdt>
              <w:del w:author="Kanihaa" w:id="9" w:date="2026-09-25T08:48:49Z"/>
            </w:sdtContent>
          </w:sdt>
        </w:p>
      </w:sdtContent>
    </w:sdt>
    <w:sdt>
      <w:sdtPr>
        <w:id w:val="-937220179"/>
        <w:tag w:val="goog_rdk_1918"/>
      </w:sdtPr>
      <w:sdtContent>
        <w:p w:rsidR="00000000" w:rsidDel="00000000" w:rsidP="00000000" w:rsidRDefault="00000000" w:rsidRPr="00000000" w14:paraId="00000136">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911891661"/>
              <w:tag w:val="goog_rdk_1916"/>
            </w:sdtPr>
            <w:sdtContent>
              <w:del w:author="Kanihaa" w:id="9" w:date="2026-09-25T08:48:49Z"/>
              <w:sdt>
                <w:sdtPr>
                  <w:id w:val="494009577"/>
                  <w:tag w:val="goog_rdk_1917"/>
                </w:sdtPr>
                <w:sdtContent>
                  <w:del w:author="Kanihaa" w:id="9" w:date="2026-09-25T08:48:49Z">
                    <w:r w:rsidDel="00000000" w:rsidR="00000000" w:rsidRPr="00000000">
                      <w:rPr>
                        <w:rtl w:val="0"/>
                      </w:rPr>
                    </w:r>
                  </w:del>
                </w:sdtContent>
              </w:sdt>
              <w:del w:author="Kanihaa" w:id="9" w:date="2026-09-25T08:48:49Z"/>
            </w:sdtContent>
          </w:sdt>
        </w:p>
      </w:sdtContent>
    </w:sdt>
    <w:sdt>
      <w:sdtPr>
        <w:id w:val="-568173960"/>
        <w:tag w:val="goog_rdk_1923"/>
      </w:sdtPr>
      <w:sdtContent>
        <w:p w:rsidR="00000000" w:rsidDel="00000000" w:rsidP="00000000" w:rsidRDefault="00000000" w:rsidRPr="00000000" w14:paraId="00000137">
          <w:pPr>
            <w:pStyle w:val="Heading1"/>
            <w:keepNext w:val="0"/>
            <w:keepLines w:val="0"/>
            <w:spacing w:after="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Rule="auto"/>
                <w:jc w:val="both"/>
              </w:pPr>
            </w:pPrChange>
          </w:pPr>
          <w:sdt>
            <w:sdtPr>
              <w:id w:val="1589394354"/>
              <w:tag w:val="goog_rdk_1919"/>
            </w:sdtPr>
            <w:sdtContent>
              <w:del w:author="Kanihaa" w:id="9" w:date="2026-09-25T08:48:49Z"/>
              <w:sdt>
                <w:sdtPr>
                  <w:id w:val="303837551"/>
                  <w:tag w:val="goog_rdk_192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MILESTONE 3: Backend – FastAPI Integration (</w:delText>
                    </w:r>
                  </w:del>
                </w:sdtContent>
              </w:sdt>
              <w:del w:author="Kanihaa" w:id="9" w:date="2026-09-25T08:48:49Z">
                <w:bookmarkStart w:colFirst="0" w:colLast="0" w:name="_heading=h.5fww8z4ywnzx" w:id="35"/>
                <w:bookmarkEnd w:id="35"/>
                <w:sdt>
                  <w:sdtPr>
                    <w:id w:val="-375707618"/>
                    <w:tag w:val="goog_rdk_192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188038"/>
                            <w:sz w:val="24"/>
                            <w:szCs w:val="24"/>
                          </w:rPr>
                        </w:rPrChange>
                      </w:rPr>
                      <w:delText xml:space="preserve">main.py</w:delText>
                    </w:r>
                  </w:sdtContent>
                </w:sdt>
                <w:sdt>
                  <w:sdtPr>
                    <w:id w:val="248153043"/>
                    <w:tag w:val="goog_rdk_192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w:delText>
                    </w:r>
                  </w:sdtContent>
                </w:sdt>
              </w:del>
            </w:sdtContent>
          </w:sdt>
        </w:p>
      </w:sdtContent>
    </w:sdt>
    <w:sdt>
      <w:sdtPr>
        <w:id w:val="-268631682"/>
        <w:tag w:val="goog_rdk_1930"/>
      </w:sdtPr>
      <w:sdtContent>
        <w:p w:rsidR="00000000" w:rsidDel="00000000" w:rsidP="00000000" w:rsidRDefault="00000000" w:rsidRPr="00000000" w14:paraId="00000138">
          <w:pPr>
            <w:pStyle w:val="Heading1"/>
            <w:spacing w:after="240" w:befor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jc w:val="both"/>
              </w:pPr>
            </w:pPrChange>
          </w:pPr>
          <w:sdt>
            <w:sdtPr>
              <w:id w:val="-1984883351"/>
              <w:tag w:val="goog_rdk_1924"/>
            </w:sdtPr>
            <w:sdtContent>
              <w:del w:author="Kanihaa" w:id="9" w:date="2026-09-25T08:48:49Z"/>
              <w:sdt>
                <w:sdtPr>
                  <w:id w:val="-2725002"/>
                  <w:tag w:val="goog_rdk_192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This milestone focuses on implementing the FastAPI-powered backend for </w:delText>
                    </w:r>
                  </w:del>
                </w:sdtContent>
              </w:sdt>
              <w:del w:author="Kanihaa" w:id="9" w:date="2026-09-25T08:48:49Z">
                <w:sdt>
                  <w:sdtPr>
                    <w:id w:val="-1790806058"/>
                    <w:tag w:val="goog_rdk_192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1320825746"/>
                    <w:tag w:val="goog_rdk_192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It acts as the bridge between the frontend interface and the Gemini-based AI recommendation engine defined in </w:delText>
                    </w:r>
                  </w:sdtContent>
                </w:sdt>
                <w:sdt>
                  <w:sdtPr>
                    <w:id w:val="366851537"/>
                    <w:tag w:val="goog_rdk_19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color w:val="188038"/>
                          </w:rPr>
                        </w:rPrChange>
                      </w:rPr>
                      <w:delText xml:space="preserve">gemini_utils.py</w:delText>
                    </w:r>
                  </w:sdtContent>
                </w:sdt>
                <w:sdt>
                  <w:sdtPr>
                    <w:id w:val="1679914059"/>
                    <w:tag w:val="goog_rdk_19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delText>
                    </w:r>
                  </w:sdtContent>
                </w:sdt>
              </w:del>
            </w:sdtContent>
          </w:sdt>
        </w:p>
      </w:sdtContent>
    </w:sdt>
    <w:sdt>
      <w:sdtPr>
        <w:id w:val="-1093907765"/>
        <w:tag w:val="goog_rdk_1933"/>
      </w:sdtPr>
      <w:sdtContent>
        <w:p w:rsidR="00000000" w:rsidDel="00000000" w:rsidP="00000000" w:rsidRDefault="00000000" w:rsidRPr="00000000" w14:paraId="00000139">
          <w:pPr>
            <w:numPr>
              <w:ilvl w:val="0"/>
              <w:numId w:val="28"/>
            </w:numPr>
            <w:spacing w:after="0" w:before="24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0" w:before="240" w:lineRule="auto"/>
                <w:ind w:left="720" w:hanging="360"/>
              </w:pPr>
            </w:pPrChange>
          </w:pPr>
          <w:sdt>
            <w:sdtPr>
              <w:id w:val="-372415276"/>
              <w:tag w:val="goog_rdk_1931"/>
            </w:sdtPr>
            <w:sdtContent>
              <w:del w:author="Kanihaa" w:id="9" w:date="2026-09-25T08:48:49Z"/>
              <w:sdt>
                <w:sdtPr>
                  <w:id w:val="-1642815059"/>
                  <w:tag w:val="goog_rdk_193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3.1: Define FastAPI Routes</w:delText>
                      <w:br w:type="textWrapping"/>
                    </w:r>
                  </w:del>
                </w:sdtContent>
              </w:sdt>
              <w:del w:author="Kanihaa" w:id="9" w:date="2026-09-25T08:48:49Z"/>
            </w:sdtContent>
          </w:sdt>
        </w:p>
      </w:sdtContent>
    </w:sdt>
    <w:sdt>
      <w:sdtPr>
        <w:id w:val="613744889"/>
        <w:tag w:val="goog_rdk_1939"/>
      </w:sdtPr>
      <w:sdtContent>
        <w:p w:rsidR="00000000" w:rsidDel="00000000" w:rsidP="00000000" w:rsidRDefault="00000000" w:rsidRPr="00000000" w14:paraId="0000013A">
          <w:pPr>
            <w:numPr>
              <w:ilvl w:val="1"/>
              <w:numId w:val="28"/>
            </w:numPr>
            <w:spacing w:after="240" w:before="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240" w:before="0" w:lineRule="auto"/>
                <w:ind w:left="1440" w:hanging="360"/>
              </w:pPr>
            </w:pPrChange>
          </w:pPr>
          <w:sdt>
            <w:sdtPr>
              <w:id w:val="-1363074371"/>
              <w:tag w:val="goog_rdk_1934"/>
            </w:sdtPr>
            <w:sdtContent>
              <w:del w:author="Kanihaa" w:id="9" w:date="2026-09-25T08:48:49Z"/>
              <w:sdt>
                <w:sdtPr>
                  <w:id w:val="-1442145376"/>
                  <w:tag w:val="goog_rdk_193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Planner (</w:delText>
                    </w:r>
                  </w:del>
                </w:sdtContent>
              </w:sdt>
              <w:del w:author="Kanihaa" w:id="9" w:date="2026-09-25T08:48:49Z">
                <w:sdt>
                  <w:sdtPr>
                    <w:id w:val="-1741686477"/>
                    <w:tag w:val="goog_rdk_19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/generate-home</w:delText>
                    </w:r>
                  </w:sdtContent>
                </w:sdt>
                <w:sdt>
                  <w:sdtPr>
                    <w:id w:val="282333758"/>
                    <w:tag w:val="goog_rdk_19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Accepts home-related preferences and budget to return tailored product suggestions.</w:delText>
                    </w:r>
                  </w:sdtContent>
                </w:sdt>
                <w:sdt>
                  <w:sdtPr>
                    <w:id w:val="309070336"/>
                    <w:tag w:val="goog_rdk_1938"/>
                  </w:sdtPr>
                  <w:sdtContent>
                    <w:r w:rsidDel="00000000" w:rsidR="00000000" w:rsidRPr="00000000">
                      <w:rPr>
                        <w:rtl w:val="0"/>
                      </w:rPr>
                    </w:r>
                  </w:sdtContent>
                </w:sdt>
              </w:del>
            </w:sdtContent>
          </w:sdt>
        </w:p>
      </w:sdtContent>
    </w:sdt>
    <w:sdt>
      <w:sdtPr>
        <w:id w:val="521796660"/>
        <w:tag w:val="goog_rdk_1942"/>
      </w:sdtPr>
      <w:sdtContent>
        <w:p w:rsidR="00000000" w:rsidDel="00000000" w:rsidP="00000000" w:rsidRDefault="00000000" w:rsidRPr="00000000" w14:paraId="0000013B">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1263097694"/>
              <w:tag w:val="goog_rdk_194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695950" cy="5114925"/>
                      <wp:effectExtent b="0" l="0" r="0" t="0"/>
                      <wp:docPr id="167"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695950" cy="5114925"/>
                              </a:xfrm>
                              <a:prstGeom prst="rect"/>
                              <a:ln/>
                            </pic:spPr>
                          </pic:pic>
                        </a:graphicData>
                      </a:graphic>
                    </wp:inline>
                  </w:drawing>
                </w:r>
              </w:del>
              <w:sdt>
                <w:sdtPr>
                  <w:id w:val="995808425"/>
                  <w:tag w:val="goog_rdk_194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669048836"/>
        <w:tag w:val="goog_rdk_1948"/>
      </w:sdtPr>
      <w:sdtContent>
        <w:p w:rsidR="00000000" w:rsidDel="00000000" w:rsidP="00000000" w:rsidRDefault="00000000" w:rsidRPr="00000000" w14:paraId="0000013C">
          <w:pPr>
            <w:numPr>
              <w:ilvl w:val="1"/>
              <w:numId w:val="28"/>
            </w:numPr>
            <w:spacing w:after="0" w:before="24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0" w:before="240" w:lineRule="auto"/>
                <w:ind w:left="1440" w:hanging="360"/>
              </w:pPr>
            </w:pPrChange>
          </w:pPr>
          <w:sdt>
            <w:sdtPr>
              <w:id w:val="1563928648"/>
              <w:tag w:val="goog_rdk_1943"/>
            </w:sdtPr>
            <w:sdtContent>
              <w:del w:author="Kanihaa" w:id="9" w:date="2026-09-25T08:48:49Z"/>
              <w:sdt>
                <w:sdtPr>
                  <w:id w:val="-1139314835"/>
                  <w:tag w:val="goog_rdk_194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Planner (</w:delText>
                    </w:r>
                  </w:del>
                </w:sdtContent>
              </w:sdt>
              <w:del w:author="Kanihaa" w:id="9" w:date="2026-09-25T08:48:49Z">
                <w:sdt>
                  <w:sdtPr>
                    <w:id w:val="-419693755"/>
                    <w:tag w:val="goog_rdk_194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/generate-party</w:delText>
                    </w:r>
                  </w:sdtContent>
                </w:sdt>
                <w:sdt>
                  <w:sdtPr>
                    <w:id w:val="-2036008572"/>
                    <w:tag w:val="goog_rdk_19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Processes party details and guest count to recommend venue, food, and decoration items.</w:delText>
                      <w:br w:type="textWrapping"/>
                    </w:r>
                  </w:sdtContent>
                </w:sdt>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619750" cy="4600575"/>
                      <wp:effectExtent b="0" l="0" r="0" t="0"/>
                      <wp:docPr id="168"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619750" cy="4600575"/>
                              </a:xfrm>
                              <a:prstGeom prst="rect"/>
                              <a:ln/>
                            </pic:spPr>
                          </pic:pic>
                        </a:graphicData>
                      </a:graphic>
                    </wp:inline>
                  </w:drawing>
                </w:r>
                <w:sdt>
                  <w:sdtPr>
                    <w:id w:val="758572040"/>
                    <w:tag w:val="goog_rdk_1947"/>
                  </w:sdtPr>
                  <w:sdtContent>
                    <w:r w:rsidDel="00000000" w:rsidR="00000000" w:rsidRPr="00000000">
                      <w:rPr>
                        <w:rtl w:val="0"/>
                      </w:rPr>
                    </w:r>
                  </w:sdtContent>
                </w:sdt>
              </w:del>
            </w:sdtContent>
          </w:sdt>
        </w:p>
      </w:sdtContent>
    </w:sdt>
    <w:sdt>
      <w:sdtPr>
        <w:id w:val="1394495395"/>
        <w:tag w:val="goog_rdk_1954"/>
      </w:sdtPr>
      <w:sdtContent>
        <w:p w:rsidR="00000000" w:rsidDel="00000000" w:rsidP="00000000" w:rsidRDefault="00000000" w:rsidRPr="00000000" w14:paraId="0000013D">
          <w:pPr>
            <w:numPr>
              <w:ilvl w:val="1"/>
              <w:numId w:val="28"/>
            </w:numPr>
            <w:spacing w:after="240" w:before="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240" w:before="0" w:lineRule="auto"/>
                <w:ind w:left="1440" w:hanging="360"/>
              </w:pPr>
            </w:pPrChange>
          </w:pPr>
          <w:sdt>
            <w:sdtPr>
              <w:id w:val="-702932777"/>
              <w:tag w:val="goog_rdk_1949"/>
            </w:sdtPr>
            <w:sdtContent>
              <w:del w:author="Kanihaa" w:id="9" w:date="2026-09-25T08:48:49Z"/>
              <w:sdt>
                <w:sdtPr>
                  <w:id w:val="-521606874"/>
                  <w:tag w:val="goog_rdk_195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Planner (</w:delText>
                    </w:r>
                  </w:del>
                </w:sdtContent>
              </w:sdt>
              <w:del w:author="Kanihaa" w:id="9" w:date="2026-09-25T08:48:49Z">
                <w:sdt>
                  <w:sdtPr>
                    <w:id w:val="2094904229"/>
                    <w:tag w:val="goog_rdk_19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/generate-jewelry</w:delText>
                    </w:r>
                  </w:sdtContent>
                </w:sdt>
                <w:sdt>
                  <w:sdtPr>
                    <w:id w:val="-363682440"/>
                    <w:tag w:val="goog_rdk_19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Uses text and optional image inputs to suggest jewelry based on outfit and occasion.</w:delText>
                    </w:r>
                  </w:sdtContent>
                </w:sdt>
                <w:sdt>
                  <w:sdtPr>
                    <w:id w:val="480511360"/>
                    <w:tag w:val="goog_rdk_1953"/>
                  </w:sdtPr>
                  <w:sdtContent>
                    <w:r w:rsidDel="00000000" w:rsidR="00000000" w:rsidRPr="00000000">
                      <w:rPr>
                        <w:rtl w:val="0"/>
                      </w:rPr>
                    </w:r>
                  </w:sdtContent>
                </w:sdt>
              </w:del>
            </w:sdtContent>
          </w:sdt>
        </w:p>
      </w:sdtContent>
    </w:sdt>
    <w:sdt>
      <w:sdtPr>
        <w:id w:val="-576308798"/>
        <w:tag w:val="goog_rdk_1957"/>
      </w:sdtPr>
      <w:sdtContent>
        <w:p w:rsidR="00000000" w:rsidDel="00000000" w:rsidP="00000000" w:rsidRDefault="00000000" w:rsidRPr="00000000" w14:paraId="0000013E">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1472924088"/>
              <w:tag w:val="goog_rdk_195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524500" cy="8534400"/>
                      <wp:effectExtent b="0" l="0" r="0" t="0"/>
                      <wp:docPr id="169"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524500" cy="8534400"/>
                              </a:xfrm>
                              <a:prstGeom prst="rect"/>
                              <a:ln/>
                            </pic:spPr>
                          </pic:pic>
                        </a:graphicData>
                      </a:graphic>
                    </wp:inline>
                  </w:drawing>
                </w:r>
              </w:del>
              <w:sdt>
                <w:sdtPr>
                  <w:id w:val="-1562409865"/>
                  <w:tag w:val="goog_rdk_1956"/>
                </w:sdtPr>
                <w:sdtContent>
                  <w:del w:author="Kanihaa" w:id="9" w:date="2026-09-25T08:48:49Z">
                    <w:r w:rsidDel="00000000" w:rsidR="00000000" w:rsidRPr="00000000">
                      <w:rPr>
                        <w:rtl w:val="0"/>
                      </w:rPr>
                    </w:r>
                  </w:del>
                </w:sdtContent>
              </w:sdt>
              <w:del w:author="Kanihaa" w:id="9" w:date="2026-09-25T08:48:49Z"/>
            </w:sdtContent>
          </w:sdt>
        </w:p>
      </w:sdtContent>
    </w:sdt>
    <w:sdt>
      <w:sdtPr>
        <w:id w:val="-1997978905"/>
        <w:tag w:val="goog_rdk_1960"/>
      </w:sdtPr>
      <w:sdtContent>
        <w:p w:rsidR="00000000" w:rsidDel="00000000" w:rsidP="00000000" w:rsidRDefault="00000000" w:rsidRPr="00000000" w14:paraId="0000013F">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40" w:before="240" w:lineRule="auto"/>
                <w:ind w:left="1440" w:firstLine="0"/>
              </w:pPr>
            </w:pPrChange>
          </w:pPr>
          <w:sdt>
            <w:sdtPr>
              <w:id w:val="668692246"/>
              <w:tag w:val="goog_rdk_195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162425" cy="3286125"/>
                      <wp:effectExtent b="0" l="0" r="0" t="0"/>
                      <wp:docPr id="170"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4162425" cy="3286125"/>
                              </a:xfrm>
                              <a:prstGeom prst="rect"/>
                              <a:ln/>
                            </pic:spPr>
                          </pic:pic>
                        </a:graphicData>
                      </a:graphic>
                    </wp:inline>
                  </w:drawing>
                </w:r>
              </w:del>
              <w:sdt>
                <w:sdtPr>
                  <w:id w:val="272371464"/>
                  <w:tag w:val="goog_rdk_195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sdtContent>
              </w:sdt>
              <w:del w:author="Kanihaa" w:id="9" w:date="2026-09-25T08:48:49Z"/>
            </w:sdtContent>
          </w:sdt>
        </w:p>
      </w:sdtContent>
    </w:sdt>
    <w:sdt>
      <w:sdtPr>
        <w:id w:val="323820362"/>
        <w:tag w:val="goog_rdk_1972"/>
      </w:sdtPr>
      <w:sdtContent>
        <w:p w:rsidR="00000000" w:rsidDel="00000000" w:rsidP="00000000" w:rsidRDefault="00000000" w:rsidRPr="00000000" w14:paraId="00000140">
          <w:pPr>
            <w:numPr>
              <w:ilvl w:val="1"/>
              <w:numId w:val="28"/>
            </w:numPr>
            <w:spacing w:after="0" w:before="24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0" w:before="240" w:lineRule="auto"/>
                <w:ind w:left="1440" w:hanging="360"/>
              </w:pPr>
            </w:pPrChange>
          </w:pPr>
          <w:sdt>
            <w:sdtPr>
              <w:id w:val="-40282914"/>
              <w:tag w:val="goog_rdk_1961"/>
            </w:sdtPr>
            <w:sdtContent>
              <w:del w:author="Kanihaa" w:id="9" w:date="2026-09-25T08:48:49Z"/>
              <w:sdt>
                <w:sdtPr>
                  <w:id w:val="1545831102"/>
                  <w:tag w:val="goog_rdk_196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 Auth (</w:delText>
                    </w:r>
                  </w:del>
                </w:sdtContent>
              </w:sdt>
              <w:del w:author="Kanihaa" w:id="9" w:date="2026-09-25T08:48:49Z">
                <w:sdt>
                  <w:sdtPr>
                    <w:id w:val="555520894"/>
                    <w:tag w:val="goog_rdk_196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/register</w:delText>
                    </w:r>
                  </w:sdtContent>
                </w:sdt>
                <w:sdt>
                  <w:sdtPr>
                    <w:id w:val="-1341441726"/>
                    <w:tag w:val="goog_rdk_196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386225799"/>
                    <w:tag w:val="goog_rdk_196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/login</w:delText>
                    </w:r>
                  </w:sdtContent>
                </w:sdt>
                <w:sdt>
                  <w:sdtPr>
                    <w:id w:val="-155526806"/>
                    <w:tag w:val="goog_rdk_196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681191716"/>
                    <w:tag w:val="goog_rdk_196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/logout</w:delText>
                    </w:r>
                  </w:sdtContent>
                </w:sdt>
                <w:sdt>
                  <w:sdtPr>
                    <w:id w:val="-1113591950"/>
                    <w:tag w:val="goog_rdk_196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236078565"/>
                    <w:tag w:val="goog_rdk_196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/token</w:delText>
                    </w:r>
                  </w:sdtContent>
                </w:sdt>
                <w:sdt>
                  <w:sdtPr>
                    <w:id w:val="2102262122"/>
                    <w:tag w:val="goog_rdk_197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Manages user registration, authentication, and session control.</w:delText>
                      <w:br w:type="textWrapping"/>
                    </w:r>
                  </w:sdtContent>
                </w:sdt>
                <w:sdt>
                  <w:sdtPr>
                    <w:id w:val="-1550185763"/>
                    <w:tag w:val="goog_rdk_1971"/>
                  </w:sdtPr>
                  <w:sdtContent>
                    <w:r w:rsidDel="00000000" w:rsidR="00000000" w:rsidRPr="00000000">
                      <w:rPr>
                        <w:rtl w:val="0"/>
                      </w:rPr>
                    </w:r>
                  </w:sdtContent>
                </w:sdt>
              </w:del>
            </w:sdtContent>
          </w:sdt>
        </w:p>
      </w:sdtContent>
    </w:sdt>
    <w:sdt>
      <w:sdtPr>
        <w:id w:val="344085597"/>
        <w:tag w:val="goog_rdk_1980"/>
      </w:sdtPr>
      <w:sdtContent>
        <w:p w:rsidR="00000000" w:rsidDel="00000000" w:rsidP="00000000" w:rsidRDefault="00000000" w:rsidRPr="00000000" w14:paraId="00000141">
          <w:pPr>
            <w:numPr>
              <w:ilvl w:val="1"/>
              <w:numId w:val="28"/>
            </w:numPr>
            <w:spacing w:after="0" w:before="0" w:lineRule="auto"/>
            <w:ind w:left="144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1"/>
                  <w:numId w:val="28"/>
                </w:numPr>
                <w:spacing w:after="0" w:before="0" w:lineRule="auto"/>
                <w:ind w:left="1440" w:hanging="360"/>
              </w:pPr>
            </w:pPrChange>
          </w:pPr>
          <w:sdt>
            <w:sdtPr>
              <w:id w:val="-21459101"/>
              <w:tag w:val="goog_rdk_1973"/>
            </w:sdtPr>
            <w:sdtContent>
              <w:del w:author="Kanihaa" w:id="9" w:date="2026-09-25T08:48:49Z"/>
              <w:sdt>
                <w:sdtPr>
                  <w:id w:val="-1528355131"/>
                  <w:tag w:val="goog_rdk_197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 Info (</w:delText>
                    </w:r>
                  </w:del>
                </w:sdtContent>
              </w:sdt>
              <w:del w:author="Kanihaa" w:id="9" w:date="2026-09-25T08:48:49Z">
                <w:sdt>
                  <w:sdtPr>
                    <w:id w:val="-2002290442"/>
                    <w:tag w:val="goog_rdk_197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/session-info</w:delText>
                    </w:r>
                  </w:sdtContent>
                </w:sdt>
                <w:sdt>
                  <w:sdtPr>
                    <w:id w:val="-877633142"/>
                    <w:tag w:val="goog_rdk_19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281228088"/>
                    <w:tag w:val="goog_rdk_19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/session-data</w:delText>
                    </w:r>
                  </w:sdtContent>
                </w:sdt>
                <w:sdt>
                  <w:sdtPr>
                    <w:id w:val="-1484953325"/>
                    <w:tag w:val="goog_rdk_197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Retrieves user-specific session data for personalized AI interaction.</w:delText>
                      <w:br w:type="textWrapping"/>
                    </w:r>
                  </w:sdtContent>
                </w:sdt>
                <w:sdt>
                  <w:sdtPr>
                    <w:id w:val="-1438185857"/>
                    <w:tag w:val="goog_rdk_1979"/>
                  </w:sdtPr>
                  <w:sdtContent>
                    <w:r w:rsidDel="00000000" w:rsidR="00000000" w:rsidRPr="00000000">
                      <w:rPr>
                        <w:rtl w:val="0"/>
                      </w:rPr>
                    </w:r>
                  </w:sdtContent>
                </w:sdt>
              </w:del>
            </w:sdtContent>
          </w:sdt>
        </w:p>
      </w:sdtContent>
    </w:sdt>
    <w:sdt>
      <w:sdtPr>
        <w:id w:val="-1961466887"/>
        <w:tag w:val="goog_rdk_1983"/>
      </w:sdtPr>
      <w:sdtContent>
        <w:p w:rsidR="00000000" w:rsidDel="00000000" w:rsidP="00000000" w:rsidRDefault="00000000" w:rsidRPr="00000000" w14:paraId="00000142">
          <w:pPr>
            <w:numPr>
              <w:ilvl w:val="0"/>
              <w:numId w:val="28"/>
            </w:numPr>
            <w:spacing w:after="240" w:before="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240" w:before="0" w:lineRule="auto"/>
                <w:ind w:left="720" w:hanging="360"/>
              </w:pPr>
            </w:pPrChange>
          </w:pPr>
          <w:sdt>
            <w:sdtPr>
              <w:id w:val="-2031727771"/>
              <w:tag w:val="goog_rdk_1981"/>
            </w:sdtPr>
            <w:sdtContent>
              <w:del w:author="Kanihaa" w:id="9" w:date="2026-09-25T08:48:49Z"/>
              <w:sdt>
                <w:sdtPr>
                  <w:id w:val="-1383514179"/>
                  <w:tag w:val="goog_rdk_198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3.2: Modular Architecture Setup</w:delText>
                    </w:r>
                  </w:del>
                </w:sdtContent>
              </w:sdt>
              <w:del w:author="Kanihaa" w:id="9" w:date="2026-09-25T08:48:49Z"/>
            </w:sdtContent>
          </w:sdt>
        </w:p>
      </w:sdtContent>
    </w:sdt>
    <w:sdt>
      <w:sdtPr>
        <w:id w:val="-459148691"/>
        <w:tag w:val="goog_rdk_1987"/>
      </w:sdtPr>
      <w:sdtContent>
        <w:p w:rsidR="00000000" w:rsidDel="00000000" w:rsidP="00000000" w:rsidRDefault="00000000" w:rsidRPr="00000000" w14:paraId="00000143">
          <w:pPr>
            <w:pStyle w:val="Heading1"/>
            <w:spacing w:after="240" w:befor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ind w:left="720" w:firstLine="0"/>
              </w:pPr>
            </w:pPrChange>
          </w:pPr>
          <w:sdt>
            <w:sdtPr>
              <w:id w:val="1667692183"/>
              <w:tag w:val="goog_rdk_1984"/>
            </w:sdtPr>
            <w:sdtContent>
              <w:del w:author="Kanihaa" w:id="9" w:date="2026-09-25T08:48:49Z"/>
              <w:sdt>
                <w:sdtPr>
                  <w:id w:val="1622046699"/>
                  <w:tag w:val="goog_rdk_198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/recommendations-details</w:delText>
                    </w:r>
                  </w:del>
                </w:sdtContent>
              </w:sdt>
              <w:del w:author="Kanihaa" w:id="9" w:date="2026-09-25T08:48:49Z">
                <w:sdt>
                  <w:sdtPr>
                    <w:id w:val="1195705038"/>
                    <w:tag w:val="goog_rdk_198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Returns detailed AI-generated product recommendations based on user budget, preferences, and selected category (Home, Party, or Jewelry).</w:delText>
                    </w:r>
                  </w:sdtContent>
                </w:sdt>
              </w:del>
            </w:sdtContent>
          </w:sdt>
        </w:p>
      </w:sdtContent>
    </w:sdt>
    <w:sdt>
      <w:sdtPr>
        <w:id w:val="1066296838"/>
        <w:tag w:val="goog_rdk_1990"/>
      </w:sdtPr>
      <w:sdtContent>
        <w:p w:rsidR="00000000" w:rsidDel="00000000" w:rsidP="00000000" w:rsidRDefault="00000000" w:rsidRPr="00000000" w14:paraId="00000144">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ind w:left="1440" w:firstLine="0"/>
              </w:pPr>
            </w:pPrChange>
          </w:pPr>
          <w:sdt>
            <w:sdtPr>
              <w:id w:val="-1166381140"/>
              <w:tag w:val="goog_rdk_198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219700" cy="2958783"/>
                      <wp:effectExtent b="0" l="0" r="0" t="0"/>
                      <wp:docPr id="172"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219700" cy="2958783"/>
                              </a:xfrm>
                              <a:prstGeom prst="rect"/>
                              <a:ln/>
                            </pic:spPr>
                          </pic:pic>
                        </a:graphicData>
                      </a:graphic>
                    </wp:inline>
                  </w:drawing>
                </w:r>
              </w:del>
              <w:sdt>
                <w:sdtPr>
                  <w:id w:val="1372901847"/>
                  <w:tag w:val="goog_rdk_198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br w:type="textWrapping"/>
                    </w:r>
                  </w:del>
                </w:sdtContent>
              </w:sdt>
              <w:del w:author="Kanihaa" w:id="9" w:date="2026-09-25T08:48:49Z"/>
            </w:sdtContent>
          </w:sdt>
        </w:p>
      </w:sdtContent>
    </w:sdt>
    <w:sdt>
      <w:sdtPr>
        <w:id w:val="1592191407"/>
        <w:tag w:val="goog_rdk_1993"/>
      </w:sdtPr>
      <w:sdtContent>
        <w:p w:rsidR="00000000" w:rsidDel="00000000" w:rsidP="00000000" w:rsidRDefault="00000000" w:rsidRPr="00000000" w14:paraId="00000145">
          <w:pPr>
            <w:numPr>
              <w:ilvl w:val="0"/>
              <w:numId w:val="28"/>
            </w:numPr>
            <w:spacing w:after="240" w:before="24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240" w:before="240" w:lineRule="auto"/>
                <w:ind w:left="720" w:hanging="360"/>
              </w:pPr>
            </w:pPrChange>
          </w:pPr>
          <w:sdt>
            <w:sdtPr>
              <w:id w:val="623036950"/>
              <w:tag w:val="goog_rdk_1991"/>
            </w:sdtPr>
            <w:sdtContent>
              <w:del w:author="Kanihaa" w:id="9" w:date="2026-09-25T08:48:49Z"/>
              <w:sdt>
                <w:sdtPr>
                  <w:id w:val="1884594140"/>
                  <w:tag w:val="goog_rdk_199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3.3: CORS &amp; Static Routing</w:delText>
                    </w:r>
                  </w:del>
                </w:sdtContent>
              </w:sdt>
              <w:del w:author="Kanihaa" w:id="9" w:date="2026-09-25T08:48:49Z"/>
            </w:sdtContent>
          </w:sdt>
        </w:p>
      </w:sdtContent>
    </w:sdt>
    <w:sdt>
      <w:sdtPr>
        <w:id w:val="1149749678"/>
        <w:tag w:val="goog_rdk_1997"/>
      </w:sdtPr>
      <w:sdtContent>
        <w:p w:rsidR="00000000" w:rsidDel="00000000" w:rsidP="00000000" w:rsidRDefault="00000000" w:rsidRPr="00000000" w14:paraId="00000146">
          <w:pPr>
            <w:pStyle w:val="Heading1"/>
            <w:spacing w:after="240" w:before="240"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ind w:left="720" w:firstLine="0"/>
              </w:pPr>
            </w:pPrChange>
          </w:pPr>
          <w:sdt>
            <w:sdtPr>
              <w:id w:val="-1746431723"/>
              <w:tag w:val="goog_rdk_1994"/>
            </w:sdtPr>
            <w:sdtContent>
              <w:del w:author="Kanihaa" w:id="9" w:date="2026-09-25T08:48:49Z"/>
              <w:sdt>
                <w:sdtPr>
                  <w:id w:val="-1374243804"/>
                  <w:tag w:val="goog_rdk_199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/history</w:delText>
                    </w:r>
                  </w:del>
                </w:sdtContent>
              </w:sdt>
              <w:del w:author="Kanihaa" w:id="9" w:date="2026-09-25T08:48:49Z">
                <w:sdt>
                  <w:sdtPr>
                    <w:id w:val="-951725869"/>
                    <w:tag w:val="goog_rdk_19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Retrieves the user's past recommendation queries and results for review or re-use.</w:delText>
                    </w:r>
                  </w:sdtContent>
                </w:sdt>
              </w:del>
            </w:sdtContent>
          </w:sdt>
        </w:p>
      </w:sdtContent>
    </w:sdt>
    <w:sdt>
      <w:sdtPr>
        <w:id w:val="1376000216"/>
        <w:tag w:val="goog_rdk_2000"/>
      </w:sdtPr>
      <w:sdtContent>
        <w:p w:rsidR="00000000" w:rsidDel="00000000" w:rsidP="00000000" w:rsidRDefault="00000000" w:rsidRPr="00000000" w14:paraId="00000147">
          <w:pPr>
            <w:pStyle w:val="Heading1"/>
            <w:spacing w:after="240" w:before="240" w:lineRule="auto"/>
            <w:ind w:left="144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ind w:left="1440" w:firstLine="0"/>
              </w:pPr>
            </w:pPrChange>
          </w:pPr>
          <w:sdt>
            <w:sdtPr>
              <w:id w:val="332598232"/>
              <w:tag w:val="goog_rdk_199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774700"/>
                      <wp:effectExtent b="0" l="0" r="0" t="0"/>
                      <wp:docPr id="173"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731200" cy="774700"/>
                              </a:xfrm>
                              <a:prstGeom prst="rect"/>
                              <a:ln/>
                            </pic:spPr>
                          </pic:pic>
                        </a:graphicData>
                      </a:graphic>
                    </wp:inline>
                  </w:drawing>
                </w:r>
              </w:del>
              <w:sdt>
                <w:sdtPr>
                  <w:id w:val="1064549089"/>
                  <w:tag w:val="goog_rdk_199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br w:type="textWrapping"/>
                    </w:r>
                  </w:del>
                </w:sdtContent>
              </w:sdt>
              <w:del w:author="Kanihaa" w:id="9" w:date="2026-09-25T08:48:49Z"/>
            </w:sdtContent>
          </w:sdt>
        </w:p>
      </w:sdtContent>
    </w:sdt>
    <w:sdt>
      <w:sdtPr>
        <w:id w:val="-1552507651"/>
        <w:tag w:val="goog_rdk_2006"/>
      </w:sdtPr>
      <w:sdtContent>
        <w:p w:rsidR="00000000" w:rsidDel="00000000" w:rsidP="00000000" w:rsidRDefault="00000000" w:rsidRPr="00000000" w14:paraId="00000148">
          <w:pPr>
            <w:numPr>
              <w:ilvl w:val="0"/>
              <w:numId w:val="28"/>
            </w:numPr>
            <w:spacing w:after="240" w:before="240" w:lineRule="auto"/>
            <w:ind w:left="720" w:hanging="360"/>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numPr>
                  <w:ilvl w:val="0"/>
                  <w:numId w:val="28"/>
                </w:numPr>
                <w:spacing w:after="240" w:before="240" w:lineRule="auto"/>
                <w:ind w:left="720" w:hanging="360"/>
              </w:pPr>
            </w:pPrChange>
          </w:pPr>
          <w:sdt>
            <w:sdtPr>
              <w:id w:val="-1947609904"/>
              <w:tag w:val="goog_rdk_2001"/>
            </w:sdtPr>
            <w:sdtContent>
              <w:del w:author="Kanihaa" w:id="9" w:date="2026-09-25T08:48:49Z"/>
              <w:sdt>
                <w:sdtPr>
                  <w:id w:val="1063146358"/>
                  <w:tag w:val="goog_rdk_200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3.4:  Startup and  main function</w:delText>
                      <w:br w:type="textWrapping"/>
                    </w:r>
                  </w:del>
                </w:sdtContent>
              </w:sdt>
              <w:del w:author="Kanihaa" w:id="9" w:date="2026-09-25T08:48:49Z">
                <w:sdt>
                  <w:sdtPr>
                    <w:id w:val="1432955581"/>
                    <w:tag w:val="goog_rdk_200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sz w:val="24"/>
                            <w:szCs w:val="24"/>
                          </w:rPr>
                        </w:rPrChange>
                      </w:rPr>
                      <w:delText xml:space="preserve">/startup</w:delText>
                    </w:r>
                  </w:sdtContent>
                </w:sdt>
                <w:sdt>
                  <w:sdtPr>
                    <w:id w:val="442595224"/>
                    <w:tag w:val="goog_rdk_20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Initializes essential application services and loads configuration settings when the FastAPI server starts.</w:delText>
                    </w:r>
                  </w:sdtContent>
                </w:sdt>
                <w:sdt>
                  <w:sdtPr>
                    <w:id w:val="-2108918895"/>
                    <w:tag w:val="goog_rdk_2005"/>
                  </w:sdtPr>
                  <w:sdtContent>
                    <w:r w:rsidDel="00000000" w:rsidR="00000000" w:rsidRPr="00000000">
                      <w:rPr>
                        <w:rtl w:val="0"/>
                      </w:rPr>
                    </w:r>
                  </w:sdtContent>
                </w:sdt>
              </w:del>
            </w:sdtContent>
          </w:sdt>
        </w:p>
      </w:sdtContent>
    </w:sdt>
    <w:sdt>
      <w:sdtPr>
        <w:id w:val="1360824431"/>
        <w:tag w:val="goog_rdk_2009"/>
      </w:sdtPr>
      <w:sdtContent>
        <w:p w:rsidR="00000000" w:rsidDel="00000000" w:rsidP="00000000" w:rsidRDefault="00000000" w:rsidRPr="00000000" w14:paraId="0000014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20568328"/>
              <w:tag w:val="goog_rdk_200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3289300"/>
                      <wp:effectExtent b="0" l="0" r="0" t="0"/>
                      <wp:docPr id="175"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731200" cy="3289300"/>
                              </a:xfrm>
                              <a:prstGeom prst="rect"/>
                              <a:ln/>
                            </pic:spPr>
                          </pic:pic>
                        </a:graphicData>
                      </a:graphic>
                    </wp:inline>
                  </w:drawing>
                </w:r>
              </w:del>
              <w:sdt>
                <w:sdtPr>
                  <w:id w:val="-129032780"/>
                  <w:tag w:val="goog_rdk_2008"/>
                </w:sdtPr>
                <w:sdtContent>
                  <w:del w:author="Kanihaa" w:id="9" w:date="2026-09-25T08:48:49Z">
                    <w:r w:rsidDel="00000000" w:rsidR="00000000" w:rsidRPr="00000000">
                      <w:rPr>
                        <w:rtl w:val="0"/>
                      </w:rPr>
                    </w:r>
                  </w:del>
                </w:sdtContent>
              </w:sdt>
              <w:del w:author="Kanihaa" w:id="9" w:date="2026-09-25T08:48:49Z"/>
            </w:sdtContent>
          </w:sdt>
        </w:p>
      </w:sdtContent>
    </w:sdt>
    <w:sdt>
      <w:sdtPr>
        <w:id w:val="10797080"/>
        <w:tag w:val="goog_rdk_2012"/>
      </w:sdtPr>
      <w:sdtContent>
        <w:p w:rsidR="00000000" w:rsidDel="00000000" w:rsidP="00000000" w:rsidRDefault="00000000" w:rsidRPr="00000000" w14:paraId="0000014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05126157"/>
              <w:tag w:val="goog_rdk_2010"/>
            </w:sdtPr>
            <w:sdtContent>
              <w:del w:author="Kanihaa" w:id="9" w:date="2026-09-25T08:48:49Z"/>
              <w:sdt>
                <w:sdtPr>
                  <w:id w:val="-890961548"/>
                  <w:tag w:val="goog_rdk_2011"/>
                </w:sdtPr>
                <w:sdtContent>
                  <w:del w:author="Kanihaa" w:id="9" w:date="2026-09-25T08:48:49Z">
                    <w:r w:rsidDel="00000000" w:rsidR="00000000" w:rsidRPr="00000000">
                      <w:rPr>
                        <w:rtl w:val="0"/>
                      </w:rPr>
                    </w:r>
                  </w:del>
                </w:sdtContent>
              </w:sdt>
              <w:del w:author="Kanihaa" w:id="9" w:date="2026-09-25T08:48:49Z"/>
            </w:sdtContent>
          </w:sdt>
        </w:p>
      </w:sdtContent>
    </w:sdt>
    <w:sdt>
      <w:sdtPr>
        <w:id w:val="-988208599"/>
        <w:tag w:val="goog_rdk_2019"/>
      </w:sdtPr>
      <w:sdtContent>
        <w:p w:rsidR="00000000" w:rsidDel="00000000" w:rsidP="00000000" w:rsidRDefault="00000000" w:rsidRPr="00000000" w14:paraId="0000014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i w:val="0"/>
                  <w:iCs w:val="0"/>
                  <w:smallCaps w:val="0"/>
                  <w:strike w:val="0"/>
                  <w:color w:val="000000"/>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93554718"/>
              <w:tag w:val="goog_rdk_2013"/>
            </w:sdtPr>
            <w:sdtContent>
              <w:del w:author="Kanihaa" w:id="9" w:date="2026-09-25T08:48:49Z"/>
              <w:sdt>
                <w:sdtPr>
                  <w:id w:val="2013855349"/>
                  <w:tag w:val="goog_rdk_201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__main__</w:delText>
                    </w:r>
                  </w:del>
                </w:sdtContent>
              </w:sdt>
              <w:del w:author="Kanihaa" w:id="9" w:date="2026-09-25T08:48:49Z">
                <w:sdt>
                  <w:sdtPr>
                    <w:id w:val="275697896"/>
                    <w:tag w:val="goog_rdk_201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Entry point of the FastAPI application that starts the server using </w:delText>
                    </w:r>
                  </w:sdtContent>
                </w:sdt>
                <w:sdt>
                  <w:sdtPr>
                    <w:id w:val="-639632770"/>
                    <w:tag w:val="goog_rdk_201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Roboto Mono" w:cs="Roboto Mono" w:eastAsia="Roboto Mono" w:hAnsi="Roboto Mono"/>
                            <w:color w:val="188038"/>
                          </w:rPr>
                        </w:rPrChange>
                      </w:rPr>
                      <w:delText xml:space="preserve">uvicorn</w:delText>
                    </w:r>
                  </w:sdtContent>
                </w:sdt>
                <w:sdt>
                  <w:sdtPr>
                    <w:id w:val="-1444329862"/>
                    <w:tag w:val="goog_rdk_20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when the script is run directly.</w:delText>
                    </w:r>
                  </w:sdtContent>
                </w:sdt>
                <w:sdt>
                  <w:sdtPr>
                    <w:id w:val="-967512489"/>
                    <w:tag w:val="goog_rdk_2018"/>
                  </w:sdtPr>
                  <w:sdtContent>
                    <w:r w:rsidDel="00000000" w:rsidR="00000000" w:rsidRPr="00000000">
                      <w:rPr>
                        <w:rtl w:val="0"/>
                      </w:rPr>
                    </w:r>
                  </w:sdtContent>
                </w:sdt>
              </w:del>
            </w:sdtContent>
          </w:sdt>
        </w:p>
      </w:sdtContent>
    </w:sdt>
    <w:sdt>
      <w:sdtPr>
        <w:id w:val="1173501578"/>
        <w:tag w:val="goog_rdk_2022"/>
      </w:sdtPr>
      <w:sdtContent>
        <w:p w:rsidR="00000000" w:rsidDel="00000000" w:rsidP="00000000" w:rsidRDefault="00000000" w:rsidRPr="00000000" w14:paraId="0000014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37782703"/>
              <w:tag w:val="goog_rdk_202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4114800" cy="971550"/>
                      <wp:effectExtent b="0" l="0" r="0" t="0"/>
                      <wp:docPr id="176"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4114800" cy="971550"/>
                              </a:xfrm>
                              <a:prstGeom prst="rect"/>
                              <a:ln/>
                            </pic:spPr>
                          </pic:pic>
                        </a:graphicData>
                      </a:graphic>
                    </wp:inline>
                  </w:drawing>
                </w:r>
              </w:del>
              <w:sdt>
                <w:sdtPr>
                  <w:id w:val="1342799132"/>
                  <w:tag w:val="goog_rdk_2021"/>
                </w:sdtPr>
                <w:sdtContent>
                  <w:del w:author="Kanihaa" w:id="9" w:date="2026-09-25T08:48:49Z">
                    <w:r w:rsidDel="00000000" w:rsidR="00000000" w:rsidRPr="00000000">
                      <w:rPr>
                        <w:rtl w:val="0"/>
                      </w:rPr>
                    </w:r>
                  </w:del>
                </w:sdtContent>
              </w:sdt>
              <w:del w:author="Kanihaa" w:id="9" w:date="2026-09-25T08:48:49Z"/>
            </w:sdtContent>
          </w:sdt>
        </w:p>
      </w:sdtContent>
    </w:sdt>
    <w:sdt>
      <w:sdtPr>
        <w:id w:val="1029992540"/>
        <w:tag w:val="goog_rdk_2030"/>
      </w:sdtPr>
      <w:sdtContent>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smallCaps w:val="0"/>
              <w:strike w:val="0"/>
              <w:color w:val="cccccc"/>
              <w:sz w:val="24"/>
              <w:szCs w:val="24"/>
              <w:shd w:fill="auto" w:val="clear"/>
              <w:vertAlign w:val="baseline"/>
              <w:rPrChange w:author="Kavinilavu" w:id="97" w:date="2026-09-24T05:18:57Z">
                <w:rPr>
                  <w:rFonts w:ascii="Cambria" w:cs="Cambria" w:eastAsia="Cambria" w:hAnsi="Cambria"/>
                  <w:b w:val="1"/>
                  <w:bCs w:val="1"/>
                  <w:i w:val="0"/>
                  <w:iCs w:val="0"/>
                  <w:smallCaps w:val="0"/>
                  <w:strike w:val="0"/>
                  <w:color w:val="cccccc"/>
                  <w:sz w:val="24"/>
                  <w:szCs w:val="24"/>
                  <w:shd w:fill="auto" w:val="clear"/>
                  <w:vertAlign w:val="baseli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898218930"/>
              <w:tag w:val="goog_rdk_2025"/>
            </w:sdtPr>
            <w:sdtContent>
              <w:ins w:author="Pradeep" w:id="175" w:date="2026-09-22T00:19:54Z">
                <w:sdt>
                  <w:sdtPr>
                    <w:id w:val="-741557109"/>
                    <w:tag w:val="goog_rdk_2026"/>
                  </w:sdtPr>
                  <w:sdtContent>
                    <w:del w:author="Kanihaa" w:id="9" w:date="2026-09-25T08:48:49Z"/>
                  </w:sdtContent>
                </w:sdt>
              </w:ins>
              <w:sdt>
                <w:sdtPr>
                  <w:id w:val="1245651138"/>
                  <w:tag w:val="goog_rdk_2027"/>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w:delText>
                      </w:r>
                    </w:del>
                  </w:ins>
                </w:sdtContent>
              </w:sdt>
              <w:ins w:author="Pradeep" w:id="175" w:date="2026-09-22T00:19:54Z">
                <w:del w:author="Kanihaa" w:id="9" w:date="2026-09-25T08:48:49Z">
                  <w:sdt>
                    <w:sdtPr>
                      <w:id w:val="92554744"/>
                      <w:tag w:val="goog_rdk_202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build</w:delText>
                      </w:r>
                    </w:sdtContent>
                  </w:sdt>
                  <w:sdt>
                    <w:sdtPr>
                      <w:id w:val="1323934150"/>
                      <w:tag w:val="goog_rdk_202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complete backend structure </w:delText>
                      </w:r>
                    </w:sdtContent>
                  </w:sdt>
                </w:del>
              </w:ins>
            </w:sdtContent>
          </w:sdt>
        </w:p>
      </w:sdtContent>
    </w:sdt>
    <w:sdt>
      <w:sdtPr>
        <w:id w:val="-1454773711"/>
        <w:tag w:val="goog_rdk_2034"/>
      </w:sdtPr>
      <w:sdtContent>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368347039"/>
              <w:tag w:val="goog_rdk_2031"/>
            </w:sdtPr>
            <w:sdtContent>
              <w:ins w:author="Pradeep" w:id="175" w:date="2026-09-22T00:19:54Z">
                <w:sdt>
                  <w:sdtPr>
                    <w:id w:val="291330723"/>
                    <w:tag w:val="goog_rdk_2032"/>
                  </w:sdtPr>
                  <w:sdtContent>
                    <w:del w:author="Kanihaa" w:id="9" w:date="2026-09-25T08:48:49Z"/>
                  </w:sdtContent>
                </w:sdt>
              </w:ins>
              <w:sdt>
                <w:sdtPr>
                  <w:id w:val="-63427939"/>
                  <w:tag w:val="goog_rdk_2033"/>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APIs is a bridge between frontend and gemini ai</w:delText>
                      </w:r>
                    </w:del>
                  </w:ins>
                </w:sdtContent>
              </w:sdt>
              <w:ins w:author="Pradeep" w:id="175" w:date="2026-09-22T00:19:54Z">
                <w:del w:author="Kanihaa" w:id="9" w:date="2026-09-25T08:48:49Z"/>
              </w:ins>
            </w:sdtContent>
          </w:sdt>
        </w:p>
      </w:sdtContent>
    </w:sdt>
    <w:sdt>
      <w:sdtPr>
        <w:id w:val="-1394080058"/>
        <w:tag w:val="goog_rdk_2038"/>
      </w:sdtPr>
      <w:sdtContent>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629188852"/>
              <w:tag w:val="goog_rdk_2035"/>
            </w:sdtPr>
            <w:sdtContent>
              <w:ins w:author="Pradeep" w:id="175" w:date="2026-09-22T00:19:54Z">
                <w:sdt>
                  <w:sdtPr>
                    <w:id w:val="-416461076"/>
                    <w:tag w:val="goog_rdk_2036"/>
                  </w:sdtPr>
                  <w:sdtContent>
                    <w:del w:author="Kanihaa" w:id="9" w:date="2026-09-25T08:48:49Z"/>
                  </w:sdtContent>
                </w:sdt>
              </w:ins>
              <w:sdt>
                <w:sdtPr>
                  <w:id w:val="-1342004570"/>
                  <w:tag w:val="goog_rdk_2037"/>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to receive request</w:delText>
                      </w:r>
                    </w:del>
                  </w:ins>
                </w:sdtContent>
              </w:sdt>
              <w:ins w:author="Pradeep" w:id="175" w:date="2026-09-22T00:19:54Z">
                <w:del w:author="Kanihaa" w:id="9" w:date="2026-09-25T08:48:49Z"/>
              </w:ins>
            </w:sdtContent>
          </w:sdt>
        </w:p>
      </w:sdtContent>
    </w:sdt>
    <w:sdt>
      <w:sdtPr>
        <w:id w:val="1799310105"/>
        <w:tag w:val="goog_rdk_2042"/>
      </w:sdtPr>
      <w:sdtContent>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621567490"/>
              <w:tag w:val="goog_rdk_2039"/>
            </w:sdtPr>
            <w:sdtContent>
              <w:ins w:author="Pradeep" w:id="175" w:date="2026-09-22T00:19:54Z">
                <w:sdt>
                  <w:sdtPr>
                    <w:id w:val="1901199528"/>
                    <w:tag w:val="goog_rdk_2040"/>
                  </w:sdtPr>
                  <w:sdtContent>
                    <w:del w:author="Kanihaa" w:id="9" w:date="2026-09-25T08:48:49Z"/>
                  </w:sdtContent>
                </w:sdt>
              </w:ins>
              <w:sdt>
                <w:sdtPr>
                  <w:id w:val="-523667221"/>
                  <w:tag w:val="goog_rdk_2041"/>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input validate and process</w:delText>
                      </w:r>
                    </w:del>
                  </w:ins>
                </w:sdtContent>
              </w:sdt>
              <w:ins w:author="Pradeep" w:id="175" w:date="2026-09-22T00:19:54Z">
                <w:del w:author="Kanihaa" w:id="9" w:date="2026-09-25T08:48:49Z"/>
              </w:ins>
            </w:sdtContent>
          </w:sdt>
        </w:p>
      </w:sdtContent>
    </w:sdt>
    <w:sdt>
      <w:sdtPr>
        <w:id w:val="1164357637"/>
        <w:tag w:val="goog_rdk_2046"/>
      </w:sdtPr>
      <w:sdtContent>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563147645"/>
              <w:tag w:val="goog_rdk_2043"/>
            </w:sdtPr>
            <w:sdtContent>
              <w:ins w:author="Pradeep" w:id="175" w:date="2026-09-22T00:19:54Z">
                <w:sdt>
                  <w:sdtPr>
                    <w:id w:val="169551675"/>
                    <w:tag w:val="goog_rdk_2044"/>
                  </w:sdtPr>
                  <w:sdtContent>
                    <w:del w:author="Kanihaa" w:id="9" w:date="2026-09-25T08:48:49Z"/>
                  </w:sdtContent>
                </w:sdt>
              </w:ins>
              <w:sdt>
                <w:sdtPr>
                  <w:id w:val="697510067"/>
                  <w:tag w:val="goog_rdk_2045"/>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communicate with gemini</w:delText>
                      </w:r>
                    </w:del>
                  </w:ins>
                </w:sdtContent>
              </w:sdt>
              <w:ins w:author="Pradeep" w:id="175" w:date="2026-09-22T00:19:54Z">
                <w:del w:author="Kanihaa" w:id="9" w:date="2026-09-25T08:48:49Z"/>
              </w:ins>
            </w:sdtContent>
          </w:sdt>
        </w:p>
      </w:sdtContent>
    </w:sdt>
    <w:sdt>
      <w:sdtPr>
        <w:id w:val="549384984"/>
        <w:tag w:val="goog_rdk_2050"/>
      </w:sdtPr>
      <w:sdtContent>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656556544"/>
              <w:tag w:val="goog_rdk_2047"/>
            </w:sdtPr>
            <w:sdtContent>
              <w:ins w:author="Pradeep" w:id="175" w:date="2026-09-22T00:19:54Z">
                <w:sdt>
                  <w:sdtPr>
                    <w:id w:val="2056904700"/>
                    <w:tag w:val="goog_rdk_2048"/>
                  </w:sdtPr>
                  <w:sdtContent>
                    <w:del w:author="Kanihaa" w:id="9" w:date="2026-09-25T08:48:49Z"/>
                  </w:sdtContent>
                </w:sdt>
              </w:ins>
              <w:sdt>
                <w:sdtPr>
                  <w:id w:val="-518819051"/>
                  <w:tag w:val="goog_rdk_2049"/>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return response</w:delText>
                      </w:r>
                    </w:del>
                  </w:ins>
                </w:sdtContent>
              </w:sdt>
              <w:ins w:author="Pradeep" w:id="175" w:date="2026-09-22T00:19:54Z">
                <w:del w:author="Kanihaa" w:id="9" w:date="2026-09-25T08:48:49Z"/>
              </w:ins>
            </w:sdtContent>
          </w:sdt>
        </w:p>
      </w:sdtContent>
    </w:sdt>
    <w:sdt>
      <w:sdtPr>
        <w:id w:val="-2036237361"/>
        <w:tag w:val="goog_rdk_2056"/>
      </w:sdtPr>
      <w:sdtContent>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color w:val="cccccc"/>
              <w:sz w:val="24"/>
              <w:szCs w:val="24"/>
              <w:rPrChange w:author="Kavinilavu" w:id="97" w:date="2026-09-24T05:18:57Z">
                <w:rPr>
                  <w:rFonts w:ascii="Cambria" w:cs="Cambria" w:eastAsia="Cambria" w:hAnsi="Cambria"/>
                  <w:b w:val="1"/>
                  <w:bCs w:val="1"/>
                  <w:color w:val="cccccc"/>
                  <w:sz w:val="24"/>
                  <w:szCs w:val="24"/>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66960908"/>
              <w:tag w:val="goog_rdk_2051"/>
            </w:sdtPr>
            <w:sdtContent>
              <w:ins w:author="Pradeep" w:id="175" w:date="2026-09-22T00:19:54Z">
                <w:sdt>
                  <w:sdtPr>
                    <w:id w:val="-220036769"/>
                    <w:tag w:val="goog_rdk_2052"/>
                  </w:sdtPr>
                  <w:sdtContent>
                    <w:del w:author="Kanihaa" w:id="9" w:date="2026-09-25T08:48:49Z"/>
                  </w:sdtContent>
                </w:sdt>
              </w:ins>
              <w:sdt>
                <w:sdtPr>
                  <w:id w:val="257627634"/>
                  <w:tag w:val="goog_rdk_2053"/>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handles </w:delText>
                      </w:r>
                    </w:del>
                  </w:ins>
                </w:sdtContent>
              </w:sdt>
              <w:ins w:author="Pradeep" w:id="175" w:date="2026-09-22T00:19:54Z">
                <w:del w:author="Kanihaa" w:id="9" w:date="2026-09-25T08:48:49Z">
                  <w:sdt>
                    <w:sdtPr>
                      <w:id w:val="-594928408"/>
                      <w:tag w:val="goog_rdk_205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authentication</w:delText>
                      </w:r>
                    </w:sdtContent>
                  </w:sdt>
                  <w:sdt>
                    <w:sdtPr>
                      <w:id w:val="189778546"/>
                      <w:tag w:val="goog_rdk_205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and sessions</w:delText>
                      </w:r>
                    </w:sdtContent>
                  </w:sdt>
                </w:del>
              </w:ins>
            </w:sdtContent>
          </w:sdt>
        </w:p>
      </w:sdtContent>
    </w:sdt>
    <w:sdt>
      <w:sdtPr>
        <w:id w:val="147478476"/>
        <w:tag w:val="goog_rdk_2060"/>
      </w:sdtPr>
      <w:sdtContent>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3910932"/>
              <w:tag w:val="goog_rdk_2057"/>
            </w:sdtPr>
            <w:sdtContent>
              <w:ins w:author="Pradeep" w:id="175" w:date="2026-09-22T00:19:54Z">
                <w:sdt>
                  <w:sdtPr>
                    <w:id w:val="-559018074"/>
                    <w:tag w:val="goog_rdk_2058"/>
                  </w:sdtPr>
                  <w:sdtContent>
                    <w:del w:author="Kanihaa" w:id="9" w:date="2026-09-25T08:48:49Z"/>
                  </w:sdtContent>
                </w:sdt>
              </w:ins>
              <w:sdt>
                <w:sdtPr>
                  <w:id w:val="400173264"/>
                  <w:tag w:val="goog_rdk_2059"/>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Fast API- python web framework for building APIs</w:delText>
                      </w:r>
                    </w:del>
                  </w:ins>
                </w:sdtContent>
              </w:sdt>
              <w:ins w:author="Pradeep" w:id="175" w:date="2026-09-22T00:19:54Z">
                <w:del w:author="Kanihaa" w:id="9" w:date="2026-09-25T08:48:49Z"/>
              </w:ins>
            </w:sdtContent>
          </w:sdt>
        </w:p>
      </w:sdtContent>
    </w:sdt>
    <w:sdt>
      <w:sdtPr>
        <w:id w:val="-2143675180"/>
        <w:tag w:val="goog_rdk_2064"/>
      </w:sdtPr>
      <w:sdtContent>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954262150"/>
              <w:tag w:val="goog_rdk_2061"/>
            </w:sdtPr>
            <w:sdtContent>
              <w:ins w:author="Pradeep" w:id="175" w:date="2026-09-22T00:19:54Z">
                <w:sdt>
                  <w:sdtPr>
                    <w:id w:val="-823170842"/>
                    <w:tag w:val="goog_rdk_2062"/>
                  </w:sdtPr>
                  <w:sdtContent>
                    <w:del w:author="Kanihaa" w:id="9" w:date="2026-09-25T08:48:49Z"/>
                  </w:sdtContent>
                </w:sdt>
              </w:ins>
              <w:sdt>
                <w:sdtPr>
                  <w:id w:val="-995988617"/>
                  <w:tag w:val="goog_rdk_2063"/>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route-function-processing-response</w:delText>
                      </w:r>
                    </w:del>
                  </w:ins>
                </w:sdtContent>
              </w:sdt>
              <w:ins w:author="Pradeep" w:id="175" w:date="2026-09-22T00:19:54Z">
                <w:del w:author="Kanihaa" w:id="9" w:date="2026-09-25T08:48:49Z"/>
              </w:ins>
            </w:sdtContent>
          </w:sdt>
        </w:p>
      </w:sdtContent>
    </w:sdt>
    <w:sdt>
      <w:sdtPr>
        <w:id w:val="1973726236"/>
        <w:tag w:val="goog_rdk_2068"/>
      </w:sdtPr>
      <w:sdtContent>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686987333"/>
              <w:tag w:val="goog_rdk_2065"/>
            </w:sdtPr>
            <w:sdtContent>
              <w:ins w:author="Pradeep" w:id="175" w:date="2026-09-22T00:19:54Z">
                <w:sdt>
                  <w:sdtPr>
                    <w:id w:val="-929583494"/>
                    <w:tag w:val="goog_rdk_2066"/>
                  </w:sdtPr>
                  <w:sdtContent>
                    <w:del w:author="Kanihaa" w:id="9" w:date="2026-09-25T08:48:49Z"/>
                  </w:sdtContent>
                </w:sdt>
              </w:ins>
              <w:sdt>
                <w:sdtPr>
                  <w:id w:val="-709733000"/>
                  <w:tag w:val="goog_rdk_2067"/>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instead of single file seperate into modules</w:delText>
                      </w:r>
                    </w:del>
                  </w:ins>
                </w:sdtContent>
              </w:sdt>
              <w:ins w:author="Pradeep" w:id="175" w:date="2026-09-22T00:19:54Z">
                <w:del w:author="Kanihaa" w:id="9" w:date="2026-09-25T08:48:49Z"/>
              </w:ins>
            </w:sdtContent>
          </w:sdt>
        </w:p>
      </w:sdtContent>
    </w:sdt>
    <w:sdt>
      <w:sdtPr>
        <w:id w:val="760142524"/>
        <w:tag w:val="goog_rdk_2072"/>
      </w:sdtPr>
      <w:sdtContent>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49147471"/>
              <w:tag w:val="goog_rdk_2069"/>
            </w:sdtPr>
            <w:sdtContent>
              <w:ins w:author="Pradeep" w:id="175" w:date="2026-09-22T00:19:54Z">
                <w:sdt>
                  <w:sdtPr>
                    <w:id w:val="900477997"/>
                    <w:tag w:val="goog_rdk_2070"/>
                  </w:sdtPr>
                  <w:sdtContent>
                    <w:del w:author="Kanihaa" w:id="9" w:date="2026-09-25T08:48:49Z"/>
                  </w:sdtContent>
                </w:sdt>
              </w:ins>
              <w:sdt>
                <w:sdtPr>
                  <w:id w:val="-2004340270"/>
                  <w:tag w:val="goog_rdk_2071"/>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routes-handles API end points</w:delText>
                      </w:r>
                    </w:del>
                  </w:ins>
                </w:sdtContent>
              </w:sdt>
              <w:ins w:author="Pradeep" w:id="175" w:date="2026-09-22T00:19:54Z">
                <w:del w:author="Kanihaa" w:id="9" w:date="2026-09-25T08:48:49Z"/>
              </w:ins>
            </w:sdtContent>
          </w:sdt>
        </w:p>
      </w:sdtContent>
    </w:sdt>
    <w:sdt>
      <w:sdtPr>
        <w:id w:val="1831688559"/>
        <w:tag w:val="goog_rdk_2076"/>
      </w:sdtPr>
      <w:sdtContent>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85821512"/>
              <w:tag w:val="goog_rdk_2073"/>
            </w:sdtPr>
            <w:sdtContent>
              <w:ins w:author="Pradeep" w:id="175" w:date="2026-09-22T00:19:54Z">
                <w:sdt>
                  <w:sdtPr>
                    <w:id w:val="148339394"/>
                    <w:tag w:val="goog_rdk_2074"/>
                  </w:sdtPr>
                  <w:sdtContent>
                    <w:del w:author="Kanihaa" w:id="9" w:date="2026-09-25T08:48:49Z"/>
                  </w:sdtContent>
                </w:sdt>
              </w:ins>
              <w:sdt>
                <w:sdtPr>
                  <w:id w:val="-2097744009"/>
                  <w:tag w:val="goog_rdk_2075"/>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services-business logic and gemini calls</w:delText>
                      </w:r>
                    </w:del>
                  </w:ins>
                </w:sdtContent>
              </w:sdt>
              <w:ins w:author="Pradeep" w:id="175" w:date="2026-09-22T00:19:54Z">
                <w:del w:author="Kanihaa" w:id="9" w:date="2026-09-25T08:48:49Z"/>
              </w:ins>
            </w:sdtContent>
          </w:sdt>
        </w:p>
      </w:sdtContent>
    </w:sdt>
    <w:sdt>
      <w:sdtPr>
        <w:id w:val="-566522349"/>
        <w:tag w:val="goog_rdk_2081"/>
      </w:sdtPr>
      <w:sdtContent>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5" w:date="2026-09-22T00:19:54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053797613"/>
              <w:tag w:val="goog_rdk_2077"/>
            </w:sdtPr>
            <w:sdtContent>
              <w:ins w:author="Pradeep" w:id="175" w:date="2026-09-22T00:19:54Z">
                <w:sdt>
                  <w:sdtPr>
                    <w:id w:val="-1932534259"/>
                    <w:tag w:val="goog_rdk_2078"/>
                  </w:sdtPr>
                  <w:sdtContent>
                    <w:del w:author="Kanihaa" w:id="9" w:date="2026-09-25T08:48:49Z"/>
                  </w:sdtContent>
                </w:sdt>
              </w:ins>
              <w:sdt>
                <w:sdtPr>
                  <w:id w:val="261018919"/>
                  <w:tag w:val="goog_rdk_2079"/>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models-defines input output </w:delText>
                      </w:r>
                    </w:del>
                  </w:ins>
                </w:sdtContent>
              </w:sdt>
              <w:ins w:author="Pradeep" w:id="175" w:date="2026-09-22T00:19:54Z">
                <w:del w:author="Kanihaa" w:id="9" w:date="2026-09-25T08:48:49Z">
                  <w:sdt>
                    <w:sdtPr>
                      <w:id w:val="-363485191"/>
                      <w:tag w:val="goog_rdk_20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data structure</w:delText>
                      </w:r>
                    </w:sdtContent>
                  </w:sdt>
                </w:del>
              </w:ins>
            </w:sdtContent>
          </w:sdt>
        </w:p>
      </w:sdtContent>
    </w:sdt>
    <w:sdt>
      <w:sdtPr>
        <w:id w:val="1691782504"/>
        <w:tag w:val="goog_rdk_2088"/>
      </w:sdtPr>
      <w:sdtContent>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strike w:val="1"/>
              <w:rPrChange w:author="Sushanth G.k" w:id="155" w:date="2026-09-24T07:06:28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Sushanth G.k" w:id="0" w:date="2026-09-24T07:06:2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04166958"/>
              <w:tag w:val="goog_rdk_2082"/>
            </w:sdtPr>
            <w:sdtContent>
              <w:ins w:author="Pradeep" w:id="175" w:date="2026-09-22T00:19:54Z">
                <w:sdt>
                  <w:sdtPr>
                    <w:id w:val="1165367051"/>
                    <w:tag w:val="goog_rdk_2083"/>
                  </w:sdtPr>
                  <w:sdtContent>
                    <w:del w:author="Kanihaa" w:id="9" w:date="2026-09-25T08:48:49Z"/>
                  </w:sdtContent>
                </w:sdt>
              </w:ins>
              <w:sdt>
                <w:sdtPr>
                  <w:id w:val="2009949085"/>
                  <w:tag w:val="goog_rdk_2084"/>
                </w:sdtPr>
                <w:sdtContent>
                  <w:ins w:author="Pradeep" w:id="175" w:date="2026-09-22T00:19:5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CORS-helps frontend and backend safe commun</w:delText>
                      </w:r>
                    </w:del>
                  </w:ins>
                </w:sdtContent>
              </w:sdt>
              <w:ins w:author="Pradeep" w:id="175" w:date="2026-09-22T00:19:54Z">
                <w:del w:author="Kanihaa" w:id="9" w:date="2026-09-25T08:48:49Z">
                  <w:sdt>
                    <w:sdtPr>
                      <w:id w:val="-687380359"/>
                      <w:tag w:val="goog_rdk_208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ication</w:delText>
                      </w:r>
                    </w:sdtContent>
                  </w:sdt>
                </w:del>
              </w:ins>
            </w:sdtContent>
          </w:sdt>
          <w:sdt>
            <w:sdtPr>
              <w:id w:val="516224670"/>
              <w:tag w:val="goog_rdk_2086"/>
            </w:sdtPr>
            <w:sdtContent>
              <w:del w:author="Kanihaa" w:id="9" w:date="2026-09-25T08:48:49Z"/>
              <w:sdt>
                <w:sdtPr>
                  <w:id w:val="-357149740"/>
                  <w:tag w:val="goog_rdk_2087"/>
                </w:sdtPr>
                <w:sdtContent>
                  <w:del w:author="Kanihaa" w:id="9" w:date="2026-09-25T08:48:49Z">
                    <w:r w:rsidDel="00000000" w:rsidR="00000000" w:rsidRPr="00000000">
                      <w:rPr>
                        <w:rtl w:val="0"/>
                      </w:rPr>
                    </w:r>
                  </w:del>
                </w:sdtContent>
              </w:sdt>
              <w:del w:author="Kanihaa" w:id="9" w:date="2026-09-25T08:48:49Z"/>
            </w:sdtContent>
          </w:sdt>
        </w:p>
      </w:sdtContent>
    </w:sdt>
    <w:sdt>
      <w:sdtPr>
        <w:id w:val="-1002458250"/>
        <w:tag w:val="goog_rdk_2091"/>
      </w:sdtPr>
      <w:sdtContent>
        <w:p w:rsidR="00000000" w:rsidDel="00000000" w:rsidP="00000000" w:rsidRDefault="00000000" w:rsidRPr="00000000" w14:paraId="0000015B">
          <w:pPr>
            <w:pStyle w:val="Heading1"/>
            <w:numPr>
              <w:ilvl w:val="0"/>
              <w:numId w:val="5"/>
            </w:numPr>
            <w:spacing w:line="259" w:lineRule="auto"/>
            <w:ind w:left="720" w:hanging="360"/>
            <w:rPr>
              <w:del w:author="Kanihaa" w:id="9" w:date="2026-09-25T08:48:49Z"/>
              <w:rFonts w:ascii="Cambria" w:cs="Cambria" w:eastAsia="Cambria" w:hAnsi="Cambria"/>
              <w:b w:val="1"/>
              <w:bCs w:val="1"/>
              <w:strike w:val="1"/>
              <w:sz w:val="24"/>
              <w:szCs w:val="24"/>
              <w:rPrChange w:author="Santhosh A" w:id="176" w:date="2026-09-25T08:40:12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Santhosh A" w:id="0" w:date="2026-09-25T08:40:12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10078116"/>
              <w:tag w:val="goog_rdk_2089"/>
            </w:sdtPr>
            <w:sdtContent>
              <w:del w:author="Kanihaa" w:id="9" w:date="2026-09-25T08:48:49Z"/>
              <w:sdt>
                <w:sdtPr>
                  <w:id w:val="162051428"/>
                  <w:tag w:val="goog_rdk_2090"/>
                </w:sdtPr>
                <w:sdtContent>
                  <w:del w:author="Kanihaa" w:id="9" w:date="2026-09-25T08:48:49Z">
                    <w:r w:rsidDel="00000000" w:rsidR="00000000" w:rsidRPr="00000000">
                      <w:rPr>
                        <w:rtl w:val="0"/>
                      </w:rPr>
                    </w:r>
                  </w:del>
                </w:sdtContent>
              </w:sdt>
              <w:del w:author="Kanihaa" w:id="9" w:date="2026-09-25T08:48:49Z"/>
            </w:sdtContent>
          </w:sdt>
        </w:p>
      </w:sdtContent>
    </w:sdt>
    <w:sdt>
      <w:sdtPr>
        <w:id w:val="2066792338"/>
        <w:tag w:val="goog_rdk_2094"/>
      </w:sdtPr>
      <w:sdtContent>
        <w:p w:rsidR="00000000" w:rsidDel="00000000" w:rsidP="00000000" w:rsidRDefault="00000000" w:rsidRPr="00000000" w14:paraId="0000015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24214940"/>
              <w:tag w:val="goog_rdk_2092"/>
            </w:sdtPr>
            <w:sdtContent>
              <w:del w:author="Kanihaa" w:id="9" w:date="2026-09-25T08:48:49Z"/>
              <w:sdt>
                <w:sdtPr>
                  <w:id w:val="1804328820"/>
                  <w:tag w:val="goog_rdk_2093"/>
                </w:sdtPr>
                <w:sdtContent>
                  <w:del w:author="Kanihaa" w:id="9" w:date="2026-09-25T08:48:49Z">
                    <w:r w:rsidDel="00000000" w:rsidR="00000000" w:rsidRPr="00000000">
                      <w:rPr>
                        <w:rtl w:val="0"/>
                      </w:rPr>
                    </w:r>
                  </w:del>
                </w:sdtContent>
              </w:sdt>
              <w:del w:author="Kanihaa" w:id="9" w:date="2026-09-25T08:48:49Z"/>
            </w:sdtContent>
          </w:sdt>
        </w:p>
      </w:sdtContent>
    </w:sdt>
    <w:sdt>
      <w:sdtPr>
        <w:id w:val="1305705319"/>
        <w:tag w:val="goog_rdk_2097"/>
      </w:sdtPr>
      <w:sdtContent>
        <w:p w:rsidR="00000000" w:rsidDel="00000000" w:rsidP="00000000" w:rsidRDefault="00000000" w:rsidRPr="00000000" w14:paraId="0000015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58758680"/>
              <w:tag w:val="goog_rdk_2095"/>
            </w:sdtPr>
            <w:sdtContent>
              <w:del w:author="Kanihaa" w:id="9" w:date="2026-09-25T08:48:49Z"/>
              <w:sdt>
                <w:sdtPr>
                  <w:id w:val="1691508172"/>
                  <w:tag w:val="goog_rdk_2096"/>
                </w:sdtPr>
                <w:sdtContent>
                  <w:del w:author="Kanihaa" w:id="9" w:date="2026-09-25T08:48:49Z">
                    <w:r w:rsidDel="00000000" w:rsidR="00000000" w:rsidRPr="00000000">
                      <w:rPr>
                        <w:rtl w:val="0"/>
                      </w:rPr>
                    </w:r>
                  </w:del>
                </w:sdtContent>
              </w:sdt>
              <w:del w:author="Kanihaa" w:id="9" w:date="2026-09-25T08:48:49Z"/>
            </w:sdtContent>
          </w:sdt>
        </w:p>
      </w:sdtContent>
    </w:sdt>
    <w:sdt>
      <w:sdtPr>
        <w:id w:val="1923373427"/>
        <w:tag w:val="goog_rdk_2100"/>
      </w:sdtPr>
      <w:sdtContent>
        <w:p w:rsidR="00000000" w:rsidDel="00000000" w:rsidP="00000000" w:rsidRDefault="00000000" w:rsidRPr="00000000" w14:paraId="0000015E">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138913597"/>
              <w:tag w:val="goog_rdk_2098"/>
            </w:sdtPr>
            <w:sdtContent>
              <w:del w:author="Kanihaa" w:id="9" w:date="2026-09-25T08:48:49Z"/>
              <w:sdt>
                <w:sdtPr>
                  <w:id w:val="2102272352"/>
                  <w:tag w:val="goog_rdk_2099"/>
                </w:sdtPr>
                <w:sdtContent>
                  <w:del w:author="Kanihaa" w:id="9" w:date="2026-09-25T08:48:49Z">
                    <w:r w:rsidDel="00000000" w:rsidR="00000000" w:rsidRPr="00000000">
                      <w:rPr>
                        <w:rtl w:val="0"/>
                      </w:rPr>
                    </w:r>
                  </w:del>
                </w:sdtContent>
              </w:sdt>
              <w:del w:author="Kanihaa" w:id="9" w:date="2026-09-25T08:48:49Z"/>
            </w:sdtContent>
          </w:sdt>
        </w:p>
      </w:sdtContent>
    </w:sdt>
    <w:sdt>
      <w:sdtPr>
        <w:id w:val="1408059651"/>
        <w:tag w:val="goog_rdk_2103"/>
      </w:sdtPr>
      <w:sdtContent>
        <w:p w:rsidR="00000000" w:rsidDel="00000000" w:rsidP="00000000" w:rsidRDefault="00000000" w:rsidRPr="00000000" w14:paraId="0000015F">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569692605"/>
              <w:tag w:val="goog_rdk_2101"/>
            </w:sdtPr>
            <w:sdtContent>
              <w:del w:author="Kanihaa" w:id="9" w:date="2026-09-25T08:48:49Z"/>
              <w:sdt>
                <w:sdtPr>
                  <w:id w:val="-1633744067"/>
                  <w:tag w:val="goog_rdk_2102"/>
                </w:sdtPr>
                <w:sdtContent>
                  <w:del w:author="Kanihaa" w:id="9" w:date="2026-09-25T08:48:49Z">
                    <w:r w:rsidDel="00000000" w:rsidR="00000000" w:rsidRPr="00000000">
                      <w:rPr>
                        <w:rtl w:val="0"/>
                      </w:rPr>
                    </w:r>
                  </w:del>
                </w:sdtContent>
              </w:sdt>
              <w:del w:author="Kanihaa" w:id="9" w:date="2026-09-25T08:48:49Z"/>
            </w:sdtContent>
          </w:sdt>
        </w:p>
      </w:sdtContent>
    </w:sdt>
    <w:sdt>
      <w:sdtPr>
        <w:id w:val="18258957"/>
        <w:tag w:val="goog_rdk_2106"/>
      </w:sdtPr>
      <w:sdtContent>
        <w:p w:rsidR="00000000" w:rsidDel="00000000" w:rsidP="00000000" w:rsidRDefault="00000000" w:rsidRPr="00000000" w14:paraId="00000160">
          <w:pPr>
            <w:pStyle w:val="Heading1"/>
            <w:keepNext w:val="0"/>
            <w:keepLines w:val="0"/>
            <w:spacing w:after="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Rule="auto"/>
              </w:pPr>
            </w:pPrChange>
          </w:pPr>
          <w:sdt>
            <w:sdtPr>
              <w:id w:val="1638972358"/>
              <w:tag w:val="goog_rdk_2104"/>
            </w:sdtPr>
            <w:sdtContent>
              <w:del w:author="Kanihaa" w:id="9" w:date="2026-09-25T08:48:49Z"/>
              <w:sdt>
                <w:sdtPr>
                  <w:id w:val="-2009691528"/>
                  <w:tag w:val="goog_rdk_210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MILESTONE 4: UI Development</w:delText>
                    </w:r>
                  </w:del>
                </w:sdtContent>
              </w:sdt>
              <w:del w:author="Kanihaa" w:id="9" w:date="2026-09-25T08:48:49Z">
                <w:bookmarkStart w:colFirst="0" w:colLast="0" w:name="_heading=h.95lubtn1jv67" w:id="36"/>
                <w:bookmarkEnd w:id="36"/>
              </w:del>
            </w:sdtContent>
          </w:sdt>
        </w:p>
      </w:sdtContent>
    </w:sdt>
    <w:sdt>
      <w:sdtPr>
        <w:id w:val="1866259806"/>
        <w:tag w:val="goog_rdk_2119"/>
      </w:sdtPr>
      <w:sdtContent>
        <w:p w:rsidR="00000000" w:rsidDel="00000000" w:rsidP="00000000" w:rsidRDefault="00000000" w:rsidRPr="00000000" w14:paraId="00000161">
          <w:pPr>
            <w:pStyle w:val="Heading1"/>
            <w:spacing w:after="240" w:befor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Rule="auto"/>
              </w:pPr>
            </w:pPrChange>
          </w:pPr>
          <w:sdt>
            <w:sdtPr>
              <w:id w:val="1119470426"/>
              <w:tag w:val="goog_rdk_2107"/>
            </w:sdtPr>
            <w:sdtContent>
              <w:del w:author="Kanihaa" w:id="9" w:date="2026-09-25T08:48:49Z"/>
              <w:sdt>
                <w:sdtPr>
                  <w:id w:val="545409076"/>
                  <w:tag w:val="goog_rdk_210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This milestone focuses on developing a </w:delText>
                    </w:r>
                  </w:del>
                </w:sdtContent>
              </w:sdt>
              <w:del w:author="Kanihaa" w:id="9" w:date="2026-09-25T08:48:49Z">
                <w:sdt>
                  <w:sdtPr>
                    <w:id w:val="1632330014"/>
                    <w:tag w:val="goog_rdk_21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lightweight, responsive, and intuitive frontend</w:delText>
                    </w:r>
                  </w:sdtContent>
                </w:sdt>
                <w:sdt>
                  <w:sdtPr>
                    <w:id w:val="-1904215554"/>
                    <w:tag w:val="goog_rdk_211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for </w:delText>
                    </w:r>
                  </w:sdtContent>
                </w:sdt>
                <w:sdt>
                  <w:sdtPr>
                    <w:id w:val="-519797094"/>
                    <w:tag w:val="goog_rdk_211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619715716"/>
                    <w:tag w:val="goog_rdk_211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using </w:delText>
                    </w:r>
                  </w:sdtContent>
                </w:sdt>
                <w:sdt>
                  <w:sdtPr>
                    <w:id w:val="-171189406"/>
                    <w:tag w:val="goog_rdk_211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HTML</w:delText>
                    </w:r>
                  </w:sdtContent>
                </w:sdt>
                <w:sdt>
                  <w:sdtPr>
                    <w:id w:val="114517267"/>
                    <w:tag w:val="goog_rdk_211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504399412"/>
                    <w:tag w:val="goog_rdk_211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CSS</w:delText>
                    </w:r>
                  </w:sdtContent>
                </w:sdt>
                <w:sdt>
                  <w:sdtPr>
                    <w:id w:val="-742670534"/>
                    <w:tag w:val="goog_rdk_211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w:delText>
                    </w:r>
                  </w:sdtContent>
                </w:sdt>
                <w:sdt>
                  <w:sdtPr>
                    <w:id w:val="1054535645"/>
                    <w:tag w:val="goog_rdk_211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Jinja2 templates</w:delText>
                    </w:r>
                  </w:sdtContent>
                </w:sdt>
                <w:sdt>
                  <w:sdtPr>
                    <w:id w:val="1023692611"/>
                    <w:tag w:val="goog_rdk_21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delText>
                    </w:r>
                  </w:sdtContent>
                </w:sdt>
              </w:del>
            </w:sdtContent>
          </w:sdt>
        </w:p>
      </w:sdtContent>
    </w:sdt>
    <w:sdt>
      <w:sdtPr>
        <w:id w:val="1235209239"/>
        <w:tag w:val="goog_rdk_2122"/>
      </w:sdtPr>
      <w:sdtContent>
        <w:p w:rsidR="00000000" w:rsidDel="00000000" w:rsidP="00000000" w:rsidRDefault="00000000" w:rsidRPr="00000000" w14:paraId="00000162">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280" w:before="280" w:lineRule="auto"/>
              </w:pPr>
            </w:pPrChange>
          </w:pPr>
          <w:sdt>
            <w:sdtPr>
              <w:id w:val="-544682083"/>
              <w:tag w:val="goog_rdk_2120"/>
            </w:sdtPr>
            <w:sdtContent>
              <w:del w:author="Kanihaa" w:id="9" w:date="2026-09-25T08:48:49Z"/>
              <w:sdt>
                <w:sdtPr>
                  <w:id w:val="-1033060836"/>
                  <w:tag w:val="goog_rdk_2121"/>
                </w:sdtPr>
                <w:sdtContent>
                  <w:del w:author="Kanihaa" w:id="9" w:date="2026-09-25T08:48:49Z">
                    <w:r w:rsidDel="00000000" w:rsidR="00000000" w:rsidRPr="00000000">
                      <w:rPr>
                        <w:rtl w:val="0"/>
                      </w:rPr>
                    </w:r>
                  </w:del>
                </w:sdtContent>
              </w:sdt>
              <w:del w:author="Kanihaa" w:id="9" w:date="2026-09-25T08:48:49Z"/>
            </w:sdtContent>
          </w:sdt>
        </w:p>
      </w:sdtContent>
    </w:sdt>
    <w:sdt>
      <w:sdtPr>
        <w:id w:val="-75324939"/>
        <w:tag w:val="goog_rdk_2125"/>
      </w:sdtPr>
      <w:sdtContent>
        <w:p w:rsidR="00000000" w:rsidDel="00000000" w:rsidP="00000000" w:rsidRDefault="00000000" w:rsidRPr="00000000" w14:paraId="00000163">
          <w:pPr>
            <w:pStyle w:val="Heading1"/>
            <w:spacing w:after="240" w:befor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240" w:before="240" w:lineRule="auto"/>
              </w:pPr>
            </w:pPrChange>
          </w:pPr>
          <w:sdt>
            <w:sdtPr>
              <w:id w:val="-705412757"/>
              <w:tag w:val="goog_rdk_2123"/>
            </w:sdtPr>
            <w:sdtContent>
              <w:del w:author="Kanihaa" w:id="9" w:date="2026-09-25T08:48:49Z"/>
              <w:sdt>
                <w:sdtPr>
                  <w:id w:val="-2135261433"/>
                  <w:tag w:val="goog_rdk_212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Activity 4.1: Develop HTML Frontend Interface</w:delText>
                    </w:r>
                  </w:del>
                </w:sdtContent>
              </w:sdt>
              <w:del w:author="Kanihaa" w:id="9" w:date="2026-09-25T08:48:49Z"/>
            </w:sdtContent>
          </w:sdt>
        </w:p>
      </w:sdtContent>
    </w:sdt>
    <w:sdt>
      <w:sdtPr>
        <w:id w:val="-953939360"/>
        <w:tag w:val="goog_rdk_2128"/>
      </w:sdtPr>
      <w:sdtContent>
        <w:p w:rsidR="00000000" w:rsidDel="00000000" w:rsidP="00000000" w:rsidRDefault="00000000" w:rsidRPr="00000000" w14:paraId="00000164">
          <w:pPr>
            <w:numPr>
              <w:ilvl w:val="0"/>
              <w:numId w:val="32"/>
            </w:numPr>
            <w:spacing w:after="0" w:before="24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2"/>
                </w:numPr>
                <w:spacing w:after="0" w:before="240" w:lineRule="auto"/>
                <w:ind w:left="720" w:hanging="360"/>
              </w:pPr>
            </w:pPrChange>
          </w:pPr>
          <w:sdt>
            <w:sdtPr>
              <w:id w:val="1757557188"/>
              <w:tag w:val="goog_rdk_2126"/>
            </w:sdtPr>
            <w:sdtContent>
              <w:del w:author="Kanihaa" w:id="9" w:date="2026-09-25T08:48:49Z"/>
              <w:sdt>
                <w:sdtPr>
                  <w:id w:val="-73503435"/>
                  <w:tag w:val="goog_rdk_212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Design a home page with budget input fields and category selectors (Home, Party, Jewelry)</w:delText>
                      <w:br w:type="textWrapping"/>
                    </w:r>
                  </w:del>
                </w:sdtContent>
              </w:sdt>
              <w:del w:author="Kanihaa" w:id="9" w:date="2026-09-25T08:48:49Z"/>
            </w:sdtContent>
          </w:sdt>
        </w:p>
      </w:sdtContent>
    </w:sdt>
    <w:sdt>
      <w:sdtPr>
        <w:id w:val="-1902681517"/>
        <w:tag w:val="goog_rdk_2131"/>
      </w:sdtPr>
      <w:sdtContent>
        <w:p w:rsidR="00000000" w:rsidDel="00000000" w:rsidP="00000000" w:rsidRDefault="00000000" w:rsidRPr="00000000" w14:paraId="00000165">
          <w:pPr>
            <w:numPr>
              <w:ilvl w:val="0"/>
              <w:numId w:val="32"/>
            </w:numPr>
            <w:spacing w:after="0" w:before="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2"/>
                </w:numPr>
                <w:spacing w:after="0" w:before="0" w:lineRule="auto"/>
                <w:ind w:left="720" w:hanging="360"/>
              </w:pPr>
            </w:pPrChange>
          </w:pPr>
          <w:sdt>
            <w:sdtPr>
              <w:id w:val="1757860946"/>
              <w:tag w:val="goog_rdk_2129"/>
            </w:sdtPr>
            <w:sdtContent>
              <w:del w:author="Kanihaa" w:id="9" w:date="2026-09-25T08:48:49Z"/>
              <w:sdt>
                <w:sdtPr>
                  <w:id w:val="175096642"/>
                  <w:tag w:val="goog_rdk_213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Implement individual forms for each planner module connected to FastAPI POST routes</w:delText>
                      <w:br w:type="textWrapping"/>
                    </w:r>
                  </w:del>
                </w:sdtContent>
              </w:sdt>
              <w:del w:author="Kanihaa" w:id="9" w:date="2026-09-25T08:48:49Z"/>
            </w:sdtContent>
          </w:sdt>
        </w:p>
      </w:sdtContent>
    </w:sdt>
    <w:sdt>
      <w:sdtPr>
        <w:id w:val="-1934629607"/>
        <w:tag w:val="goog_rdk_2134"/>
      </w:sdtPr>
      <w:sdtContent>
        <w:p w:rsidR="00000000" w:rsidDel="00000000" w:rsidP="00000000" w:rsidRDefault="00000000" w:rsidRPr="00000000" w14:paraId="00000166">
          <w:pPr>
            <w:numPr>
              <w:ilvl w:val="0"/>
              <w:numId w:val="32"/>
            </w:numPr>
            <w:spacing w:after="240" w:before="0" w:lineRule="auto"/>
            <w:ind w:left="720" w:hanging="360"/>
            <w:rPr>
              <w:del w:author="Kanihaa" w:id="9" w:date="2026-09-25T08:48:49Z"/>
              <w:rFonts w:ascii="Cambria" w:cs="Cambria" w:eastAsia="Cambria" w:hAnsi="Cambria"/>
              <w:i w:val="1"/>
              <w:iCs w:val="1"/>
              <w:sz w:val="24"/>
              <w:szCs w:val="24"/>
              <w:rPrChange w:author="Kavinilavu" w:id="97" w:date="2026-09-24T05:18:57Z">
                <w:rPr>
                  <w:rFonts w:ascii="Cambria" w:cs="Cambria" w:eastAsia="Cambria" w:hAnsi="Cambria"/>
                  <w:sz w:val="24"/>
                  <w:szCs w:val="24"/>
                </w:rPr>
              </w:rPrChange>
            </w:rPr>
            <w:pPrChange w:author="Kavinilavu" w:id="0" w:date="2026-09-24T05:18:57Z">
              <w:pPr>
                <w:numPr>
                  <w:ilvl w:val="0"/>
                  <w:numId w:val="32"/>
                </w:numPr>
                <w:spacing w:after="240" w:before="0" w:lineRule="auto"/>
                <w:ind w:left="720" w:hanging="360"/>
              </w:pPr>
            </w:pPrChange>
          </w:pPr>
          <w:sdt>
            <w:sdtPr>
              <w:id w:val="-444443828"/>
              <w:tag w:val="goog_rdk_2132"/>
            </w:sdtPr>
            <w:sdtContent>
              <w:del w:author="Kanihaa" w:id="9" w:date="2026-09-25T08:48:49Z"/>
              <w:sdt>
                <w:sdtPr>
                  <w:id w:val="-298482657"/>
                  <w:tag w:val="goog_rdk_213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Display AI responses in well-structured, card-like layouts (e.g., product suggestions, item details, prices)</w:delText>
                    </w:r>
                  </w:del>
                </w:sdtContent>
              </w:sdt>
              <w:del w:author="Kanihaa" w:id="9" w:date="2026-09-25T08:48:49Z"/>
            </w:sdtContent>
          </w:sdt>
        </w:p>
      </w:sdtContent>
    </w:sdt>
    <w:sdt>
      <w:sdtPr>
        <w:id w:val="746551456"/>
        <w:tag w:val="goog_rdk_2138"/>
      </w:sdtPr>
      <w:sdtContent>
        <w:p w:rsidR="00000000" w:rsidDel="00000000" w:rsidP="00000000" w:rsidRDefault="00000000" w:rsidRPr="00000000" w14:paraId="00000167">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i w:val="0"/>
                  <w:iCs w:val="0"/>
                  <w:color w:val="000000"/>
                  <w:sz w:val="24"/>
                  <w:szCs w:val="24"/>
                </w:rPr>
              </w:rPrChange>
            </w:rPr>
            <w:pPrChange w:author="Gayathri" w:id="0" w:date="2026-09-24T05:13:41Z">
              <w:pPr>
                <w:pStyle w:val="Heading4"/>
              </w:pPr>
            </w:pPrChange>
          </w:pPr>
          <w:sdt>
            <w:sdtPr>
              <w:id w:val="-447540872"/>
              <w:tag w:val="goog_rdk_2135"/>
            </w:sdtPr>
            <w:sdtContent>
              <w:del w:author="Kanihaa" w:id="9" w:date="2026-09-25T08:48:49Z"/>
              <w:sdt>
                <w:sdtPr>
                  <w:id w:val="80210540"/>
                  <w:tag w:val="goog_rdk_213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i w:val="0"/>
                            <w:iCs w:val="0"/>
                            <w:color w:val="000000"/>
                            <w:sz w:val="24"/>
                            <w:szCs w:val="24"/>
                          </w:rPr>
                        </w:rPrChange>
                      </w:rPr>
                      <w:delText xml:space="preserve">Templates Directory Structure:</w:delText>
                    </w:r>
                  </w:del>
                </w:sdtContent>
              </w:sdt>
              <w:del w:author="Kanihaa" w:id="9" w:date="2026-09-25T08:48:49Z">
                <w:sdt>
                  <w:sdtPr>
                    <w:id w:val="-2027984507"/>
                    <w:tag w:val="goog_rdk_2137"/>
                  </w:sdtPr>
                  <w:sdtContent>
                    <w:r w:rsidDel="00000000" w:rsidR="00000000" w:rsidRPr="00000000">
                      <w:rPr>
                        <w:rtl w:val="0"/>
                      </w:rPr>
                    </w:r>
                  </w:sdtContent>
                </w:sdt>
              </w:del>
            </w:sdtContent>
          </w:sdt>
        </w:p>
      </w:sdtContent>
    </w:sdt>
    <w:sdt>
      <w:sdtPr>
        <w:id w:val="1593632690"/>
        <w:tag w:val="goog_rdk_2144"/>
      </w:sdtPr>
      <w:sdtContent>
        <w:p w:rsidR="00000000" w:rsidDel="00000000" w:rsidP="00000000" w:rsidRDefault="00000000" w:rsidRPr="00000000" w14:paraId="000001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28:55Z"/>
              <w:del w:author="Kanihaa" w:id="9" w:date="2026-09-25T08:48:49Z"/>
              <w:rFonts w:ascii="Cambria" w:cs="Cambria" w:eastAsia="Cambria" w:hAnsi="Cambria"/>
              <w:b w:val="1"/>
              <w:bCs w:val="1"/>
              <w:i w:val="1"/>
              <w:iCs w:val="1"/>
              <w:smallCaps w:val="0"/>
              <w:strike w:val="0"/>
              <w:color w:val="000000"/>
              <w:sz w:val="24"/>
              <w:szCs w:val="24"/>
              <w:shd w:fill="auto" w:val="clear"/>
              <w:vertAlign w:val="baseline"/>
              <w:rPrChange w:author="Kavinilavu" w:id="97" w:date="2026-09-24T05:18:57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Kavinilavu" w:id="0" w:date="2026-09-24T05:18:57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14882018"/>
              <w:tag w:val="goog_rdk_2141"/>
            </w:sdtPr>
            <w:sdtContent>
              <w:ins w:author="Pradeep" w:id="177" w:date="2026-09-22T00:28:55Z">
                <w:sdt>
                  <w:sdtPr>
                    <w:id w:val="-1602659384"/>
                    <w:tag w:val="goog_rdk_2142"/>
                  </w:sdtPr>
                  <w:sdtContent>
                    <w:del w:author="Kanihaa" w:id="9" w:date="2026-09-25T08:48:49Z"/>
                  </w:sdtContent>
                </w:sdt>
              </w:ins>
              <w:sdt>
                <w:sdtPr>
                  <w:id w:val="1678436037"/>
                  <w:tag w:val="goog_rdk_2143"/>
                </w:sdtPr>
                <w:sdtContent>
                  <w:ins w:author="Pradeep" w:id="177" w:date="2026-09-22T00:28: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i w:val="0"/>
                              <w:iCs w:val="0"/>
                              <w:color w:val="000000"/>
                              <w:sz w:val="24"/>
                              <w:szCs w:val="24"/>
                            </w:rPr>
                          </w:rPrChange>
                        </w:rPr>
                        <w:delText xml:space="preserve"> built frontend</w:delText>
                      </w:r>
                    </w:del>
                  </w:ins>
                </w:sdtContent>
              </w:sdt>
              <w:ins w:author="Pradeep" w:id="177" w:date="2026-09-22T00:28:55Z">
                <w:del w:author="Kanihaa" w:id="9" w:date="2026-09-25T08:48:49Z"/>
              </w:ins>
            </w:sdtContent>
          </w:sdt>
        </w:p>
      </w:sdtContent>
    </w:sdt>
    <w:sdt>
      <w:sdtPr>
        <w:id w:val="1711137864"/>
        <w:tag w:val="goog_rdk_2148"/>
      </w:sdtPr>
      <w:sdtContent>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Pradeep" w:id="177" w:date="2026-09-22T00:28:55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091388965"/>
              <w:tag w:val="goog_rdk_2145"/>
            </w:sdtPr>
            <w:sdtContent>
              <w:ins w:author="Pradeep" w:id="177" w:date="2026-09-22T00:28:55Z">
                <w:sdt>
                  <w:sdtPr>
                    <w:id w:val="1286834270"/>
                    <w:tag w:val="goog_rdk_2146"/>
                  </w:sdtPr>
                  <w:sdtContent>
                    <w:del w:author="Kanihaa" w:id="9" w:date="2026-09-25T08:48:49Z"/>
                  </w:sdtContent>
                </w:sdt>
              </w:ins>
              <w:sdt>
                <w:sdtPr>
                  <w:id w:val="930386403"/>
                  <w:tag w:val="goog_rdk_2147"/>
                </w:sdtPr>
                <w:sdtContent>
                  <w:ins w:author="Pradeep" w:id="177" w:date="2026-09-22T00:28: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i w:val="0"/>
                              <w:iCs w:val="0"/>
                              <w:color w:val="000000"/>
                              <w:sz w:val="24"/>
                              <w:szCs w:val="24"/>
                            </w:rPr>
                          </w:rPrChange>
                        </w:rPr>
                        <w:delText xml:space="preserve">technologies UI</w:delText>
                      </w:r>
                    </w:del>
                  </w:ins>
                </w:sdtContent>
              </w:sdt>
              <w:ins w:author="Pradeep" w:id="177" w:date="2026-09-22T00:28:55Z">
                <w:del w:author="Kanihaa" w:id="9" w:date="2026-09-25T08:48:49Z"/>
              </w:ins>
            </w:sdtContent>
          </w:sdt>
        </w:p>
      </w:sdtContent>
    </w:sdt>
    <w:sdt>
      <w:sdtPr>
        <w:id w:val="1075002983"/>
        <w:tag w:val="goog_rdk_2154"/>
      </w:sdtPr>
      <w:sdtContent>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i w:val="1"/>
              <w:iCs w:val="1"/>
              <w:rPrChange w:author="Kavinilavu" w:id="97" w:date="2026-09-24T05:18:57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Kavinilavu" w:id="0" w:date="2026-09-24T05:18:57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6803643"/>
              <w:tag w:val="goog_rdk_2149"/>
            </w:sdtPr>
            <w:sdtContent>
              <w:ins w:author="Pradeep" w:id="177" w:date="2026-09-22T00:28:55Z">
                <w:sdt>
                  <w:sdtPr>
                    <w:id w:val="-1425016621"/>
                    <w:tag w:val="goog_rdk_2150"/>
                  </w:sdtPr>
                  <w:sdtContent>
                    <w:del w:author="Kanihaa" w:id="9" w:date="2026-09-25T08:48:49Z"/>
                  </w:sdtContent>
                </w:sdt>
              </w:ins>
              <w:sdt>
                <w:sdtPr>
                  <w:id w:val="181417627"/>
                  <w:tag w:val="goog_rdk_2151"/>
                </w:sdtPr>
                <w:sdtContent>
                  <w:ins w:author="Pradeep" w:id="177" w:date="2026-09-22T00:28: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i w:val="0"/>
                              <w:iCs w:val="0"/>
                              <w:color w:val="000000"/>
                              <w:sz w:val="24"/>
                              <w:szCs w:val="24"/>
                            </w:rPr>
                          </w:rPrChange>
                        </w:rPr>
                        <w:delText xml:space="preserve">creates User friendly interface </w:delText>
                      </w:r>
                    </w:del>
                  </w:ins>
                </w:sdtContent>
              </w:sdt>
              <w:ins w:author="Pradeep" w:id="177" w:date="2026-09-22T00:28:55Z">
                <w:del w:author="Kanihaa" w:id="9" w:date="2026-09-25T08:48:49Z"/>
              </w:ins>
            </w:sdtContent>
          </w:sdt>
          <w:sdt>
            <w:sdtPr>
              <w:id w:val="-484171144"/>
              <w:tag w:val="goog_rdk_2152"/>
            </w:sdtPr>
            <w:sdtContent>
              <w:del w:author="Kanihaa" w:id="9" w:date="2026-09-25T08:48:49Z"/>
              <w:sdt>
                <w:sdtPr>
                  <w:id w:val="214064227"/>
                  <w:tag w:val="goog_rdk_2153"/>
                </w:sdtPr>
                <w:sdtContent>
                  <w:del w:author="Kanihaa" w:id="9" w:date="2026-09-25T08:48:49Z">
                    <w:r w:rsidDel="00000000" w:rsidR="00000000" w:rsidRPr="00000000">
                      <w:rPr>
                        <w:rtl w:val="0"/>
                      </w:rPr>
                    </w:r>
                  </w:del>
                </w:sdtContent>
              </w:sdt>
              <w:del w:author="Kanihaa" w:id="9" w:date="2026-09-25T08:48:49Z"/>
            </w:sdtContent>
          </w:sdt>
        </w:p>
      </w:sdtContent>
    </w:sdt>
    <w:sdt>
      <w:sdtPr>
        <w:id w:val="1558333516"/>
        <w:tag w:val="goog_rdk_2157"/>
      </w:sdtPr>
      <w:sdtContent>
        <w:p w:rsidR="00000000" w:rsidDel="00000000" w:rsidP="00000000" w:rsidRDefault="00000000" w:rsidRPr="00000000" w14:paraId="0000016B">
          <w:pPr>
            <w:pStyle w:val="Heading1"/>
            <w:spacing w:line="259" w:lineRule="auto"/>
            <w:jc w:val="cente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pPr>
            </w:pPrChange>
          </w:pPr>
          <w:sdt>
            <w:sdtPr>
              <w:id w:val="1011558350"/>
              <w:tag w:val="goog_rdk_215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1428750" cy="3886200"/>
                      <wp:effectExtent b="0" l="0" r="0" t="0"/>
                      <wp:docPr id="177"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1428750" cy="3886200"/>
                              </a:xfrm>
                              <a:prstGeom prst="rect"/>
                              <a:ln/>
                            </pic:spPr>
                          </pic:pic>
                        </a:graphicData>
                      </a:graphic>
                    </wp:inline>
                  </w:drawing>
                </w:r>
              </w:del>
              <w:sdt>
                <w:sdtPr>
                  <w:id w:val="-1632650105"/>
                  <w:tag w:val="goog_rdk_2156"/>
                </w:sdtPr>
                <w:sdtContent>
                  <w:del w:author="Kanihaa" w:id="9" w:date="2026-09-25T08:48:49Z">
                    <w:r w:rsidDel="00000000" w:rsidR="00000000" w:rsidRPr="00000000">
                      <w:rPr>
                        <w:rtl w:val="0"/>
                      </w:rPr>
                    </w:r>
                  </w:del>
                </w:sdtContent>
              </w:sdt>
              <w:del w:author="Kanihaa" w:id="9" w:date="2026-09-25T08:48:49Z"/>
            </w:sdtContent>
          </w:sdt>
        </w:p>
      </w:sdtContent>
    </w:sdt>
    <w:sdt>
      <w:sdtPr>
        <w:id w:val="-451984313"/>
        <w:tag w:val="goog_rdk_2160"/>
      </w:sdtPr>
      <w:sdtContent>
        <w:p w:rsidR="00000000" w:rsidDel="00000000" w:rsidP="00000000" w:rsidRDefault="00000000" w:rsidRPr="00000000" w14:paraId="0000016C">
          <w:pPr>
            <w:pStyle w:val="Heading1"/>
            <w:keepNext w:val="0"/>
            <w:keepLines w:val="0"/>
            <w:spacing w:after="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240" w:lineRule="auto"/>
              </w:pPr>
            </w:pPrChange>
          </w:pPr>
          <w:sdt>
            <w:sdtPr>
              <w:id w:val="2065146622"/>
              <w:tag w:val="goog_rdk_2158"/>
            </w:sdtPr>
            <w:sdtContent>
              <w:del w:author="Kanihaa" w:id="9" w:date="2026-09-25T08:48:49Z"/>
              <w:sdt>
                <w:sdtPr>
                  <w:id w:val="1337906443"/>
                  <w:tag w:val="goog_rdk_2159"/>
                </w:sdtPr>
                <w:sdtContent>
                  <w:del w:author="Kanihaa" w:id="9" w:date="2026-09-25T08:48:49Z">
                    <w:r w:rsidDel="00000000" w:rsidR="00000000" w:rsidRPr="00000000">
                      <w:rPr>
                        <w:rtl w:val="0"/>
                      </w:rPr>
                    </w:r>
                  </w:del>
                </w:sdtContent>
              </w:sdt>
              <w:del w:author="Kanihaa" w:id="9" w:date="2026-09-25T08:48:49Z">
                <w:bookmarkStart w:colFirst="0" w:colLast="0" w:name="_heading=h.xlyml0hj7tjg" w:id="37"/>
                <w:bookmarkEnd w:id="37"/>
              </w:del>
            </w:sdtContent>
          </w:sdt>
        </w:p>
      </w:sdtContent>
    </w:sdt>
    <w:sdt>
      <w:sdtPr>
        <w:id w:val="1830765780"/>
        <w:tag w:val="goog_rdk_2163"/>
      </w:sdtPr>
      <w:sdtContent>
        <w:p w:rsidR="00000000" w:rsidDel="00000000" w:rsidP="00000000" w:rsidRDefault="00000000" w:rsidRPr="00000000" w14:paraId="0000016D">
          <w:pPr>
            <w:pStyle w:val="Heading1"/>
            <w:keepNext w:val="0"/>
            <w:keepLines w:val="0"/>
            <w:spacing w:after="80" w:line="24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2"/>
                  <w:szCs w:val="22"/>
                </w:rPr>
              </w:rPrChange>
            </w:rPr>
            <w:pPrChange w:author="Gayathri" w:id="0" w:date="2026-09-24T05:13:41Z">
              <w:pPr>
                <w:pStyle w:val="Heading2"/>
                <w:keepNext w:val="0"/>
                <w:keepLines w:val="0"/>
                <w:spacing w:after="80" w:before="360" w:line="240" w:lineRule="auto"/>
              </w:pPr>
            </w:pPrChange>
          </w:pPr>
          <w:sdt>
            <w:sdtPr>
              <w:id w:val="3167293"/>
              <w:tag w:val="goog_rdk_2161"/>
            </w:sdtPr>
            <w:sdtContent>
              <w:del w:author="Kanihaa" w:id="9" w:date="2026-09-25T08:48:49Z"/>
              <w:sdt>
                <w:sdtPr>
                  <w:id w:val="-1914449507"/>
                  <w:tag w:val="goog_rdk_216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2"/>
                            <w:szCs w:val="22"/>
                          </w:rPr>
                        </w:rPrChange>
                      </w:rPr>
                      <w:delText xml:space="preserve">MILESTONE 5: Testing &amp; Optimization</w:delText>
                    </w:r>
                  </w:del>
                </w:sdtContent>
              </w:sdt>
              <w:del w:author="Kanihaa" w:id="9" w:date="2026-09-25T08:48:49Z">
                <w:bookmarkStart w:colFirst="0" w:colLast="0" w:name="_heading=h.e7ub2sgnf0hq" w:id="38"/>
                <w:bookmarkEnd w:id="38"/>
              </w:del>
            </w:sdtContent>
          </w:sdt>
        </w:p>
      </w:sdtContent>
    </w:sdt>
    <w:sdt>
      <w:sdtPr>
        <w:id w:val="-533768640"/>
        <w:tag w:val="goog_rdk_2167"/>
      </w:sdtPr>
      <w:sdtContent>
        <w:p w:rsidR="00000000" w:rsidDel="00000000" w:rsidP="00000000" w:rsidRDefault="00000000" w:rsidRPr="00000000" w14:paraId="0000016E">
          <w:pPr>
            <w:pStyle w:val="Heading1"/>
            <w:spacing w:after="280" w:before="28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6"/>
                  <w:szCs w:val="26"/>
                </w:rPr>
              </w:rPrChange>
            </w:rPr>
            <w:pPrChange w:author="Gayathri" w:id="0" w:date="2026-09-24T05:13:41Z">
              <w:pPr>
                <w:pStyle w:val="Heading3"/>
                <w:spacing w:after="280" w:before="280" w:lineRule="auto"/>
                <w:jc w:val="both"/>
              </w:pPr>
            </w:pPrChange>
          </w:pPr>
          <w:sdt>
            <w:sdtPr>
              <w:id w:val="-560929278"/>
              <w:tag w:val="goog_rdk_2164"/>
            </w:sdtPr>
            <w:sdtContent>
              <w:del w:author="Kanihaa" w:id="9" w:date="2026-09-25T08:48:49Z"/>
              <w:sdt>
                <w:sdtPr>
                  <w:id w:val="1921968421"/>
                  <w:tag w:val="goog_rdk_216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2"/>
                            <w:szCs w:val="22"/>
                          </w:rPr>
                        </w:rPrChange>
                      </w:rPr>
                      <w:delTex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delText>
                    </w:r>
                  </w:del>
                </w:sdtContent>
              </w:sdt>
              <w:del w:author="Kanihaa" w:id="9" w:date="2026-09-25T08:48:49Z">
                <w:sdt>
                  <w:sdtPr>
                    <w:id w:val="525959442"/>
                    <w:tag w:val="goog_rdk_2166"/>
                  </w:sdtPr>
                  <w:sdtContent>
                    <w:r w:rsidDel="00000000" w:rsidR="00000000" w:rsidRPr="00000000">
                      <w:rPr>
                        <w:rtl w:val="0"/>
                      </w:rPr>
                    </w:r>
                  </w:sdtContent>
                </w:sdt>
              </w:del>
            </w:sdtContent>
          </w:sdt>
        </w:p>
      </w:sdtContent>
    </w:sdt>
    <w:sdt>
      <w:sdtPr>
        <w:id w:val="-1786544761"/>
        <w:tag w:val="goog_rdk_2176"/>
      </w:sdtPr>
      <w:sdtContent>
        <w:p w:rsidR="00000000" w:rsidDel="00000000" w:rsidP="00000000" w:rsidRDefault="00000000" w:rsidRPr="00000000" w14:paraId="0000016F">
          <w:pPr>
            <w:pStyle w:val="Heading1"/>
            <w:spacing w:after="280" w:before="280"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sz w:val="24"/>
                  <w:szCs w:val="24"/>
                </w:rPr>
              </w:rPrChange>
            </w:rPr>
            <w:pPrChange w:author="Gayathri" w:id="0" w:date="2026-09-24T05:13:41Z">
              <w:pPr>
                <w:pStyle w:val="Heading3"/>
                <w:spacing w:after="280" w:before="280" w:lineRule="auto"/>
                <w:ind w:left="0" w:firstLine="0"/>
              </w:pPr>
            </w:pPrChange>
          </w:pPr>
          <w:sdt>
            <w:sdtPr>
              <w:id w:val="1671092055"/>
              <w:tag w:val="goog_rdk_2170"/>
            </w:sdtPr>
            <w:sdtContent>
              <w:ins w:author="devasree devasree" w:id="178" w:date="2026-09-23T15:20:06Z">
                <w:sdt>
                  <w:sdtPr>
                    <w:id w:val="1974857206"/>
                    <w:tag w:val="goog_rdk_2171"/>
                  </w:sdtPr>
                  <w:sdtContent>
                    <w:del w:author="Kanihaa" w:id="9" w:date="2026-09-25T08:48:49Z"/>
                  </w:sdtContent>
                </w:sdt>
              </w:ins>
              <w:sdt>
                <w:sdtPr>
                  <w:id w:val="2067838363"/>
                  <w:tag w:val="goog_rdk_2172"/>
                </w:sdtPr>
                <w:sdtContent>
                  <w:ins w:author="devasree devasree" w:id="178" w:date="2026-09-23T15:20:06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6"/>
                              <w:szCs w:val="26"/>
                            </w:rPr>
                          </w:rPrChange>
                        </w:rPr>
                        <w:delText xml:space="preserve"> </w:delText>
                      </w:r>
                    </w:del>
                  </w:ins>
                </w:sdtContent>
              </w:sdt>
              <w:ins w:author="devasree devasree" w:id="178" w:date="2026-09-23T15:20:06Z">
                <w:del w:author="Kanihaa" w:id="9" w:date="2026-09-25T08:48:49Z"/>
              </w:ins>
            </w:sdtContent>
          </w:sdt>
          <w:sdt>
            <w:sdtPr>
              <w:id w:val="1167946838"/>
              <w:tag w:val="goog_rdk_2173"/>
            </w:sdtPr>
            <w:sdtContent>
              <w:del w:author="Kanihaa" w:id="9" w:date="2026-09-25T08:48:49Z"/>
              <w:sdt>
                <w:sdtPr>
                  <w:id w:val="-632732344"/>
                  <w:tag w:val="goog_rdk_217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5.1:</w:delText>
                    </w:r>
                  </w:del>
                </w:sdtContent>
              </w:sdt>
              <w:del w:author="Kanihaa" w:id="9" w:date="2026-09-25T08:48:49Z">
                <w:sdt>
                  <w:sdtPr>
                    <w:id w:val="-1990997519"/>
                    <w:tag w:val="goog_rdk_217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 Test with Real-World Budget Inputs Across Domains</w:delText>
                      <w:br w:type="textWrapping"/>
                      <w:delText xml:space="preserve"> Conduct end-to-end testing using varied budgets and user preferences for:</w:delText>
                    </w:r>
                  </w:sdtContent>
                </w:sdt>
              </w:del>
            </w:sdtContent>
          </w:sdt>
        </w:p>
      </w:sdtContent>
    </w:sdt>
    <w:sdt>
      <w:sdtPr>
        <w:id w:val="-1348415804"/>
        <w:tag w:val="goog_rdk_2179"/>
      </w:sdtPr>
      <w:sdtContent>
        <w:p w:rsidR="00000000" w:rsidDel="00000000" w:rsidP="00000000" w:rsidRDefault="00000000" w:rsidRPr="00000000" w14:paraId="00000170">
          <w:pPr>
            <w:pStyle w:val="Heading3"/>
            <w:numPr>
              <w:ilvl w:val="1"/>
              <w:numId w:val="11"/>
            </w:numPr>
            <w:spacing w:after="0" w:before="280" w:lineRule="auto"/>
            <w:ind w:left="144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pStyle w:val="Heading3"/>
                <w:numPr>
                  <w:ilvl w:val="1"/>
                  <w:numId w:val="11"/>
                </w:numPr>
                <w:spacing w:after="0" w:before="280" w:lineRule="auto"/>
                <w:ind w:left="1440" w:hanging="360"/>
              </w:pPr>
            </w:pPrChange>
          </w:pPr>
          <w:sdt>
            <w:sdtPr>
              <w:id w:val="-1119950750"/>
              <w:tag w:val="goog_rdk_2177"/>
            </w:sdtPr>
            <w:sdtContent>
              <w:del w:author="Kanihaa" w:id="9" w:date="2026-09-25T08:48:49Z"/>
              <w:sdt>
                <w:sdtPr>
                  <w:id w:val="1793454974"/>
                  <w:tag w:val="goog_rdk_217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Home decor setups from platforms like IKEA, Amazon</w:delText>
                      <w:br w:type="textWrapping"/>
                    </w:r>
                  </w:del>
                </w:sdtContent>
              </w:sdt>
              <w:del w:author="Kanihaa" w:id="9" w:date="2026-09-25T08:48:49Z"/>
            </w:sdtContent>
          </w:sdt>
        </w:p>
      </w:sdtContent>
    </w:sdt>
    <w:sdt>
      <w:sdtPr>
        <w:id w:val="-1013593905"/>
        <w:tag w:val="goog_rdk_2182"/>
      </w:sdtPr>
      <w:sdtContent>
        <w:p w:rsidR="00000000" w:rsidDel="00000000" w:rsidP="00000000" w:rsidRDefault="00000000" w:rsidRPr="00000000" w14:paraId="00000171">
          <w:pPr>
            <w:pStyle w:val="Heading3"/>
            <w:numPr>
              <w:ilvl w:val="1"/>
              <w:numId w:val="11"/>
            </w:numPr>
            <w:spacing w:after="0" w:before="0" w:lineRule="auto"/>
            <w:ind w:left="144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pStyle w:val="Heading3"/>
                <w:numPr>
                  <w:ilvl w:val="1"/>
                  <w:numId w:val="11"/>
                </w:numPr>
                <w:spacing w:after="0" w:before="0" w:lineRule="auto"/>
                <w:ind w:left="1440" w:hanging="360"/>
              </w:pPr>
            </w:pPrChange>
          </w:pPr>
          <w:sdt>
            <w:sdtPr>
              <w:id w:val="-268897169"/>
              <w:tag w:val="goog_rdk_2180"/>
            </w:sdtPr>
            <w:sdtContent>
              <w:del w:author="Kanihaa" w:id="9" w:date="2026-09-25T08:48:49Z"/>
              <w:sdt>
                <w:sdtPr>
                  <w:id w:val="-772077468"/>
                  <w:tag w:val="goog_rdk_218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Party packages including food (Swiggy/Zomato), venues (OYO), and decor</w:delText>
                      <w:br w:type="textWrapping"/>
                    </w:r>
                  </w:del>
                </w:sdtContent>
              </w:sdt>
              <w:del w:author="Kanihaa" w:id="9" w:date="2026-09-25T08:48:49Z"/>
            </w:sdtContent>
          </w:sdt>
        </w:p>
      </w:sdtContent>
    </w:sdt>
    <w:sdt>
      <w:sdtPr>
        <w:id w:val="-1707454096"/>
        <w:tag w:val="goog_rdk_2186"/>
      </w:sdtPr>
      <w:sdtContent>
        <w:p w:rsidR="00000000" w:rsidDel="00000000" w:rsidP="00000000" w:rsidRDefault="00000000" w:rsidRPr="00000000" w14:paraId="00000172">
          <w:pPr>
            <w:pStyle w:val="Heading3"/>
            <w:numPr>
              <w:ilvl w:val="1"/>
              <w:numId w:val="11"/>
            </w:numPr>
            <w:spacing w:after="280" w:before="0" w:lineRule="auto"/>
            <w:ind w:left="1440" w:hanging="360"/>
            <w:rPr>
              <w:del w:author="Kanihaa" w:id="9" w:date="2026-09-25T08:48:49Z"/>
              <w:rFonts w:ascii="Cambria" w:cs="Cambria" w:eastAsia="Cambria" w:hAnsi="Cambria"/>
              <w:b w:val="0"/>
              <w:bCs w:val="0"/>
              <w:i w:val="1"/>
              <w:iCs w:val="1"/>
              <w:sz w:val="24"/>
              <w:szCs w:val="24"/>
              <w:rPrChange w:author="Kavinilavu" w:id="97" w:date="2026-09-24T05:18:57Z">
                <w:rPr>
                  <w:rFonts w:ascii="Cambria" w:cs="Cambria" w:eastAsia="Cambria" w:hAnsi="Cambria"/>
                  <w:b w:val="0"/>
                  <w:bCs w:val="0"/>
                  <w:sz w:val="24"/>
                  <w:szCs w:val="24"/>
                </w:rPr>
              </w:rPrChange>
            </w:rPr>
            <w:pPrChange w:author="Kavinilavu" w:id="0" w:date="2026-09-24T05:18:57Z">
              <w:pPr>
                <w:pStyle w:val="Heading3"/>
                <w:numPr>
                  <w:ilvl w:val="1"/>
                  <w:numId w:val="11"/>
                </w:numPr>
                <w:spacing w:after="280" w:before="0" w:lineRule="auto"/>
                <w:ind w:left="1440" w:hanging="360"/>
              </w:pPr>
            </w:pPrChange>
          </w:pPr>
          <w:sdt>
            <w:sdtPr>
              <w:id w:val="2060659529"/>
              <w:tag w:val="goog_rdk_2183"/>
            </w:sdtPr>
            <w:sdtContent>
              <w:del w:author="Kanihaa" w:id="9" w:date="2026-09-25T08:48:49Z"/>
              <w:sdt>
                <w:sdtPr>
                  <w:id w:val="1081308360"/>
                  <w:tag w:val="goog_rdk_218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Jewelry suggestions matched with outfit styles, occasions, and ima</w:delText>
                    </w:r>
                  </w:del>
                </w:sdtContent>
              </w:sdt>
              <w:del w:author="Kanihaa" w:id="9" w:date="2026-09-25T08:48:49Z">
                <w:bookmarkStart w:colFirst="0" w:colLast="0" w:name="_heading=h.i0hobob78gj8" w:id="39"/>
                <w:bookmarkEnd w:id="39"/>
                <w:sdt>
                  <w:sdtPr>
                    <w:id w:val="945765841"/>
                    <w:tag w:val="goog_rdk_218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sz w:val="24"/>
                            <w:szCs w:val="24"/>
                          </w:rPr>
                        </w:rPrChange>
                      </w:rPr>
                      <w:delText xml:space="preserve">ge inputs</w:delText>
                    </w:r>
                  </w:sdtContent>
                </w:sdt>
              </w:del>
            </w:sdtContent>
          </w:sdt>
        </w:p>
      </w:sdtContent>
    </w:sdt>
    <w:sdt>
      <w:sdtPr>
        <w:id w:val="1627959634"/>
        <w:tag w:val="goog_rdk_2189"/>
      </w:sdtPr>
      <w:sdtContent>
        <w:p w:rsidR="00000000" w:rsidDel="00000000" w:rsidP="00000000" w:rsidRDefault="00000000" w:rsidRPr="00000000" w14:paraId="00000173">
          <w:pPr>
            <w:pStyle w:val="Heading3"/>
            <w:rPr>
              <w:del w:author="Kanihaa" w:id="9" w:date="2026-09-25T08:48:49Z"/>
              <w:i w:val="1"/>
              <w:iCs w:val="1"/>
              <w:rPrChange w:author="Kavinilavu" w:id="97" w:date="2026-09-24T05:18:57Z">
                <w:rPr>
                  <w:rFonts w:ascii="Cambria" w:cs="Cambria" w:eastAsia="Cambria" w:hAnsi="Cambria"/>
                  <w:b w:val="1"/>
                  <w:bCs w:val="1"/>
                  <w:sz w:val="24"/>
                  <w:szCs w:val="24"/>
                </w:rPr>
              </w:rPrChange>
            </w:rPr>
            <w:pPrChange w:author="Kavinilavu" w:id="0" w:date="2026-09-24T05:18:57Z">
              <w:pPr>
                <w:pStyle w:val="Heading3"/>
              </w:pPr>
            </w:pPrChange>
          </w:pPr>
          <w:sdt>
            <w:sdtPr>
              <w:id w:val="-423609818"/>
              <w:tag w:val="goog_rdk_2187"/>
            </w:sdtPr>
            <w:sdtContent>
              <w:del w:author="Kanihaa" w:id="9" w:date="2026-09-25T08:48:49Z"/>
              <w:sdt>
                <w:sdtPr>
                  <w:id w:val="1494437122"/>
                  <w:tag w:val="goog_rdk_2188"/>
                </w:sdtPr>
                <w:sdtContent>
                  <w:del w:author="Kanihaa" w:id="9" w:date="2026-09-25T08:48:49Z">
                    <w:r w:rsidDel="00000000" w:rsidR="00000000" w:rsidRPr="00000000">
                      <w:rPr>
                        <w:rtl w:val="0"/>
                      </w:rPr>
                    </w:r>
                  </w:del>
                </w:sdtContent>
              </w:sdt>
              <w:del w:author="Kanihaa" w:id="9" w:date="2026-09-25T08:48:49Z"/>
            </w:sdtContent>
          </w:sdt>
        </w:p>
      </w:sdtContent>
    </w:sdt>
    <w:sdt>
      <w:sdtPr>
        <w:id w:val="-1836484933"/>
        <w:tag w:val="goog_rdk_2195"/>
      </w:sdtPr>
      <w:sdtContent>
        <w:p w:rsidR="00000000" w:rsidDel="00000000" w:rsidP="00000000" w:rsidRDefault="00000000" w:rsidRPr="00000000" w14:paraId="00000174">
          <w:pPr>
            <w:pStyle w:val="Heading1"/>
            <w:spacing w:line="259" w:lineRule="auto"/>
            <w:rPr>
              <w:ins w:author="Bala Devi" w:id="179"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9607366"/>
              <w:tag w:val="goog_rdk_2192"/>
            </w:sdtPr>
            <w:sdtContent>
              <w:ins w:author="Bala Devi" w:id="179" w:date="2026-09-21T15:24:10Z">
                <w:sdt>
                  <w:sdtPr>
                    <w:id w:val="-1019301574"/>
                    <w:tag w:val="goog_rdk_2193"/>
                  </w:sdtPr>
                  <w:sdtContent>
                    <w:del w:author="Kanihaa" w:id="9" w:date="2026-09-25T08:48:49Z"/>
                  </w:sdtContent>
                </w:sdt>
              </w:ins>
              <w:sdt>
                <w:sdtPr>
                  <w:id w:val="-896768790"/>
                  <w:tag w:val="goog_rdk_2194"/>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739556490"/>
        <w:tag w:val="goog_rdk_2199"/>
      </w:sdtPr>
      <w:sdtContent>
        <w:p w:rsidR="00000000" w:rsidDel="00000000" w:rsidP="00000000" w:rsidRDefault="00000000" w:rsidRPr="00000000" w14:paraId="00000175">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sz w:val="24"/>
              <w:szCs w:val="24"/>
              <w:rPrChange w:author="Dhanush Surya" w:id="180" w:date="2026-09-23T09:26:40Z">
                <w:rPr>
                  <w:rFonts w:ascii="Cambria" w:cs="Cambria" w:eastAsia="Cambria" w:hAnsi="Cambria"/>
                  <w:b w:val="1"/>
                  <w:bCs w:val="1"/>
                  <w:sz w:val="24"/>
                  <w:szCs w:val="24"/>
                  <w:u w:val="none"/>
                </w:rPr>
              </w:rPrChange>
            </w:rPr>
            <w:pPrChange w:author="Dhanush Surya" w:id="0" w:date="2026-09-23T09:26:40Z">
              <w:pPr>
                <w:pStyle w:val="Heading3"/>
                <w:numPr>
                  <w:ilvl w:val="0"/>
                  <w:numId w:val="12"/>
                </w:numPr>
                <w:ind w:left="720" w:hanging="360"/>
              </w:pPr>
            </w:pPrChange>
          </w:pPr>
          <w:sdt>
            <w:sdtPr>
              <w:id w:val="-1282824432"/>
              <w:tag w:val="goog_rdk_2196"/>
            </w:sdtPr>
            <w:sdtContent>
              <w:ins w:author="Bala Devi" w:id="179" w:date="2026-09-21T15:24:10Z">
                <w:sdt>
                  <w:sdtPr>
                    <w:id w:val="-402359017"/>
                    <w:tag w:val="goog_rdk_2197"/>
                  </w:sdtPr>
                  <w:sdtContent>
                    <w:del w:author="Kanihaa" w:id="9" w:date="2026-09-25T08:48:49Z"/>
                  </w:sdtContent>
                </w:sdt>
              </w:ins>
              <w:sdt>
                <w:sdtPr>
                  <w:id w:val="-203388125"/>
                  <w:tag w:val="goog_rdk_2198"/>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638293374"/>
        <w:tag w:val="goog_rdk_2203"/>
      </w:sdtPr>
      <w:sdtContent>
        <w:p w:rsidR="00000000" w:rsidDel="00000000" w:rsidP="00000000" w:rsidRDefault="00000000" w:rsidRPr="00000000" w14:paraId="00000176">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501157503"/>
              <w:tag w:val="goog_rdk_2200"/>
            </w:sdtPr>
            <w:sdtContent>
              <w:ins w:author="Bala Devi" w:id="179" w:date="2026-09-21T15:24:10Z">
                <w:sdt>
                  <w:sdtPr>
                    <w:id w:val="218887260"/>
                    <w:tag w:val="goog_rdk_2201"/>
                  </w:sdtPr>
                  <w:sdtContent>
                    <w:del w:author="Kanihaa" w:id="9" w:date="2026-09-25T08:48:49Z"/>
                  </w:sdtContent>
                </w:sdt>
              </w:ins>
              <w:sdt>
                <w:sdtPr>
                  <w:id w:val="469386450"/>
                  <w:tag w:val="goog_rdk_2202"/>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678528462"/>
        <w:tag w:val="goog_rdk_2207"/>
      </w:sdtPr>
      <w:sdtContent>
        <w:p w:rsidR="00000000" w:rsidDel="00000000" w:rsidP="00000000" w:rsidRDefault="00000000" w:rsidRPr="00000000" w14:paraId="00000177">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220507113"/>
              <w:tag w:val="goog_rdk_2204"/>
            </w:sdtPr>
            <w:sdtContent>
              <w:ins w:author="Bala Devi" w:id="179" w:date="2026-09-21T15:24:10Z">
                <w:sdt>
                  <w:sdtPr>
                    <w:id w:val="901361998"/>
                    <w:tag w:val="goog_rdk_2205"/>
                  </w:sdtPr>
                  <w:sdtContent>
                    <w:del w:author="Kanihaa" w:id="9" w:date="2026-09-25T08:48:49Z"/>
                  </w:sdtContent>
                </w:sdt>
              </w:ins>
              <w:sdt>
                <w:sdtPr>
                  <w:id w:val="876339306"/>
                  <w:tag w:val="goog_rdk_2206"/>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960509624"/>
        <w:tag w:val="goog_rdk_2211"/>
      </w:sdtPr>
      <w:sdtContent>
        <w:p w:rsidR="00000000" w:rsidDel="00000000" w:rsidP="00000000" w:rsidRDefault="00000000" w:rsidRPr="00000000" w14:paraId="00000178">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2128677375"/>
              <w:tag w:val="goog_rdk_2208"/>
            </w:sdtPr>
            <w:sdtContent>
              <w:ins w:author="Bala Devi" w:id="179" w:date="2026-09-21T15:24:10Z">
                <w:sdt>
                  <w:sdtPr>
                    <w:id w:val="-1121870772"/>
                    <w:tag w:val="goog_rdk_2209"/>
                  </w:sdtPr>
                  <w:sdtContent>
                    <w:del w:author="Kanihaa" w:id="9" w:date="2026-09-25T08:48:49Z"/>
                  </w:sdtContent>
                </w:sdt>
              </w:ins>
              <w:sdt>
                <w:sdtPr>
                  <w:id w:val="956714908"/>
                  <w:tag w:val="goog_rdk_2210"/>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732433197"/>
        <w:tag w:val="goog_rdk_2215"/>
      </w:sdtPr>
      <w:sdtContent>
        <w:p w:rsidR="00000000" w:rsidDel="00000000" w:rsidP="00000000" w:rsidRDefault="00000000" w:rsidRPr="00000000" w14:paraId="00000179">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013338007"/>
              <w:tag w:val="goog_rdk_2212"/>
            </w:sdtPr>
            <w:sdtContent>
              <w:ins w:author="Bala Devi" w:id="179" w:date="2026-09-21T15:24:10Z">
                <w:sdt>
                  <w:sdtPr>
                    <w:id w:val="-1864596248"/>
                    <w:tag w:val="goog_rdk_2213"/>
                  </w:sdtPr>
                  <w:sdtContent>
                    <w:del w:author="Kanihaa" w:id="9" w:date="2026-09-25T08:48:49Z"/>
                  </w:sdtContent>
                </w:sdt>
              </w:ins>
              <w:sdt>
                <w:sdtPr>
                  <w:id w:val="1071921239"/>
                  <w:tag w:val="goog_rdk_2214"/>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180562046"/>
        <w:tag w:val="goog_rdk_2219"/>
      </w:sdtPr>
      <w:sdtContent>
        <w:p w:rsidR="00000000" w:rsidDel="00000000" w:rsidP="00000000" w:rsidRDefault="00000000" w:rsidRPr="00000000" w14:paraId="0000017A">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00301440"/>
              <w:tag w:val="goog_rdk_2216"/>
            </w:sdtPr>
            <w:sdtContent>
              <w:ins w:author="Bala Devi" w:id="179" w:date="2026-09-21T15:24:10Z">
                <w:sdt>
                  <w:sdtPr>
                    <w:id w:val="-1937469503"/>
                    <w:tag w:val="goog_rdk_2217"/>
                  </w:sdtPr>
                  <w:sdtContent>
                    <w:del w:author="Kanihaa" w:id="9" w:date="2026-09-25T08:48:49Z"/>
                  </w:sdtContent>
                </w:sdt>
              </w:ins>
              <w:sdt>
                <w:sdtPr>
                  <w:id w:val="1180156004"/>
                  <w:tag w:val="goog_rdk_2218"/>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26051365"/>
        <w:tag w:val="goog_rdk_2223"/>
      </w:sdtPr>
      <w:sdtContent>
        <w:p w:rsidR="00000000" w:rsidDel="00000000" w:rsidP="00000000" w:rsidRDefault="00000000" w:rsidRPr="00000000" w14:paraId="0000017B">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014476214"/>
              <w:tag w:val="goog_rdk_2220"/>
            </w:sdtPr>
            <w:sdtContent>
              <w:ins w:author="Bala Devi" w:id="179" w:date="2026-09-21T15:24:10Z">
                <w:sdt>
                  <w:sdtPr>
                    <w:id w:val="-1644961067"/>
                    <w:tag w:val="goog_rdk_2221"/>
                  </w:sdtPr>
                  <w:sdtContent>
                    <w:del w:author="Kanihaa" w:id="9" w:date="2026-09-25T08:48:49Z"/>
                  </w:sdtContent>
                </w:sdt>
              </w:ins>
              <w:sdt>
                <w:sdtPr>
                  <w:id w:val="1187144135"/>
                  <w:tag w:val="goog_rdk_2222"/>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895274100"/>
        <w:tag w:val="goog_rdk_2227"/>
      </w:sdtPr>
      <w:sdtContent>
        <w:p w:rsidR="00000000" w:rsidDel="00000000" w:rsidP="00000000" w:rsidRDefault="00000000" w:rsidRPr="00000000" w14:paraId="0000017C">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936969713"/>
              <w:tag w:val="goog_rdk_2224"/>
            </w:sdtPr>
            <w:sdtContent>
              <w:ins w:author="Bala Devi" w:id="179" w:date="2026-09-21T15:24:10Z">
                <w:sdt>
                  <w:sdtPr>
                    <w:id w:val="-951764518"/>
                    <w:tag w:val="goog_rdk_2225"/>
                  </w:sdtPr>
                  <w:sdtContent>
                    <w:del w:author="Kanihaa" w:id="9" w:date="2026-09-25T08:48:49Z"/>
                  </w:sdtContent>
                </w:sdt>
              </w:ins>
              <w:sdt>
                <w:sdtPr>
                  <w:id w:val="-1392749535"/>
                  <w:tag w:val="goog_rdk_2226"/>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017639804"/>
        <w:tag w:val="goog_rdk_2231"/>
      </w:sdtPr>
      <w:sdtContent>
        <w:p w:rsidR="00000000" w:rsidDel="00000000" w:rsidP="00000000" w:rsidRDefault="00000000" w:rsidRPr="00000000" w14:paraId="0000017D">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891993070"/>
              <w:tag w:val="goog_rdk_2228"/>
            </w:sdtPr>
            <w:sdtContent>
              <w:ins w:author="Bala Devi" w:id="179" w:date="2026-09-21T15:24:10Z">
                <w:sdt>
                  <w:sdtPr>
                    <w:id w:val="1598444363"/>
                    <w:tag w:val="goog_rdk_2229"/>
                  </w:sdtPr>
                  <w:sdtContent>
                    <w:del w:author="Kanihaa" w:id="9" w:date="2026-09-25T08:48:49Z"/>
                  </w:sdtContent>
                </w:sdt>
              </w:ins>
              <w:sdt>
                <w:sdtPr>
                  <w:id w:val="838554797"/>
                  <w:tag w:val="goog_rdk_2230"/>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21183138"/>
        <w:tag w:val="goog_rdk_2235"/>
      </w:sdtPr>
      <w:sdtContent>
        <w:p w:rsidR="00000000" w:rsidDel="00000000" w:rsidP="00000000" w:rsidRDefault="00000000" w:rsidRPr="00000000" w14:paraId="0000017E">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403521782"/>
              <w:tag w:val="goog_rdk_2232"/>
            </w:sdtPr>
            <w:sdtContent>
              <w:ins w:author="Bala Devi" w:id="179" w:date="2026-09-21T15:24:10Z">
                <w:sdt>
                  <w:sdtPr>
                    <w:id w:val="-1580703998"/>
                    <w:tag w:val="goog_rdk_2233"/>
                  </w:sdtPr>
                  <w:sdtContent>
                    <w:del w:author="Kanihaa" w:id="9" w:date="2026-09-25T08:48:49Z"/>
                  </w:sdtContent>
                </w:sdt>
              </w:ins>
              <w:sdt>
                <w:sdtPr>
                  <w:id w:val="-39920677"/>
                  <w:tag w:val="goog_rdk_2234"/>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682264465"/>
        <w:tag w:val="goog_rdk_2239"/>
      </w:sdtPr>
      <w:sdtContent>
        <w:p w:rsidR="00000000" w:rsidDel="00000000" w:rsidP="00000000" w:rsidRDefault="00000000" w:rsidRPr="00000000" w14:paraId="0000017F">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897209741"/>
              <w:tag w:val="goog_rdk_2236"/>
            </w:sdtPr>
            <w:sdtContent>
              <w:ins w:author="Bala Devi" w:id="179" w:date="2026-09-21T15:24:10Z">
                <w:sdt>
                  <w:sdtPr>
                    <w:id w:val="1765988785"/>
                    <w:tag w:val="goog_rdk_2237"/>
                  </w:sdtPr>
                  <w:sdtContent>
                    <w:del w:author="Kanihaa" w:id="9" w:date="2026-09-25T08:48:49Z"/>
                  </w:sdtContent>
                </w:sdt>
              </w:ins>
              <w:sdt>
                <w:sdtPr>
                  <w:id w:val="1268386608"/>
                  <w:tag w:val="goog_rdk_2238"/>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2074860476"/>
        <w:tag w:val="goog_rdk_2243"/>
      </w:sdtPr>
      <w:sdtContent>
        <w:p w:rsidR="00000000" w:rsidDel="00000000" w:rsidP="00000000" w:rsidRDefault="00000000" w:rsidRPr="00000000" w14:paraId="00000180">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266306536"/>
              <w:tag w:val="goog_rdk_2240"/>
            </w:sdtPr>
            <w:sdtContent>
              <w:ins w:author="Bala Devi" w:id="179" w:date="2026-09-21T15:24:10Z">
                <w:sdt>
                  <w:sdtPr>
                    <w:id w:val="-388922267"/>
                    <w:tag w:val="goog_rdk_2241"/>
                  </w:sdtPr>
                  <w:sdtContent>
                    <w:del w:author="Kanihaa" w:id="9" w:date="2026-09-25T08:48:49Z"/>
                  </w:sdtContent>
                </w:sdt>
              </w:ins>
              <w:sdt>
                <w:sdtPr>
                  <w:id w:val="-1665016403"/>
                  <w:tag w:val="goog_rdk_2242"/>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907598669"/>
        <w:tag w:val="goog_rdk_2247"/>
      </w:sdtPr>
      <w:sdtContent>
        <w:p w:rsidR="00000000" w:rsidDel="00000000" w:rsidP="00000000" w:rsidRDefault="00000000" w:rsidRPr="00000000" w14:paraId="00000181">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339535098"/>
              <w:tag w:val="goog_rdk_2244"/>
            </w:sdtPr>
            <w:sdtContent>
              <w:ins w:author="Bala Devi" w:id="179" w:date="2026-09-21T15:24:10Z">
                <w:sdt>
                  <w:sdtPr>
                    <w:id w:val="989225250"/>
                    <w:tag w:val="goog_rdk_2245"/>
                  </w:sdtPr>
                  <w:sdtContent>
                    <w:del w:author="Kanihaa" w:id="9" w:date="2026-09-25T08:48:49Z"/>
                  </w:sdtContent>
                </w:sdt>
              </w:ins>
              <w:sdt>
                <w:sdtPr>
                  <w:id w:val="755002238"/>
                  <w:tag w:val="goog_rdk_2246"/>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355707824"/>
        <w:tag w:val="goog_rdk_2251"/>
      </w:sdtPr>
      <w:sdtContent>
        <w:p w:rsidR="00000000" w:rsidDel="00000000" w:rsidP="00000000" w:rsidRDefault="00000000" w:rsidRPr="00000000" w14:paraId="00000182">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638814585"/>
              <w:tag w:val="goog_rdk_2248"/>
            </w:sdtPr>
            <w:sdtContent>
              <w:ins w:author="Bala Devi" w:id="179" w:date="2026-09-21T15:24:10Z">
                <w:sdt>
                  <w:sdtPr>
                    <w:id w:val="1291117283"/>
                    <w:tag w:val="goog_rdk_2249"/>
                  </w:sdtPr>
                  <w:sdtContent>
                    <w:del w:author="Kanihaa" w:id="9" w:date="2026-09-25T08:48:49Z"/>
                  </w:sdtContent>
                </w:sdt>
              </w:ins>
              <w:sdt>
                <w:sdtPr>
                  <w:id w:val="940852772"/>
                  <w:tag w:val="goog_rdk_2250"/>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56845215"/>
        <w:tag w:val="goog_rdk_2255"/>
      </w:sdtPr>
      <w:sdtContent>
        <w:p w:rsidR="00000000" w:rsidDel="00000000" w:rsidP="00000000" w:rsidRDefault="00000000" w:rsidRPr="00000000" w14:paraId="00000183">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494476118"/>
              <w:tag w:val="goog_rdk_2252"/>
            </w:sdtPr>
            <w:sdtContent>
              <w:ins w:author="Bala Devi" w:id="179" w:date="2026-09-21T15:24:10Z">
                <w:sdt>
                  <w:sdtPr>
                    <w:id w:val="-95176043"/>
                    <w:tag w:val="goog_rdk_2253"/>
                  </w:sdtPr>
                  <w:sdtContent>
                    <w:del w:author="Kanihaa" w:id="9" w:date="2026-09-25T08:48:49Z"/>
                  </w:sdtContent>
                </w:sdt>
              </w:ins>
              <w:sdt>
                <w:sdtPr>
                  <w:id w:val="-665501394"/>
                  <w:tag w:val="goog_rdk_2254"/>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631244454"/>
        <w:tag w:val="goog_rdk_2259"/>
      </w:sdtPr>
      <w:sdtContent>
        <w:p w:rsidR="00000000" w:rsidDel="00000000" w:rsidP="00000000" w:rsidRDefault="00000000" w:rsidRPr="00000000" w14:paraId="00000184">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596383593"/>
              <w:tag w:val="goog_rdk_2256"/>
            </w:sdtPr>
            <w:sdtContent>
              <w:ins w:author="Bala Devi" w:id="179" w:date="2026-09-21T15:24:10Z">
                <w:sdt>
                  <w:sdtPr>
                    <w:id w:val="1582755628"/>
                    <w:tag w:val="goog_rdk_2257"/>
                  </w:sdtPr>
                  <w:sdtContent>
                    <w:del w:author="Kanihaa" w:id="9" w:date="2026-09-25T08:48:49Z"/>
                  </w:sdtContent>
                </w:sdt>
              </w:ins>
              <w:sdt>
                <w:sdtPr>
                  <w:id w:val="-1825166747"/>
                  <w:tag w:val="goog_rdk_2258"/>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840751241"/>
        <w:tag w:val="goog_rdk_2263"/>
      </w:sdtPr>
      <w:sdtContent>
        <w:p w:rsidR="00000000" w:rsidDel="00000000" w:rsidP="00000000" w:rsidRDefault="00000000" w:rsidRPr="00000000" w14:paraId="00000185">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1332118381"/>
              <w:tag w:val="goog_rdk_2260"/>
            </w:sdtPr>
            <w:sdtContent>
              <w:ins w:author="Bala Devi" w:id="179" w:date="2026-09-21T15:24:10Z">
                <w:sdt>
                  <w:sdtPr>
                    <w:id w:val="1951673026"/>
                    <w:tag w:val="goog_rdk_2261"/>
                  </w:sdtPr>
                  <w:sdtContent>
                    <w:del w:author="Kanihaa" w:id="9" w:date="2026-09-25T08:48:49Z"/>
                  </w:sdtContent>
                </w:sdt>
              </w:ins>
              <w:sdt>
                <w:sdtPr>
                  <w:id w:val="459622020"/>
                  <w:tag w:val="goog_rdk_2262"/>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102275989"/>
        <w:tag w:val="goog_rdk_2267"/>
      </w:sdtPr>
      <w:sdtContent>
        <w:p w:rsidR="00000000" w:rsidDel="00000000" w:rsidP="00000000" w:rsidRDefault="00000000" w:rsidRPr="00000000" w14:paraId="00000186">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566058974"/>
              <w:tag w:val="goog_rdk_2264"/>
            </w:sdtPr>
            <w:sdtContent>
              <w:ins w:author="Bala Devi" w:id="179" w:date="2026-09-21T15:24:10Z">
                <w:sdt>
                  <w:sdtPr>
                    <w:id w:val="-102798137"/>
                    <w:tag w:val="goog_rdk_2265"/>
                  </w:sdtPr>
                  <w:sdtContent>
                    <w:del w:author="Kanihaa" w:id="9" w:date="2026-09-25T08:48:49Z"/>
                  </w:sdtContent>
                </w:sdt>
              </w:ins>
              <w:sdt>
                <w:sdtPr>
                  <w:id w:val="1619236930"/>
                  <w:tag w:val="goog_rdk_2266"/>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282372194"/>
        <w:tag w:val="goog_rdk_2271"/>
      </w:sdtPr>
      <w:sdtContent>
        <w:p w:rsidR="00000000" w:rsidDel="00000000" w:rsidP="00000000" w:rsidRDefault="00000000" w:rsidRPr="00000000" w14:paraId="00000187">
          <w:pPr>
            <w:pStyle w:val="Heading3"/>
            <w:numPr>
              <w:ilvl w:val="0"/>
              <w:numId w:val="12"/>
            </w:numPr>
            <w:ind w:left="720" w:hanging="360"/>
            <w:rPr>
              <w:ins w:author="Bala Devi" w:id="179" w:date="2026-09-21T15:24:10Z"/>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pStyle w:val="Heading3"/>
                <w:numPr>
                  <w:ilvl w:val="0"/>
                  <w:numId w:val="12"/>
                </w:numPr>
                <w:ind w:left="720" w:hanging="360"/>
              </w:pPr>
            </w:pPrChange>
          </w:pPr>
          <w:sdt>
            <w:sdtPr>
              <w:id w:val="-398052160"/>
              <w:tag w:val="goog_rdk_2268"/>
            </w:sdtPr>
            <w:sdtContent>
              <w:ins w:author="Bala Devi" w:id="179" w:date="2026-09-21T15:24:10Z">
                <w:sdt>
                  <w:sdtPr>
                    <w:id w:val="959874737"/>
                    <w:tag w:val="goog_rdk_2269"/>
                  </w:sdtPr>
                  <w:sdtContent>
                    <w:del w:author="Kanihaa" w:id="9" w:date="2026-09-25T08:48:49Z"/>
                  </w:sdtContent>
                </w:sdt>
              </w:ins>
              <w:sdt>
                <w:sdtPr>
                  <w:id w:val="-1397932295"/>
                  <w:tag w:val="goog_rdk_2270"/>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335284292"/>
        <w:tag w:val="goog_rdk_2280"/>
      </w:sdtPr>
      <w:sdtContent>
        <w:p w:rsidR="00000000" w:rsidDel="00000000" w:rsidP="00000000" w:rsidRDefault="00000000" w:rsidRPr="00000000" w14:paraId="00000188">
          <w:pPr>
            <w:numPr>
              <w:ilvl w:val="0"/>
              <w:numId w:val="38"/>
            </w:numPr>
            <w:ind w:left="720" w:hanging="360"/>
            <w:rPr>
              <w:ins w:author="Pradeep" w:id="181" w:date="2026-09-22T00:33:14Z"/>
              <w:del w:author="Kanihaa" w:id="9" w:date="2026-09-25T08:48:49Z"/>
              <w:i w:val="1"/>
              <w:iCs w:val="1"/>
              <w:rPrChange w:author="Kavinilavu" w:id="97" w:date="2026-09-24T05:18:57Z">
                <w:rPr/>
              </w:rPrChange>
            </w:rPr>
            <w:pPrChange w:author="Kavinilavu" w:id="0" w:date="2026-09-24T05:18:57Z">
              <w:pPr>
                <w:numPr>
                  <w:ilvl w:val="0"/>
                  <w:numId w:val="38"/>
                </w:numPr>
                <w:ind w:left="720" w:hanging="360"/>
              </w:pPr>
            </w:pPrChange>
          </w:pPr>
          <w:sdt>
            <w:sdtPr>
              <w:id w:val="-1732543972"/>
              <w:tag w:val="goog_rdk_2274"/>
            </w:sdtPr>
            <w:sdtContent>
              <w:ins w:author="Pradeep" w:id="181" w:date="2026-09-22T00:33:14Z">
                <w:sdt>
                  <w:sdtPr>
                    <w:id w:val="-825406132"/>
                    <w:tag w:val="goog_rdk_2275"/>
                  </w:sdtPr>
                  <w:sdtContent>
                    <w:del w:author="Kanihaa" w:id="9" w:date="2026-09-25T08:48:49Z"/>
                  </w:sdtContent>
                </w:sdt>
              </w:ins>
              <w:sdt>
                <w:sdtPr>
                  <w:id w:val="-309484496"/>
                  <w:tag w:val="goog_rdk_2276"/>
                </w:sdtPr>
                <w:sdtContent>
                  <w:ins w:author="Pradeep" w:id="181" w:date="2026-09-22T00:33:1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demonstrate how we can </w:delText>
                      </w:r>
                    </w:del>
                  </w:ins>
                </w:sdtContent>
              </w:sdt>
              <w:ins w:author="Pradeep" w:id="181" w:date="2026-09-22T00:33:14Z">
                <w:del w:author="Kanihaa" w:id="9" w:date="2026-09-25T08:48:49Z">
                  <w:sdt>
                    <w:sdtPr>
                      <w:id w:val="1003130015"/>
                      <w:tag w:val="goog_rdk_22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conbine</w:delText>
                      </w:r>
                    </w:sdtContent>
                  </w:sdt>
                  <w:sdt>
                    <w:sdtPr>
                      <w:id w:val="-807359114"/>
                      <w:tag w:val="goog_rdk_227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gemini at,APIs, backend development,</w:delText>
                      </w:r>
                    </w:sdtContent>
                  </w:sdt>
                  <w:sdt>
                    <w:sdtPr>
                      <w:id w:val="-43851367"/>
                      <w:tag w:val="goog_rdk_227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frontend development</w:delText>
                      </w:r>
                    </w:sdtContent>
                  </w:sdt>
                </w:del>
              </w:ins>
            </w:sdtContent>
          </w:sdt>
        </w:p>
      </w:sdtContent>
    </w:sdt>
    <w:sdt>
      <w:sdtPr>
        <w:id w:val="116553899"/>
        <w:tag w:val="goog_rdk_2291"/>
      </w:sdtPr>
      <w:sdtContent>
        <w:p w:rsidR="00000000" w:rsidDel="00000000" w:rsidP="00000000" w:rsidRDefault="00000000" w:rsidRPr="00000000" w14:paraId="00000189">
          <w:pPr>
            <w:rPr>
              <w:ins w:author="Bala Devi" w:id="179" w:date="2026-09-21T15:24:10Z"/>
              <w:del w:author="Kanihaa" w:id="9" w:date="2026-09-25T08:48:49Z"/>
              <w:strike w:val="1"/>
              <w:rPrChange w:author="Anonymous" w:id="183" w:date="2026-09-24T13:20:58Z">
                <w:rPr>
                  <w:rFonts w:ascii="Cambria" w:cs="Cambria" w:eastAsia="Cambria" w:hAnsi="Cambria"/>
                  <w:b w:val="1"/>
                  <w:bCs w:val="1"/>
                  <w:sz w:val="24"/>
                  <w:szCs w:val="24"/>
                </w:rPr>
              </w:rPrChange>
            </w:rPr>
            <w:pPrChange w:author="Anonymous" w:id="0" w:date="2026-09-24T13:20:58Z">
              <w:pPr/>
            </w:pPrChange>
          </w:pPr>
          <w:sdt>
            <w:sdtPr>
              <w:id w:val="1123959078"/>
              <w:tag w:val="goog_rdk_2285"/>
            </w:sdtPr>
            <w:sdtContent>
              <w:ins w:author="Pradeep" w:id="182" w:date="2026-09-22T00:33:05Z">
                <w:sdt>
                  <w:sdtPr>
                    <w:id w:val="-426668572"/>
                    <w:tag w:val="goog_rdk_2286"/>
                  </w:sdtPr>
                  <w:sdtContent>
                    <w:del w:author="Kanihaa" w:id="9" w:date="2026-09-25T08:48:49Z"/>
                  </w:sdtContent>
                </w:sdt>
              </w:ins>
              <w:sdt>
                <w:sdtPr>
                  <w:id w:val="1859545566"/>
                  <w:tag w:val="goog_rdk_2287"/>
                </w:sdtPr>
                <w:sdtContent>
                  <w:ins w:author="Pradeep" w:id="182" w:date="2026-09-22T00:33:0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to solve a practical real world budgeting recommendation problem</w:delText>
                      </w:r>
                    </w:del>
                  </w:ins>
                </w:sdtContent>
              </w:sdt>
              <w:ins w:author="Pradeep" w:id="182" w:date="2026-09-22T00:33:05Z">
                <w:del w:author="Kanihaa" w:id="9" w:date="2026-09-25T08:48:49Z"/>
              </w:ins>
            </w:sdtContent>
          </w:sdt>
          <w:sdt>
            <w:sdtPr>
              <w:id w:val="1732356067"/>
              <w:tag w:val="goog_rdk_2288"/>
            </w:sdtPr>
            <w:sdtContent>
              <w:ins w:author="Bala Devi" w:id="179" w:date="2026-09-21T15:24:10Z">
                <w:sdt>
                  <w:sdtPr>
                    <w:id w:val="263768823"/>
                    <w:tag w:val="goog_rdk_2289"/>
                  </w:sdtPr>
                  <w:sdtContent>
                    <w:del w:author="Kanihaa" w:id="9" w:date="2026-09-25T08:48:49Z"/>
                  </w:sdtContent>
                </w:sdt>
              </w:ins>
              <w:sdt>
                <w:sdtPr>
                  <w:id w:val="1049904596"/>
                  <w:tag w:val="goog_rdk_2290"/>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250555145"/>
        <w:tag w:val="goog_rdk_2295"/>
      </w:sdtPr>
      <w:sdtContent>
        <w:p w:rsidR="00000000" w:rsidDel="00000000" w:rsidP="00000000" w:rsidRDefault="00000000" w:rsidRPr="00000000" w14:paraId="0000018A">
          <w:pPr>
            <w:pStyle w:val="Heading1"/>
            <w:rPr>
              <w:ins w:author="Bala Devi" w:id="179"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1978074722"/>
              <w:tag w:val="goog_rdk_2292"/>
            </w:sdtPr>
            <w:sdtContent>
              <w:ins w:author="Bala Devi" w:id="179" w:date="2026-09-21T15:24:10Z">
                <w:sdt>
                  <w:sdtPr>
                    <w:id w:val="1615555503"/>
                    <w:tag w:val="goog_rdk_2293"/>
                  </w:sdtPr>
                  <w:sdtContent>
                    <w:del w:author="Kanihaa" w:id="9" w:date="2026-09-25T08:48:49Z"/>
                  </w:sdtContent>
                </w:sdt>
              </w:ins>
              <w:sdt>
                <w:sdtPr>
                  <w:id w:val="1236418416"/>
                  <w:tag w:val="goog_rdk_2294"/>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958699845"/>
        <w:tag w:val="goog_rdk_2299"/>
      </w:sdtPr>
      <w:sdtContent>
        <w:p w:rsidR="00000000" w:rsidDel="00000000" w:rsidP="00000000" w:rsidRDefault="00000000" w:rsidRPr="00000000" w14:paraId="0000018B">
          <w:pPr>
            <w:pStyle w:val="Heading1"/>
            <w:rPr>
              <w:ins w:author="Bala Devi" w:id="179"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2066206161"/>
              <w:tag w:val="goog_rdk_2296"/>
            </w:sdtPr>
            <w:sdtContent>
              <w:ins w:author="Bala Devi" w:id="179" w:date="2026-09-21T15:24:10Z">
                <w:sdt>
                  <w:sdtPr>
                    <w:id w:val="-1236395338"/>
                    <w:tag w:val="goog_rdk_2297"/>
                  </w:sdtPr>
                  <w:sdtContent>
                    <w:del w:author="Kanihaa" w:id="9" w:date="2026-09-25T08:48:49Z"/>
                  </w:sdtContent>
                </w:sdt>
              </w:ins>
              <w:sdt>
                <w:sdtPr>
                  <w:id w:val="774818175"/>
                  <w:tag w:val="goog_rdk_2298"/>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421746216"/>
        <w:tag w:val="goog_rdk_2303"/>
      </w:sdtPr>
      <w:sdtContent>
        <w:p w:rsidR="00000000" w:rsidDel="00000000" w:rsidP="00000000" w:rsidRDefault="00000000" w:rsidRPr="00000000" w14:paraId="0000018C">
          <w:pPr>
            <w:pStyle w:val="Heading1"/>
            <w:rPr>
              <w:ins w:author="Bala Devi" w:id="179"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1821221476"/>
              <w:tag w:val="goog_rdk_2300"/>
            </w:sdtPr>
            <w:sdtContent>
              <w:ins w:author="Bala Devi" w:id="179" w:date="2026-09-21T15:24:10Z">
                <w:sdt>
                  <w:sdtPr>
                    <w:id w:val="-629602016"/>
                    <w:tag w:val="goog_rdk_2301"/>
                  </w:sdtPr>
                  <w:sdtContent>
                    <w:del w:author="Kanihaa" w:id="9" w:date="2026-09-25T08:48:49Z"/>
                  </w:sdtContent>
                </w:sdt>
              </w:ins>
              <w:sdt>
                <w:sdtPr>
                  <w:id w:val="-365163611"/>
                  <w:tag w:val="goog_rdk_2302"/>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152050493"/>
        <w:tag w:val="goog_rdk_2307"/>
      </w:sdtPr>
      <w:sdtContent>
        <w:p w:rsidR="00000000" w:rsidDel="00000000" w:rsidP="00000000" w:rsidRDefault="00000000" w:rsidRPr="00000000" w14:paraId="0000018D">
          <w:pPr>
            <w:pStyle w:val="Heading1"/>
            <w:rPr>
              <w:ins w:author="Bala Devi" w:id="179"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1258584263"/>
              <w:tag w:val="goog_rdk_2304"/>
            </w:sdtPr>
            <w:sdtContent>
              <w:ins w:author="Bala Devi" w:id="179" w:date="2026-09-21T15:24:10Z">
                <w:sdt>
                  <w:sdtPr>
                    <w:id w:val="-1696313265"/>
                    <w:tag w:val="goog_rdk_2305"/>
                  </w:sdtPr>
                  <w:sdtContent>
                    <w:del w:author="Kanihaa" w:id="9" w:date="2026-09-25T08:48:49Z"/>
                  </w:sdtContent>
                </w:sdt>
              </w:ins>
              <w:sdt>
                <w:sdtPr>
                  <w:id w:val="-99889789"/>
                  <w:tag w:val="goog_rdk_2306"/>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885379088"/>
        <w:tag w:val="goog_rdk_2311"/>
      </w:sdtPr>
      <w:sdtContent>
        <w:p w:rsidR="00000000" w:rsidDel="00000000" w:rsidP="00000000" w:rsidRDefault="00000000" w:rsidRPr="00000000" w14:paraId="0000018E">
          <w:pPr>
            <w:pStyle w:val="Heading1"/>
            <w:rPr>
              <w:ins w:author="Bala Devi" w:id="179" w:date="2026-09-21T15:24:1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pPrChange>
          </w:pPr>
          <w:sdt>
            <w:sdtPr>
              <w:id w:val="-489494067"/>
              <w:tag w:val="goog_rdk_2308"/>
            </w:sdtPr>
            <w:sdtContent>
              <w:ins w:author="Bala Devi" w:id="179" w:date="2026-09-21T15:24:10Z">
                <w:sdt>
                  <w:sdtPr>
                    <w:id w:val="1871637766"/>
                    <w:tag w:val="goog_rdk_2309"/>
                  </w:sdtPr>
                  <w:sdtContent>
                    <w:del w:author="Kanihaa" w:id="9" w:date="2026-09-25T08:48:49Z"/>
                  </w:sdtContent>
                </w:sdt>
              </w:ins>
              <w:sdt>
                <w:sdtPr>
                  <w:id w:val="-1787277557"/>
                  <w:tag w:val="goog_rdk_2310"/>
                </w:sdtPr>
                <w:sdtContent>
                  <w:ins w:author="Bala Devi" w:id="179" w:date="2026-09-21T15:24:10Z">
                    <w:del w:author="Kanihaa" w:id="9" w:date="2026-09-25T08:48:49Z">
                      <w:r w:rsidDel="00000000" w:rsidR="00000000" w:rsidRPr="00000000">
                        <w:rPr>
                          <w:rtl w:val="0"/>
                        </w:rPr>
                      </w:r>
                    </w:del>
                  </w:ins>
                </w:sdtContent>
              </w:sdt>
              <w:ins w:author="Bala Devi" w:id="179" w:date="2026-09-21T15:24:10Z">
                <w:del w:author="Kanihaa" w:id="9" w:date="2026-09-25T08:48:49Z"/>
              </w:ins>
            </w:sdtContent>
          </w:sdt>
        </w:p>
      </w:sdtContent>
    </w:sdt>
    <w:sdt>
      <w:sdtPr>
        <w:id w:val="-145234758"/>
        <w:tag w:val="goog_rdk_2316"/>
      </w:sdtPr>
      <w:sdtContent>
        <w:p w:rsidR="00000000" w:rsidDel="00000000" w:rsidP="00000000" w:rsidRDefault="00000000" w:rsidRPr="00000000" w14:paraId="0000018F">
          <w:pPr>
            <w:pStyle w:val="Heading3"/>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R. Harish Ragavendran" w:id="184" w:date="2026-09-23T15:59:25Z">
                <w:rPr>
                  <w:rFonts w:ascii="Cambria" w:cs="Cambria" w:eastAsia="Cambria" w:hAnsi="Cambria"/>
                  <w:b w:val="1"/>
                  <w:bCs w:val="1"/>
                  <w:sz w:val="24"/>
                  <w:szCs w:val="24"/>
                  <w:u w:val="none"/>
                </w:rPr>
              </w:rPrChange>
            </w:rPr>
            <w:pPrChange w:author="R. Harish Ragavendran" w:id="0" w:date="2026-09-23T15:59:25Z">
              <w:pPr>
                <w:pStyle w:val="Heading3"/>
                <w:numPr>
                  <w:ilvl w:val="0"/>
                  <w:numId w:val="12"/>
                </w:numPr>
                <w:ind w:left="720" w:hanging="360"/>
              </w:pPr>
            </w:pPrChange>
          </w:pPr>
          <w:sdt>
            <w:sdtPr>
              <w:id w:val="546996136"/>
              <w:tag w:val="goog_rdk_2313"/>
            </w:sdtPr>
            <w:sdtContent>
              <w:del w:author="Kanihaa" w:id="9" w:date="2026-09-25T08:48:49Z"/>
              <w:sdt>
                <w:sdtPr>
                  <w:id w:val="143715550"/>
                  <w:tag w:val="goog_rdk_231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Home Page</w:delText>
                    </w:r>
                  </w:del>
                </w:sdtContent>
              </w:sdt>
              <w:del w:author="Kanihaa" w:id="9" w:date="2026-09-25T08:48:49Z">
                <w:sdt>
                  <w:sdtPr>
                    <w:id w:val="-2098836952"/>
                    <w:tag w:val="goog_rdk_2315"/>
                  </w:sdtPr>
                  <w:sdtContent>
                    <w:r w:rsidDel="00000000" w:rsidR="00000000" w:rsidRPr="00000000">
                      <w:rPr>
                        <w:rtl w:val="0"/>
                      </w:rPr>
                    </w:r>
                  </w:sdtContent>
                </w:sdt>
              </w:del>
            </w:sdtContent>
          </w:sdt>
        </w:p>
      </w:sdtContent>
    </w:sdt>
    <w:sdt>
      <w:sdtPr>
        <w:id w:val="328341220"/>
        <w:tag w:val="goog_rdk_2321"/>
      </w:sdtPr>
      <w:sdtContent>
        <w:p w:rsidR="00000000" w:rsidDel="00000000" w:rsidP="00000000" w:rsidRDefault="00000000" w:rsidRPr="00000000" w14:paraId="00000190">
          <w:pPr>
            <w:pStyle w:val="Heading1"/>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ind w:left="720" w:firstLine="0"/>
              </w:pPr>
            </w:pPrChange>
          </w:pPr>
          <w:sdt>
            <w:sdtPr>
              <w:id w:val="-1136278620"/>
              <w:tag w:val="goog_rdk_2317"/>
            </w:sdtPr>
            <w:sdtContent>
              <w:del w:author="Kanihaa" w:id="9" w:date="2026-09-25T08:48:49Z"/>
              <w:sdt>
                <w:sdtPr>
                  <w:id w:val="-13303993"/>
                  <w:tag w:val="goog_rdk_231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Home Page</w:delText>
                    </w:r>
                  </w:del>
                </w:sdtContent>
              </w:sdt>
              <w:del w:author="Kanihaa" w:id="9" w:date="2026-09-25T08:48:49Z">
                <w:sdt>
                  <w:sdtPr>
                    <w:id w:val="-654990808"/>
                    <w:tag w:val="goog_rdk_23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main landing page introducing PocketSmart AI’s features with links to planner modules and user actions.</w:delText>
                    </w:r>
                  </w:sdtContent>
                </w:sdt>
                <w:sdt>
                  <w:sdtPr>
                    <w:id w:val="-187138987"/>
                    <w:tag w:val="goog_rdk_2320"/>
                  </w:sdtPr>
                  <w:sdtContent>
                    <w:r w:rsidDel="00000000" w:rsidR="00000000" w:rsidRPr="00000000">
                      <w:rPr>
                        <w:rtl w:val="0"/>
                      </w:rPr>
                    </w:r>
                  </w:sdtContent>
                </w:sdt>
              </w:del>
            </w:sdtContent>
          </w:sdt>
        </w:p>
      </w:sdtContent>
    </w:sdt>
    <w:sdt>
      <w:sdtPr>
        <w:id w:val="-631059368"/>
        <w:tag w:val="goog_rdk_2324"/>
      </w:sdtPr>
      <w:sdtContent>
        <w:p w:rsidR="00000000" w:rsidDel="00000000" w:rsidP="00000000" w:rsidRDefault="00000000" w:rsidRPr="00000000" w14:paraId="00000191">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55631868"/>
              <w:tag w:val="goog_rdk_232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4546600"/>
                      <wp:effectExtent b="0" l="0" r="0" t="0"/>
                      <wp:docPr id="178"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731200" cy="4546600"/>
                              </a:xfrm>
                              <a:prstGeom prst="rect"/>
                              <a:ln/>
                            </pic:spPr>
                          </pic:pic>
                        </a:graphicData>
                      </a:graphic>
                    </wp:inline>
                  </w:drawing>
                </w:r>
              </w:del>
              <w:sdt>
                <w:sdtPr>
                  <w:id w:val="-2069770938"/>
                  <w:tag w:val="goog_rdk_2323"/>
                </w:sdtPr>
                <w:sdtContent>
                  <w:del w:author="Kanihaa" w:id="9" w:date="2026-09-25T08:48:49Z">
                    <w:r w:rsidDel="00000000" w:rsidR="00000000" w:rsidRPr="00000000">
                      <w:rPr>
                        <w:rtl w:val="0"/>
                      </w:rPr>
                    </w:r>
                  </w:del>
                </w:sdtContent>
              </w:sdt>
              <w:del w:author="Kanihaa" w:id="9" w:date="2026-09-25T08:48:49Z"/>
            </w:sdtContent>
          </w:sdt>
        </w:p>
      </w:sdtContent>
    </w:sdt>
    <w:sdt>
      <w:sdtPr>
        <w:id w:val="-1747464666"/>
        <w:tag w:val="goog_rdk_2327"/>
      </w:sdtPr>
      <w:sdtContent>
        <w:p w:rsidR="00000000" w:rsidDel="00000000" w:rsidP="00000000" w:rsidRDefault="00000000" w:rsidRPr="00000000" w14:paraId="0000019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20713997"/>
              <w:tag w:val="goog_rdk_2325"/>
            </w:sdtPr>
            <w:sdtContent>
              <w:del w:author="Kanihaa" w:id="9" w:date="2026-09-25T08:48:49Z"/>
              <w:sdt>
                <w:sdtPr>
                  <w:id w:val="-105782005"/>
                  <w:tag w:val="goog_rdk_2326"/>
                </w:sdtPr>
                <w:sdtContent>
                  <w:del w:author="Kanihaa" w:id="9" w:date="2026-09-25T08:48:49Z">
                    <w:r w:rsidDel="00000000" w:rsidR="00000000" w:rsidRPr="00000000">
                      <w:rPr>
                        <w:rtl w:val="0"/>
                      </w:rPr>
                    </w:r>
                  </w:del>
                </w:sdtContent>
              </w:sdt>
              <w:del w:author="Kanihaa" w:id="9" w:date="2026-09-25T08:48:49Z"/>
            </w:sdtContent>
          </w:sdt>
        </w:p>
      </w:sdtContent>
    </w:sdt>
    <w:sdt>
      <w:sdtPr>
        <w:id w:val="885449578"/>
        <w:tag w:val="goog_rdk_2330"/>
      </w:sdtPr>
      <w:sdtContent>
        <w:p w:rsidR="00000000" w:rsidDel="00000000" w:rsidP="00000000" w:rsidRDefault="00000000" w:rsidRPr="00000000" w14:paraId="0000019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26083361"/>
              <w:tag w:val="goog_rdk_2328"/>
            </w:sdtPr>
            <w:sdtContent>
              <w:del w:author="Kanihaa" w:id="9" w:date="2026-09-25T08:48:49Z"/>
              <w:sdt>
                <w:sdtPr>
                  <w:id w:val="1493152970"/>
                  <w:tag w:val="goog_rdk_2329"/>
                </w:sdtPr>
                <w:sdtContent>
                  <w:del w:author="Kanihaa" w:id="9" w:date="2026-09-25T08:48:49Z">
                    <w:r w:rsidDel="00000000" w:rsidR="00000000" w:rsidRPr="00000000">
                      <w:rPr>
                        <w:rtl w:val="0"/>
                      </w:rPr>
                    </w:r>
                  </w:del>
                </w:sdtContent>
              </w:sdt>
              <w:del w:author="Kanihaa" w:id="9" w:date="2026-09-25T08:48:49Z"/>
            </w:sdtContent>
          </w:sdt>
        </w:p>
      </w:sdtContent>
    </w:sdt>
    <w:sdt>
      <w:sdtPr>
        <w:id w:val="-2006671742"/>
        <w:tag w:val="goog_rdk_2333"/>
      </w:sdtPr>
      <w:sdtContent>
        <w:p w:rsidR="00000000" w:rsidDel="00000000" w:rsidP="00000000" w:rsidRDefault="00000000" w:rsidRPr="00000000" w14:paraId="0000019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9917727"/>
              <w:tag w:val="goog_rdk_2331"/>
            </w:sdtPr>
            <w:sdtContent>
              <w:del w:author="Kanihaa" w:id="9" w:date="2026-09-25T08:48:49Z"/>
              <w:sdt>
                <w:sdtPr>
                  <w:id w:val="200965682"/>
                  <w:tag w:val="goog_rdk_2332"/>
                </w:sdtPr>
                <w:sdtContent>
                  <w:del w:author="Kanihaa" w:id="9" w:date="2026-09-25T08:48:49Z">
                    <w:r w:rsidDel="00000000" w:rsidR="00000000" w:rsidRPr="00000000">
                      <w:rPr>
                        <w:rtl w:val="0"/>
                      </w:rPr>
                    </w:r>
                  </w:del>
                </w:sdtContent>
              </w:sdt>
              <w:del w:author="Kanihaa" w:id="9" w:date="2026-09-25T08:48:49Z"/>
            </w:sdtContent>
          </w:sdt>
        </w:p>
      </w:sdtContent>
    </w:sdt>
    <w:sdt>
      <w:sdtPr>
        <w:id w:val="-687054162"/>
        <w:tag w:val="goog_rdk_2346"/>
      </w:sdtPr>
      <w:sdtContent>
        <w:p w:rsidR="00000000" w:rsidDel="00000000" w:rsidP="00000000" w:rsidRDefault="00000000" w:rsidRPr="00000000" w14:paraId="00000195">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6107442"/>
              <w:tag w:val="goog_rdk_2336"/>
            </w:sdtPr>
            <w:sdtContent>
              <w:ins w:author="Vennila M" w:id="185" w:date="2026-09-23T06:21:39Z">
                <w:sdt>
                  <w:sdtPr>
                    <w:id w:val="-959437906"/>
                    <w:tag w:val="goog_rdk_2337"/>
                  </w:sdtPr>
                  <w:sdtContent>
                    <w:del w:author="Kanihaa" w:id="9" w:date="2026-09-25T08:48:49Z"/>
                  </w:sdtContent>
                </w:sdt>
              </w:ins>
              <w:sdt>
                <w:sdtPr>
                  <w:id w:val="1951427356"/>
                  <w:tag w:val="goog_rdk_2338"/>
                </w:sdtPr>
                <w:sdtContent>
                  <w:ins w:author="Vennila M" w:id="185" w:date="2026-09-23T06:21:3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w:delText>
                      </w:r>
                    </w:del>
                  </w:ins>
                </w:sdtContent>
              </w:sdt>
              <w:ins w:author="Vennila M" w:id="185" w:date="2026-09-23T06:21:39Z">
                <w:del w:author="Kanihaa" w:id="9" w:date="2026-09-25T08:48:49Z"/>
              </w:ins>
            </w:sdtContent>
          </w:sdt>
          <w:sdt>
            <w:sdtPr>
              <w:id w:val="785615773"/>
              <w:tag w:val="goog_rdk_2339"/>
            </w:sdtPr>
            <w:sdtContent>
              <w:ins w:author="Velmurugan Mithra" w:id="186" w:date="2026-09-23T07:36:16Z">
                <w:sdt>
                  <w:sdtPr>
                    <w:id w:val="1213141790"/>
                    <w:tag w:val="goog_rdk_234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3870825" cy="4600575"/>
                            <wp:effectExtent b="0" l="0" r="0" t="0"/>
                            <wp:docPr id="204" name="image37.png"/>
                            <a:graphic>
                              <a:graphicData uri="http://schemas.openxmlformats.org/drawingml/2006/picture">
                                <pic:pic>
                                  <pic:nvPicPr>
                                    <pic:cNvPr id="0" name="image37.png"/>
                                    <pic:cNvPicPr preferRelativeResize="0"/>
                                  </pic:nvPicPr>
                                  <pic:blipFill>
                                    <a:blip r:embed="rId50"/>
                                    <a:srcRect b="8079" l="6595" r="6847" t="-3250"/>
                                    <a:stretch>
                                      <a:fillRect/>
                                    </a:stretch>
                                  </pic:blipFill>
                                  <pic:spPr>
                                    <a:xfrm>
                                      <a:off x="0" y="0"/>
                                      <a:ext cx="3870825" cy="4600575"/>
                                    </a:xfrm>
                                    <a:prstGeom prst="rect"/>
                                    <a:ln/>
                                  </pic:spPr>
                                </pic:pic>
                              </a:graphicData>
                            </a:graphic>
                          </wp:inline>
                        </w:drawing>
                      </w:r>
                    </w:del>
                  </w:sdtContent>
                </w:sdt>
              </w:ins>
            </w:sdtContent>
          </w:sdt>
          <w:sdt>
            <w:sdtPr>
              <w:id w:val="1990392593"/>
              <w:tag w:val="goog_rdk_2341"/>
            </w:sdtPr>
            <w:sdtContent>
              <w:ins w:author="Vennila M" w:id="185" w:date="2026-09-23T06:21:39Z">
                <w:sdt>
                  <w:sdtPr>
                    <w:id w:val="-198639828"/>
                    <w:tag w:val="goog_rdk_2342"/>
                  </w:sdtPr>
                  <w:sdtContent>
                    <w:del w:author="Kanihaa" w:id="9" w:date="2026-09-25T08:48:49Z"/>
                  </w:sdtContent>
                </w:sdt>
              </w:ins>
              <w:sdt>
                <w:sdtPr>
                  <w:id w:val="947884826"/>
                  <w:tag w:val="goog_rdk_2343"/>
                </w:sdtPr>
                <w:sdtContent>
                  <w:ins w:author="Vennila M" w:id="185" w:date="2026-09-23T06:21:39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                                           </w:delText>
                      </w:r>
                    </w:del>
                  </w:ins>
                </w:sdtContent>
              </w:sdt>
              <w:ins w:author="Vennila M" w:id="185" w:date="2026-09-23T06:21:39Z">
                <w:del w:author="Kanihaa" w:id="9" w:date="2026-09-25T08:48:49Z"/>
              </w:ins>
            </w:sdtContent>
          </w:sdt>
          <w:sdt>
            <w:sdtPr>
              <w:id w:val="1834970446"/>
              <w:tag w:val="goog_rdk_2344"/>
            </w:sdtPr>
            <w:sdtContent>
              <w:del w:author="Kanihaa" w:id="9" w:date="2026-09-25T08:48:49Z"/>
              <w:sdt>
                <w:sdtPr>
                  <w:id w:val="-1544095723"/>
                  <w:tag w:val="goog_rdk_2345"/>
                </w:sdtPr>
                <w:sdtContent>
                  <w:del w:author="Kanihaa" w:id="9" w:date="2026-09-25T08:48:49Z">
                    <w:r w:rsidDel="00000000" w:rsidR="00000000" w:rsidRPr="00000000">
                      <w:rPr>
                        <w:rtl w:val="0"/>
                      </w:rPr>
                    </w:r>
                  </w:del>
                </w:sdtContent>
              </w:sdt>
              <w:del w:author="Kanihaa" w:id="9" w:date="2026-09-25T08:48:49Z"/>
            </w:sdtContent>
          </w:sdt>
        </w:p>
      </w:sdtContent>
    </w:sdt>
    <w:sdt>
      <w:sdtPr>
        <w:id w:val="1130139976"/>
        <w:tag w:val="goog_rdk_2350"/>
      </w:sdtPr>
      <w:sdtContent>
        <w:p w:rsidR="00000000" w:rsidDel="00000000" w:rsidP="00000000" w:rsidRDefault="00000000" w:rsidRPr="00000000" w14:paraId="0000019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132654645"/>
              <w:tag w:val="goog_rdk_2347"/>
            </w:sdtPr>
            <w:sdtContent>
              <w:del w:author="Kanihaa" w:id="9" w:date="2026-09-25T08:48:49Z"/>
              <w:sdt>
                <w:sdtPr>
                  <w:id w:val="-1550570672"/>
                  <w:tag w:val="goog_rdk_234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Testimonials Page</w:delText>
                    </w:r>
                  </w:del>
                </w:sdtContent>
              </w:sdt>
              <w:del w:author="Kanihaa" w:id="9" w:date="2026-09-25T08:48:49Z">
                <w:sdt>
                  <w:sdtPr>
                    <w:id w:val="-2022462571"/>
                    <w:tag w:val="goog_rdk_2349"/>
                  </w:sdtPr>
                  <w:sdtContent>
                    <w:r w:rsidDel="00000000" w:rsidR="00000000" w:rsidRPr="00000000">
                      <w:rPr>
                        <w:rtl w:val="0"/>
                      </w:rPr>
                    </w:r>
                  </w:sdtContent>
                </w:sdt>
              </w:del>
            </w:sdtContent>
          </w:sdt>
        </w:p>
      </w:sdtContent>
    </w:sdt>
    <w:sdt>
      <w:sdtPr>
        <w:id w:val="212555016"/>
        <w:tag w:val="goog_rdk_2353"/>
      </w:sdtPr>
      <w:sdtContent>
        <w:p w:rsidR="00000000" w:rsidDel="00000000" w:rsidP="00000000" w:rsidRDefault="00000000" w:rsidRPr="00000000" w14:paraId="00000197">
          <w:pPr>
            <w:pStyle w:val="Heading1"/>
            <w:spacing w:line="259"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1657214904"/>
              <w:tag w:val="goog_rdk_2351"/>
            </w:sdtPr>
            <w:sdtContent>
              <w:del w:author="Kanihaa" w:id="9" w:date="2026-09-25T08:48:49Z"/>
              <w:sdt>
                <w:sdtPr>
                  <w:id w:val="-1077190503"/>
                  <w:tag w:val="goog_rdk_235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Testimonials Page: Showcases real user reviews and success stories to demonstrate the platform’s effectiveness.</w:delText>
                    </w:r>
                  </w:del>
                </w:sdtContent>
              </w:sdt>
              <w:del w:author="Kanihaa" w:id="9" w:date="2026-09-25T08:48:49Z"/>
            </w:sdtContent>
          </w:sdt>
        </w:p>
      </w:sdtContent>
    </w:sdt>
    <w:sdt>
      <w:sdtPr>
        <w:id w:val="1365274860"/>
        <w:tag w:val="goog_rdk_2358"/>
      </w:sdtPr>
      <w:sdtContent>
        <w:p w:rsidR="00000000" w:rsidDel="00000000" w:rsidP="00000000" w:rsidRDefault="00000000" w:rsidRPr="00000000" w14:paraId="00000198">
          <w:pPr>
            <w:pStyle w:val="Heading1"/>
            <w:spacing w:line="259" w:lineRule="auto"/>
            <w:rPr>
              <w:ins w:author="Bala Devi" w:id="187" w:date="2026-09-21T15:24:0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76746840"/>
              <w:tag w:val="goog_rdk_235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731200" cy="4711700"/>
                      <wp:effectExtent b="0" l="0" r="0" t="0"/>
                      <wp:docPr id="149"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731200" cy="4711700"/>
                              </a:xfrm>
                              <a:prstGeom prst="rect"/>
                              <a:ln/>
                            </pic:spPr>
                          </pic:pic>
                        </a:graphicData>
                      </a:graphic>
                    </wp:inline>
                  </w:drawing>
                </w:r>
              </w:del>
            </w:sdtContent>
          </w:sdt>
          <w:sdt>
            <w:sdtPr>
              <w:id w:val="-1925040164"/>
              <w:tag w:val="goog_rdk_2355"/>
            </w:sdtPr>
            <w:sdtContent>
              <w:ins w:author="Bala Devi" w:id="187" w:date="2026-09-21T15:24:09Z">
                <w:sdt>
                  <w:sdtPr>
                    <w:id w:val="854578425"/>
                    <w:tag w:val="goog_rdk_2356"/>
                  </w:sdtPr>
                  <w:sdtContent>
                    <w:del w:author="Kanihaa" w:id="9" w:date="2026-09-25T08:48:49Z"/>
                  </w:sdtContent>
                </w:sdt>
              </w:ins>
              <w:sdt>
                <w:sdtPr>
                  <w:id w:val="-1242105045"/>
                  <w:tag w:val="goog_rdk_2357"/>
                </w:sdtPr>
                <w:sdtContent>
                  <w:ins w:author="Bala Devi" w:id="187" w:date="2026-09-21T15:24:09Z">
                    <w:del w:author="Kanihaa" w:id="9" w:date="2026-09-25T08:48:49Z">
                      <w:r w:rsidDel="00000000" w:rsidR="00000000" w:rsidRPr="00000000">
                        <w:rPr>
                          <w:rtl w:val="0"/>
                        </w:rPr>
                      </w:r>
                    </w:del>
                  </w:ins>
                </w:sdtContent>
              </w:sdt>
              <w:ins w:author="Bala Devi" w:id="187" w:date="2026-09-21T15:24:09Z">
                <w:del w:author="Kanihaa" w:id="9" w:date="2026-09-25T08:48:49Z"/>
              </w:ins>
            </w:sdtContent>
          </w:sdt>
        </w:p>
      </w:sdtContent>
    </w:sdt>
    <w:sdt>
      <w:sdtPr>
        <w:id w:val="-87411776"/>
        <w:tag w:val="goog_rdk_2362"/>
      </w:sdtPr>
      <w:sdtContent>
        <w:p w:rsidR="00000000" w:rsidDel="00000000" w:rsidP="00000000" w:rsidRDefault="00000000" w:rsidRPr="00000000" w14:paraId="0000019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69832090"/>
              <w:tag w:val="goog_rdk_2360"/>
            </w:sdtPr>
            <w:sdtContent>
              <w:del w:author="Kanihaa" w:id="9" w:date="2026-09-25T08:48:49Z"/>
              <w:sdt>
                <w:sdtPr>
                  <w:id w:val="-1212741734"/>
                  <w:tag w:val="goog_rdk_2361"/>
                </w:sdtPr>
                <w:sdtContent>
                  <w:del w:author="Kanihaa" w:id="9" w:date="2026-09-25T08:48:49Z">
                    <w:r w:rsidDel="00000000" w:rsidR="00000000" w:rsidRPr="00000000">
                      <w:rPr>
                        <w:rtl w:val="0"/>
                      </w:rPr>
                    </w:r>
                  </w:del>
                </w:sdtContent>
              </w:sdt>
              <w:del w:author="Kanihaa" w:id="9" w:date="2026-09-25T08:48:49Z"/>
            </w:sdtContent>
          </w:sdt>
        </w:p>
      </w:sdtContent>
    </w:sdt>
    <w:sdt>
      <w:sdtPr>
        <w:id w:val="-465892109"/>
        <w:tag w:val="goog_rdk_2365"/>
      </w:sdtPr>
      <w:sdtContent>
        <w:p w:rsidR="00000000" w:rsidDel="00000000" w:rsidP="00000000" w:rsidRDefault="00000000" w:rsidRPr="00000000" w14:paraId="0000019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18949656"/>
              <w:tag w:val="goog_rdk_2363"/>
            </w:sdtPr>
            <w:sdtContent>
              <w:del w:author="Kanihaa" w:id="9" w:date="2026-09-25T08:48:49Z"/>
              <w:sdt>
                <w:sdtPr>
                  <w:id w:val="730159240"/>
                  <w:tag w:val="goog_rdk_2364"/>
                </w:sdtPr>
                <w:sdtContent>
                  <w:del w:author="Kanihaa" w:id="9" w:date="2026-09-25T08:48:49Z">
                    <w:r w:rsidDel="00000000" w:rsidR="00000000" w:rsidRPr="00000000">
                      <w:rPr>
                        <w:rtl w:val="0"/>
                      </w:rPr>
                    </w:r>
                  </w:del>
                </w:sdtContent>
              </w:sdt>
              <w:del w:author="Kanihaa" w:id="9" w:date="2026-09-25T08:48:49Z"/>
            </w:sdtContent>
          </w:sdt>
        </w:p>
      </w:sdtContent>
    </w:sdt>
    <w:sdt>
      <w:sdtPr>
        <w:id w:val="-1814354201"/>
        <w:tag w:val="goog_rdk_2368"/>
      </w:sdtPr>
      <w:sdtContent>
        <w:p w:rsidR="00000000" w:rsidDel="00000000" w:rsidP="00000000" w:rsidRDefault="00000000" w:rsidRPr="00000000" w14:paraId="0000019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89760757"/>
              <w:tag w:val="goog_rdk_2366"/>
            </w:sdtPr>
            <w:sdtContent>
              <w:del w:author="Kanihaa" w:id="9" w:date="2026-09-25T08:48:49Z"/>
              <w:sdt>
                <w:sdtPr>
                  <w:id w:val="-175620987"/>
                  <w:tag w:val="goog_rdk_2367"/>
                </w:sdtPr>
                <w:sdtContent>
                  <w:del w:author="Kanihaa" w:id="9" w:date="2026-09-25T08:48:49Z">
                    <w:r w:rsidDel="00000000" w:rsidR="00000000" w:rsidRPr="00000000">
                      <w:rPr>
                        <w:rtl w:val="0"/>
                      </w:rPr>
                    </w:r>
                  </w:del>
                </w:sdtContent>
              </w:sdt>
              <w:del w:author="Kanihaa" w:id="9" w:date="2026-09-25T08:48:49Z"/>
            </w:sdtContent>
          </w:sdt>
        </w:p>
      </w:sdtContent>
    </w:sdt>
    <w:sdt>
      <w:sdtPr>
        <w:id w:val="-211040599"/>
        <w:tag w:val="goog_rdk_2373"/>
      </w:sdtPr>
      <w:sdtContent>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del w:author="Kanihaa" w:id="9" w:date="2026-09-25T08:48:49Z"/>
              <w:rFonts w:ascii="Arial" w:cs="Arial" w:eastAsia="Arial" w:hAnsi="Arial"/>
              <w:b w:val="0"/>
              <w:bCs w:val="0"/>
              <w:i w:val="0"/>
              <w:iCs w:val="0"/>
              <w:smallCaps w:val="0"/>
              <w:strike w:val="0"/>
              <w:color w:val="000000"/>
              <w:sz w:val="22"/>
              <w:szCs w:val="22"/>
              <w:u w:val="none"/>
              <w:shd w:fill="auto" w:val="clear"/>
              <w:vertAlign w:val="baseline"/>
              <w:rPrChange w:author="Bala Devi" w:id="188" w:date="2026-09-21T15:24:09Z">
                <w:rPr>
                  <w:rFonts w:ascii="Cambria" w:cs="Cambria" w:eastAsia="Cambria" w:hAnsi="Cambria"/>
                  <w:b w:val="1"/>
                  <w:bCs w:val="1"/>
                  <w:sz w:val="24"/>
                  <w:szCs w:val="24"/>
                  <w:u w:val="none"/>
                </w:rPr>
              </w:rPrChange>
            </w:rPr>
            <w:pPrChange w:author="Bala Devi" w:id="0" w:date="2026-09-21T15:24:09Z">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2062033234"/>
              <w:tag w:val="goog_rdk_2369"/>
            </w:sdtPr>
            <w:sdtContent>
              <w:del w:author="Kanihaa" w:id="9" w:date="2026-09-25T08:48:49Z"/>
              <w:sdt>
                <w:sdtPr>
                  <w:id w:val="-1282766709"/>
                  <w:tag w:val="goog_rdk_237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Footer </w:delText>
                    </w:r>
                  </w:del>
                </w:sdtContent>
              </w:sdt>
              <w:del w:author="Kanihaa" w:id="9" w:date="2026-09-25T08:48:49Z">
                <w:sdt>
                  <w:sdtPr>
                    <w:id w:val="-467930149"/>
                    <w:tag w:val="goog_rdk_23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w:delText>
                    </w:r>
                  </w:sdtContent>
                </w:sdt>
                <w:sdt>
                  <w:sdtPr>
                    <w:id w:val="-1331062031"/>
                    <w:tag w:val="goog_rdk_2372"/>
                  </w:sdtPr>
                  <w:sdtContent>
                    <w:r w:rsidDel="00000000" w:rsidR="00000000" w:rsidRPr="00000000">
                      <w:rPr>
                        <w:rtl w:val="0"/>
                      </w:rPr>
                    </w:r>
                  </w:sdtContent>
                </w:sdt>
              </w:del>
            </w:sdtContent>
          </w:sdt>
        </w:p>
      </w:sdtContent>
    </w:sdt>
    <w:sdt>
      <w:sdtPr>
        <w:id w:val="-123498457"/>
        <w:tag w:val="goog_rdk_2376"/>
      </w:sdtPr>
      <w:sdtContent>
        <w:p w:rsidR="00000000" w:rsidDel="00000000" w:rsidP="00000000" w:rsidRDefault="00000000" w:rsidRPr="00000000" w14:paraId="0000019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65284621"/>
              <w:tag w:val="goog_rdk_237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1181100"/>
                      <wp:effectExtent b="0" l="0" r="0" t="0"/>
                      <wp:docPr id="15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1181100"/>
                              </a:xfrm>
                              <a:prstGeom prst="rect"/>
                              <a:ln/>
                            </pic:spPr>
                          </pic:pic>
                        </a:graphicData>
                      </a:graphic>
                    </wp:inline>
                  </w:drawing>
                </w:r>
              </w:del>
              <w:sdt>
                <w:sdtPr>
                  <w:id w:val="-1045089554"/>
                  <w:tag w:val="goog_rdk_2375"/>
                </w:sdtPr>
                <w:sdtContent>
                  <w:del w:author="Kanihaa" w:id="9" w:date="2026-09-25T08:48:49Z">
                    <w:r w:rsidDel="00000000" w:rsidR="00000000" w:rsidRPr="00000000">
                      <w:rPr>
                        <w:rtl w:val="0"/>
                      </w:rPr>
                    </w:r>
                  </w:del>
                </w:sdtContent>
              </w:sdt>
              <w:del w:author="Kanihaa" w:id="9" w:date="2026-09-25T08:48:49Z"/>
            </w:sdtContent>
          </w:sdt>
        </w:p>
      </w:sdtContent>
    </w:sdt>
    <w:sdt>
      <w:sdtPr>
        <w:id w:val="279409723"/>
        <w:tag w:val="goog_rdk_2379"/>
      </w:sdtPr>
      <w:sdtContent>
        <w:p w:rsidR="00000000" w:rsidDel="00000000" w:rsidP="00000000" w:rsidRDefault="00000000" w:rsidRPr="00000000" w14:paraId="0000019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41860417"/>
              <w:tag w:val="goog_rdk_2377"/>
            </w:sdtPr>
            <w:sdtContent>
              <w:del w:author="Kanihaa" w:id="9" w:date="2026-09-25T08:48:49Z"/>
              <w:sdt>
                <w:sdtPr>
                  <w:id w:val="-1079195478"/>
                  <w:tag w:val="goog_rdk_2378"/>
                </w:sdtPr>
                <w:sdtContent>
                  <w:del w:author="Kanihaa" w:id="9" w:date="2026-09-25T08:48:49Z">
                    <w:r w:rsidDel="00000000" w:rsidR="00000000" w:rsidRPr="00000000">
                      <w:rPr>
                        <w:rtl w:val="0"/>
                      </w:rPr>
                    </w:r>
                  </w:del>
                </w:sdtContent>
              </w:sdt>
              <w:del w:author="Kanihaa" w:id="9" w:date="2026-09-25T08:48:49Z"/>
            </w:sdtContent>
          </w:sdt>
        </w:p>
      </w:sdtContent>
    </w:sdt>
    <w:sdt>
      <w:sdtPr>
        <w:id w:val="-638225920"/>
        <w:tag w:val="goog_rdk_2382"/>
      </w:sdtPr>
      <w:sdtContent>
        <w:p w:rsidR="00000000" w:rsidDel="00000000" w:rsidP="00000000" w:rsidRDefault="00000000" w:rsidRPr="00000000" w14:paraId="0000019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18152804"/>
              <w:tag w:val="goog_rdk_2380"/>
            </w:sdtPr>
            <w:sdtContent>
              <w:del w:author="Kanihaa" w:id="9" w:date="2026-09-25T08:48:49Z"/>
              <w:sdt>
                <w:sdtPr>
                  <w:id w:val="-152356981"/>
                  <w:tag w:val="goog_rdk_2381"/>
                </w:sdtPr>
                <w:sdtContent>
                  <w:del w:author="Kanihaa" w:id="9" w:date="2026-09-25T08:48:49Z">
                    <w:r w:rsidDel="00000000" w:rsidR="00000000" w:rsidRPr="00000000">
                      <w:rPr>
                        <w:rtl w:val="0"/>
                      </w:rPr>
                    </w:r>
                  </w:del>
                </w:sdtContent>
              </w:sdt>
              <w:del w:author="Kanihaa" w:id="9" w:date="2026-09-25T08:48:49Z"/>
            </w:sdtContent>
          </w:sdt>
        </w:p>
      </w:sdtContent>
    </w:sdt>
    <w:sdt>
      <w:sdtPr>
        <w:id w:val="-674954917"/>
        <w:tag w:val="goog_rdk_2385"/>
      </w:sdtPr>
      <w:sdtContent>
        <w:p w:rsidR="00000000" w:rsidDel="00000000" w:rsidP="00000000" w:rsidRDefault="00000000" w:rsidRPr="00000000" w14:paraId="000001A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146878963"/>
              <w:tag w:val="goog_rdk_2383"/>
            </w:sdtPr>
            <w:sdtContent>
              <w:del w:author="Kanihaa" w:id="9" w:date="2026-09-25T08:48:49Z"/>
              <w:sdt>
                <w:sdtPr>
                  <w:id w:val="-673129194"/>
                  <w:tag w:val="goog_rdk_2384"/>
                </w:sdtPr>
                <w:sdtContent>
                  <w:del w:author="Kanihaa" w:id="9" w:date="2026-09-25T08:48:49Z">
                    <w:r w:rsidDel="00000000" w:rsidR="00000000" w:rsidRPr="00000000">
                      <w:rPr>
                        <w:rtl w:val="0"/>
                      </w:rPr>
                    </w:r>
                  </w:del>
                </w:sdtContent>
              </w:sdt>
              <w:del w:author="Kanihaa" w:id="9" w:date="2026-09-25T08:48:49Z"/>
            </w:sdtContent>
          </w:sdt>
        </w:p>
      </w:sdtContent>
    </w:sdt>
    <w:sdt>
      <w:sdtPr>
        <w:id w:val="715171983"/>
        <w:tag w:val="goog_rdk_2388"/>
      </w:sdtPr>
      <w:sdtContent>
        <w:p w:rsidR="00000000" w:rsidDel="00000000" w:rsidP="00000000" w:rsidRDefault="00000000" w:rsidRPr="00000000" w14:paraId="000001A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17223344"/>
              <w:tag w:val="goog_rdk_2386"/>
            </w:sdtPr>
            <w:sdtContent>
              <w:del w:author="Kanihaa" w:id="9" w:date="2026-09-25T08:48:49Z"/>
              <w:sdt>
                <w:sdtPr>
                  <w:id w:val="1845274611"/>
                  <w:tag w:val="goog_rdk_2387"/>
                </w:sdtPr>
                <w:sdtContent>
                  <w:del w:author="Kanihaa" w:id="9" w:date="2026-09-25T08:48:49Z">
                    <w:r w:rsidDel="00000000" w:rsidR="00000000" w:rsidRPr="00000000">
                      <w:rPr>
                        <w:rtl w:val="0"/>
                      </w:rPr>
                    </w:r>
                  </w:del>
                </w:sdtContent>
              </w:sdt>
              <w:del w:author="Kanihaa" w:id="9" w:date="2026-09-25T08:48:49Z"/>
            </w:sdtContent>
          </w:sdt>
        </w:p>
      </w:sdtContent>
    </w:sdt>
    <w:sdt>
      <w:sdtPr>
        <w:id w:val="1282025671"/>
        <w:tag w:val="goog_rdk_2391"/>
      </w:sdtPr>
      <w:sdtContent>
        <w:p w:rsidR="00000000" w:rsidDel="00000000" w:rsidP="00000000" w:rsidRDefault="00000000" w:rsidRPr="00000000" w14:paraId="000001A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08720587"/>
              <w:tag w:val="goog_rdk_2389"/>
            </w:sdtPr>
            <w:sdtContent>
              <w:del w:author="Kanihaa" w:id="9" w:date="2026-09-25T08:48:49Z"/>
              <w:sdt>
                <w:sdtPr>
                  <w:id w:val="1467398686"/>
                  <w:tag w:val="goog_rdk_2390"/>
                </w:sdtPr>
                <w:sdtContent>
                  <w:del w:author="Kanihaa" w:id="9" w:date="2026-09-25T08:48:49Z">
                    <w:r w:rsidDel="00000000" w:rsidR="00000000" w:rsidRPr="00000000">
                      <w:rPr>
                        <w:rtl w:val="0"/>
                      </w:rPr>
                    </w:r>
                  </w:del>
                </w:sdtContent>
              </w:sdt>
              <w:del w:author="Kanihaa" w:id="9" w:date="2026-09-25T08:48:49Z"/>
            </w:sdtContent>
          </w:sdt>
        </w:p>
      </w:sdtContent>
    </w:sdt>
    <w:sdt>
      <w:sdtPr>
        <w:id w:val="1015755643"/>
        <w:tag w:val="goog_rdk_2394"/>
      </w:sdtPr>
      <w:sdtContent>
        <w:p w:rsidR="00000000" w:rsidDel="00000000" w:rsidP="00000000" w:rsidRDefault="00000000" w:rsidRPr="00000000" w14:paraId="000001A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01189845"/>
              <w:tag w:val="goog_rdk_2392"/>
            </w:sdtPr>
            <w:sdtContent>
              <w:del w:author="Kanihaa" w:id="9" w:date="2026-09-25T08:48:49Z"/>
              <w:sdt>
                <w:sdtPr>
                  <w:id w:val="1117689960"/>
                  <w:tag w:val="goog_rdk_2393"/>
                </w:sdtPr>
                <w:sdtContent>
                  <w:del w:author="Kanihaa" w:id="9" w:date="2026-09-25T08:48:49Z">
                    <w:r w:rsidDel="00000000" w:rsidR="00000000" w:rsidRPr="00000000">
                      <w:rPr>
                        <w:rtl w:val="0"/>
                      </w:rPr>
                    </w:r>
                  </w:del>
                </w:sdtContent>
              </w:sdt>
              <w:del w:author="Kanihaa" w:id="9" w:date="2026-09-25T08:48:49Z"/>
            </w:sdtContent>
          </w:sdt>
        </w:p>
      </w:sdtContent>
    </w:sdt>
    <w:sdt>
      <w:sdtPr>
        <w:id w:val="-1621838875"/>
        <w:tag w:val="goog_rdk_2397"/>
      </w:sdtPr>
      <w:sdtContent>
        <w:p w:rsidR="00000000" w:rsidDel="00000000" w:rsidP="00000000" w:rsidRDefault="00000000" w:rsidRPr="00000000" w14:paraId="000001A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1137421"/>
              <w:tag w:val="goog_rdk_2395"/>
            </w:sdtPr>
            <w:sdtContent>
              <w:del w:author="Kanihaa" w:id="9" w:date="2026-09-25T08:48:49Z"/>
              <w:sdt>
                <w:sdtPr>
                  <w:id w:val="663677864"/>
                  <w:tag w:val="goog_rdk_2396"/>
                </w:sdtPr>
                <w:sdtContent>
                  <w:del w:author="Kanihaa" w:id="9" w:date="2026-09-25T08:48:49Z">
                    <w:r w:rsidDel="00000000" w:rsidR="00000000" w:rsidRPr="00000000">
                      <w:rPr>
                        <w:rtl w:val="0"/>
                      </w:rPr>
                    </w:r>
                  </w:del>
                </w:sdtContent>
              </w:sdt>
              <w:del w:author="Kanihaa" w:id="9" w:date="2026-09-25T08:48:49Z"/>
            </w:sdtContent>
          </w:sdt>
        </w:p>
      </w:sdtContent>
    </w:sdt>
    <w:sdt>
      <w:sdtPr>
        <w:id w:val="-238114790"/>
        <w:tag w:val="goog_rdk_2400"/>
      </w:sdtPr>
      <w:sdtContent>
        <w:p w:rsidR="00000000" w:rsidDel="00000000" w:rsidP="00000000" w:rsidRDefault="00000000" w:rsidRPr="00000000" w14:paraId="000001A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31987533"/>
              <w:tag w:val="goog_rdk_2398"/>
            </w:sdtPr>
            <w:sdtContent>
              <w:del w:author="Kanihaa" w:id="9" w:date="2026-09-25T08:48:49Z"/>
              <w:sdt>
                <w:sdtPr>
                  <w:id w:val="-1352085486"/>
                  <w:tag w:val="goog_rdk_2399"/>
                </w:sdtPr>
                <w:sdtContent>
                  <w:del w:author="Kanihaa" w:id="9" w:date="2026-09-25T08:48:49Z">
                    <w:r w:rsidDel="00000000" w:rsidR="00000000" w:rsidRPr="00000000">
                      <w:rPr>
                        <w:rtl w:val="0"/>
                      </w:rPr>
                    </w:r>
                  </w:del>
                </w:sdtContent>
              </w:sdt>
              <w:del w:author="Kanihaa" w:id="9" w:date="2026-09-25T08:48:49Z"/>
            </w:sdtContent>
          </w:sdt>
        </w:p>
      </w:sdtContent>
    </w:sdt>
    <w:sdt>
      <w:sdtPr>
        <w:id w:val="427460951"/>
        <w:tag w:val="goog_rdk_2403"/>
      </w:sdtPr>
      <w:sdtContent>
        <w:p w:rsidR="00000000" w:rsidDel="00000000" w:rsidP="00000000" w:rsidRDefault="00000000" w:rsidRPr="00000000" w14:paraId="000001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rPr>
              </w:rPrChange>
            </w:rPr>
            <w:pPrChange w:author="Kavinilavu" w:id="0" w:date="2026-09-24T05:18:57Z">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952807535"/>
              <w:tag w:val="goog_rdk_2401"/>
            </w:sdtPr>
            <w:sdtContent>
              <w:del w:author="Kanihaa" w:id="9" w:date="2026-09-25T08:48:49Z"/>
              <w:sdt>
                <w:sdtPr>
                  <w:id w:val="2088286116"/>
                  <w:tag w:val="goog_rdk_240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Register Page</w:delText>
                    </w:r>
                  </w:del>
                </w:sdtContent>
              </w:sdt>
              <w:del w:author="Kanihaa" w:id="9" w:date="2026-09-25T08:48:49Z"/>
            </w:sdtContent>
          </w:sdt>
        </w:p>
      </w:sdtContent>
    </w:sdt>
    <w:sdt>
      <w:sdtPr>
        <w:id w:val="1646431328"/>
        <w:tag w:val="goog_rdk_2411"/>
      </w:sdtPr>
      <w:sdtContent>
        <w:p w:rsidR="00000000" w:rsidDel="00000000" w:rsidP="00000000" w:rsidRDefault="00000000" w:rsidRPr="00000000" w14:paraId="000001A7">
          <w:pPr>
            <w:pStyle w:val="Heading1"/>
            <w:spacing w:line="259" w:lineRule="auto"/>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1478918017"/>
              <w:tag w:val="goog_rdk_2404"/>
            </w:sdtPr>
            <w:sdtContent>
              <w:del w:author="Kanihaa" w:id="9" w:date="2026-09-25T08:48:49Z"/>
              <w:sdt>
                <w:sdtPr>
                  <w:id w:val="1357305958"/>
                  <w:tag w:val="goog_rdk_240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Register Page: All</w:delText>
                    </w:r>
                  </w:del>
                </w:sdtContent>
              </w:sdt>
              <w:del w:author="Kanihaa" w:id="9" w:date="2026-09-25T08:48:49Z"/>
            </w:sdtContent>
          </w:sdt>
          <w:sdt>
            <w:sdtPr>
              <w:id w:val="2100629755"/>
              <w:tag w:val="goog_rdk_2406"/>
            </w:sdtPr>
            <w:sdtContent>
              <w:ins w:author="Kanihaa" w:id="189" w:date="2026-09-25T08:46:34Z">
                <w:sdt>
                  <w:sdtPr>
                    <w:id w:val="1170883396"/>
                    <w:tag w:val="goog_rdk_2407"/>
                  </w:sdtPr>
                  <w:sdtContent>
                    <w:del w:author="Kanihaa" w:id="9" w:date="2026-09-25T08:48:49Z"/>
                  </w:sdtContent>
                </w:sdt>
              </w:ins>
              <w:sdt>
                <w:sdtPr>
                  <w:id w:val="-1899536529"/>
                  <w:tag w:val="goog_rdk_2408"/>
                </w:sdtPr>
                <w:sdtContent>
                  <w:ins w:author="Kanihaa" w:id="189" w:date="2026-09-25T08:46:34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w:delText>
                      </w:r>
                    </w:del>
                  </w:ins>
                </w:sdtContent>
              </w:sdt>
              <w:ins w:author="Kanihaa" w:id="189" w:date="2026-09-25T08:46:34Z">
                <w:del w:author="Kanihaa" w:id="9" w:date="2026-09-25T08:48:49Z"/>
              </w:ins>
            </w:sdtContent>
          </w:sdt>
          <w:sdt>
            <w:sdtPr>
              <w:id w:val="1674915457"/>
              <w:tag w:val="goog_rdk_2409"/>
            </w:sdtPr>
            <w:sdtContent>
              <w:del w:author="Kanihaa" w:id="9" w:date="2026-09-25T08:48:49Z"/>
              <w:sdt>
                <w:sdtPr>
                  <w:id w:val="451128761"/>
                  <w:tag w:val="goog_rdk_241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ows new users to create an account to access personalized budget recommendations.</w:delText>
                    </w:r>
                  </w:del>
                </w:sdtContent>
              </w:sdt>
              <w:del w:author="Kanihaa" w:id="9" w:date="2026-09-25T08:48:49Z"/>
            </w:sdtContent>
          </w:sdt>
        </w:p>
      </w:sdtContent>
    </w:sdt>
    <w:sdt>
      <w:sdtPr>
        <w:id w:val="-540544991"/>
        <w:tag w:val="goog_rdk_2421"/>
      </w:sdtPr>
      <w:sdtContent>
        <w:p w:rsidR="00000000" w:rsidDel="00000000" w:rsidP="00000000" w:rsidRDefault="00000000" w:rsidRPr="00000000" w14:paraId="000001A8">
          <w:pPr>
            <w:pStyle w:val="Heading1"/>
            <w:spacing w:line="259" w:lineRule="auto"/>
            <w:rPr>
              <w:ins w:author="Baranee Tharan" w:id="191" w:date="2026-09-24T05:53:12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2128148478"/>
              <w:tag w:val="goog_rdk_2414"/>
            </w:sdtPr>
            <w:sdtContent>
              <w:ins w:author="Abirami" w:id="190" w:date="2026-09-21T14:30:55Z">
                <w:sdt>
                  <w:sdtPr>
                    <w:id w:val="-1303974686"/>
                    <w:tag w:val="goog_rdk_2415"/>
                  </w:sdtPr>
                  <w:sdtContent>
                    <w:del w:author="Kanihaa" w:id="9" w:date="2026-09-25T08:48:49Z"/>
                  </w:sdtContent>
                </w:sdt>
              </w:ins>
              <w:sdt>
                <w:sdtPr>
                  <w:id w:val="1637759783"/>
                  <w:tag w:val="goog_rdk_2416"/>
                </w:sdtPr>
                <w:sdtContent>
                  <w:ins w:author="Abirami" w:id="190" w:date="2026-09-21T14:30:5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abirami</w:delText>
                      </w:r>
                    </w:del>
                  </w:ins>
                </w:sdtContent>
              </w:sdt>
              <w:ins w:author="Abirami" w:id="190" w:date="2026-09-21T14:30:55Z">
                <w:del w:author="Kanihaa" w:id="9" w:date="2026-09-25T08:48:49Z"/>
              </w:ins>
            </w:sdtContent>
          </w:sdt>
          <w:sdt>
            <w:sdtPr>
              <w:id w:val="-747011007"/>
              <w:tag w:val="goog_rdk_2417"/>
            </w:sdtPr>
            <w:sdtContent>
              <w:del w:author="Kanihaa" w:id="9" w:date="2026-09-25T08:48:49Z"/>
            </w:sdtContent>
          </w:sdt>
          <w:sdt>
            <w:sdtPr>
              <w:id w:val="-316364802"/>
              <w:tag w:val="goog_rdk_2418"/>
            </w:sdtPr>
            <w:sdtContent>
              <w:ins w:author="Baranee Tharan" w:id="191" w:date="2026-09-24T05:53:12Z">
                <w:sdt>
                  <w:sdtPr>
                    <w:id w:val="1765984044"/>
                    <w:tag w:val="goog_rdk_2419"/>
                  </w:sdtPr>
                  <w:sdtContent>
                    <w:del w:author="Kanihaa" w:id="9" w:date="2026-09-25T08:48:49Z"/>
                  </w:sdtContent>
                </w:sdt>
              </w:ins>
              <w:sdt>
                <w:sdtPr>
                  <w:id w:val="-1911444863"/>
                  <w:tag w:val="goog_rdk_2420"/>
                </w:sdtPr>
                <w:sdtContent>
                  <w:ins w:author="Baranee Tharan" w:id="191" w:date="2026-09-24T05:53:12Z">
                    <w:del w:author="Kanihaa" w:id="9" w:date="2026-09-25T08:48:49Z">
                      <w:r w:rsidDel="00000000" w:rsidR="00000000" w:rsidRPr="00000000">
                        <w:rPr>
                          <w:rtl w:val="0"/>
                        </w:rPr>
                      </w:r>
                    </w:del>
                  </w:ins>
                </w:sdtContent>
              </w:sdt>
              <w:ins w:author="Baranee Tharan" w:id="191" w:date="2026-09-24T05:53:12Z">
                <w:del w:author="Kanihaa" w:id="9" w:date="2026-09-25T08:48:49Z">
                  <w:bookmarkStart w:colFirst="0" w:colLast="0" w:name="_heading=h.ymtydap3njf7" w:id="40"/>
                  <w:bookmarkEnd w:id="40"/>
                </w:del>
              </w:ins>
            </w:sdtContent>
          </w:sdt>
        </w:p>
      </w:sdtContent>
    </w:sdt>
    <w:sdt>
      <w:sdtPr>
        <w:id w:val="1202315821"/>
        <w:tag w:val="goog_rdk_2425"/>
      </w:sdtPr>
      <w:sdtContent>
        <w:p w:rsidR="00000000" w:rsidDel="00000000" w:rsidP="00000000" w:rsidRDefault="00000000" w:rsidRPr="00000000" w14:paraId="000001A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Baranee Tharan" w:id="0" w:date="2026-09-24T05:53:12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44359524"/>
              <w:tag w:val="goog_rdk_242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638800" cy="8073707"/>
                      <wp:effectExtent b="0" l="0" r="0" t="0"/>
                      <wp:docPr id="151"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638800" cy="8073707"/>
                              </a:xfrm>
                              <a:prstGeom prst="rect"/>
                              <a:ln/>
                            </pic:spPr>
                          </pic:pic>
                        </a:graphicData>
                      </a:graphic>
                    </wp:inline>
                  </w:drawing>
                </w:r>
              </w:del>
              <w:sdt>
                <w:sdtPr>
                  <w:id w:val="-1379539224"/>
                  <w:tag w:val="goog_rdk_2424"/>
                </w:sdtPr>
                <w:sdtContent>
                  <w:del w:author="Kanihaa" w:id="9" w:date="2026-09-25T08:48:49Z">
                    <w:r w:rsidDel="00000000" w:rsidR="00000000" w:rsidRPr="00000000">
                      <w:rPr>
                        <w:rtl w:val="0"/>
                      </w:rPr>
                    </w:r>
                  </w:del>
                </w:sdtContent>
              </w:sdt>
              <w:del w:author="Kanihaa" w:id="9" w:date="2026-09-25T08:48:49Z"/>
            </w:sdtContent>
          </w:sdt>
        </w:p>
      </w:sdtContent>
    </w:sdt>
    <w:sdt>
      <w:sdtPr>
        <w:id w:val="1585472198"/>
        <w:tag w:val="goog_rdk_2428"/>
      </w:sdtPr>
      <w:sdtContent>
        <w:p w:rsidR="00000000" w:rsidDel="00000000" w:rsidP="00000000" w:rsidRDefault="00000000" w:rsidRPr="00000000" w14:paraId="000001A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03675635"/>
              <w:tag w:val="goog_rdk_2426"/>
            </w:sdtPr>
            <w:sdtContent>
              <w:del w:author="Kanihaa" w:id="9" w:date="2026-09-25T08:48:49Z"/>
              <w:sdt>
                <w:sdtPr>
                  <w:id w:val="-1085905555"/>
                  <w:tag w:val="goog_rdk_2427"/>
                </w:sdtPr>
                <w:sdtContent>
                  <w:del w:author="Kanihaa" w:id="9" w:date="2026-09-25T08:48:49Z">
                    <w:r w:rsidDel="00000000" w:rsidR="00000000" w:rsidRPr="00000000">
                      <w:rPr>
                        <w:rtl w:val="0"/>
                      </w:rPr>
                    </w:r>
                  </w:del>
                </w:sdtContent>
              </w:sdt>
              <w:del w:author="Kanihaa" w:id="9" w:date="2026-09-25T08:48:49Z"/>
            </w:sdtContent>
          </w:sdt>
        </w:p>
      </w:sdtContent>
    </w:sdt>
    <w:sdt>
      <w:sdtPr>
        <w:id w:val="-520247510"/>
        <w:tag w:val="goog_rdk_2434"/>
      </w:sdtPr>
      <w:sdtContent>
        <w:p w:rsidR="00000000" w:rsidDel="00000000" w:rsidP="00000000" w:rsidRDefault="00000000" w:rsidRPr="00000000" w14:paraId="000001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mallCaps w:val="0"/>
              <w:strike w:val="0"/>
              <w:color w:val="000000"/>
              <w:sz w:val="24"/>
              <w:szCs w:val="24"/>
              <w:shd w:fill="auto" w:val="clear"/>
              <w:vertAlign w:val="baseline"/>
              <w:rPrChange w:author="Kavinilavu" w:id="97" w:date="2026-09-24T05:18:57Z">
                <w:rPr>
                  <w:rFonts w:ascii="Cambria" w:cs="Cambria" w:eastAsia="Cambria" w:hAnsi="Cambria"/>
                  <w:b w:val="1"/>
                  <w:bCs w:val="1"/>
                  <w:i w:val="0"/>
                  <w:iCs w:val="0"/>
                  <w:smallCaps w:val="0"/>
                  <w:strike w:val="0"/>
                  <w:color w:val="000000"/>
                  <w:sz w:val="24"/>
                  <w:szCs w:val="24"/>
                  <w:shd w:fill="auto" w:val="clear"/>
                  <w:vertAlign w:val="baseline"/>
                </w:rPr>
              </w:rPrChange>
            </w:rPr>
            <w:pPrChange w:author="Kavinilavu" w:id="0" w:date="2026-09-24T05:18:57Z">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038889958"/>
              <w:tag w:val="goog_rdk_2429"/>
            </w:sdtPr>
            <w:sdtContent>
              <w:del w:author="Kanihaa" w:id="9" w:date="2026-09-25T08:48:49Z"/>
              <w:sdt>
                <w:sdtPr>
                  <w:id w:val="1276672876"/>
                  <w:tag w:val="goog_rdk_243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L</w:delText>
                    </w:r>
                  </w:del>
                </w:sdtContent>
              </w:sdt>
              <w:del w:author="Kanihaa" w:id="9" w:date="2026-09-25T08:48:49Z">
                <w:sdt>
                  <w:sdtPr>
                    <w:id w:val="934103130"/>
                    <w:tag w:val="goog_rdk_2431"/>
                  </w:sdtPr>
                  <w:sdtContent>
                    <w:commentRangeStart w:id="1"/>
                  </w:sdtContent>
                </w:sdt>
                <w:sdt>
                  <w:sdtPr>
                    <w:id w:val="-1381308987"/>
                    <w:tag w:val="goog_rdk_243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ogin Page</w:delText>
                    </w:r>
                  </w:sdtContent>
                </w:sdt>
                <w:commentRangeEnd w:id="1"/>
                <w:r w:rsidDel="00000000" w:rsidR="00000000" w:rsidRPr="00000000">
                  <w:commentReference w:id="1"/>
                </w:r>
                <w:sdt>
                  <w:sdtPr>
                    <w:id w:val="1626487256"/>
                    <w:tag w:val="goog_rdk_2433"/>
                  </w:sdtPr>
                  <w:sdtContent>
                    <w:r w:rsidDel="00000000" w:rsidR="00000000" w:rsidRPr="00000000">
                      <w:rPr>
                        <w:rtl w:val="0"/>
                      </w:rPr>
                    </w:r>
                  </w:sdtContent>
                </w:sdt>
              </w:del>
            </w:sdtContent>
          </w:sdt>
        </w:p>
      </w:sdtContent>
    </w:sdt>
    <w:sdt>
      <w:sdtPr>
        <w:id w:val="1212640211"/>
        <w:tag w:val="goog_rdk_2441"/>
      </w:sdtPr>
      <w:sdtContent>
        <w:p w:rsidR="00000000" w:rsidDel="00000000" w:rsidP="00000000" w:rsidRDefault="00000000" w:rsidRPr="00000000" w14:paraId="000001AC">
          <w:pPr>
            <w:pStyle w:val="Heading1"/>
            <w:ind w:left="72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spacing w:after="0" w:lineRule="auto"/>
                <w:ind w:left="720" w:firstLine="0"/>
              </w:pPr>
            </w:pPrChange>
          </w:pPr>
          <w:sdt>
            <w:sdtPr>
              <w:id w:val="-553572780"/>
              <w:tag w:val="goog_rdk_2435"/>
            </w:sdtPr>
            <w:sdtContent>
              <w:del w:author="Kanihaa" w:id="9" w:date="2026-09-25T08:48:49Z"/>
              <w:sdt>
                <w:sdtPr>
                  <w:id w:val="-1465762333"/>
                  <w:tag w:val="goog_rdk_243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Login Page: Authenticates existing users to access their dashboard and saved data.</w:delText>
                      <w:br w:type="textWrapping"/>
                    </w:r>
                  </w:del>
                </w:sdtContent>
              </w:sdt>
              <w:del w:author="Kanihaa" w:id="9" w:date="2026-09-25T08:48:49Z"/>
            </w:sdtContent>
          </w:sdt>
          <w:sdt>
            <w:sdtPr>
              <w:id w:val="-2131241861"/>
              <w:tag w:val="goog_rdk_2437"/>
            </w:sdtPr>
            <w:sdtContent>
              <w:ins w:author="Prem" w:id="193" w:date="2026-09-23T14:52:26Z">
                <w:sdt>
                  <w:sdtPr>
                    <w:id w:val="1992901475"/>
                    <w:tag w:val="goog_rdk_243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rPr>
                          </w:rPrChange>
                        </w:rPr>
                        <w:drawing>
                          <wp:inline distB="114300" distT="114300" distL="114300" distR="114300">
                            <wp:extent cx="5043488" cy="6959822"/>
                            <wp:effectExtent b="0" l="0" r="0" t="0"/>
                            <wp:docPr id="282" name="image3.png"/>
                            <a:graphic>
                              <a:graphicData uri="http://schemas.openxmlformats.org/drawingml/2006/picture">
                                <pic:pic>
                                  <pic:nvPicPr>
                                    <pic:cNvPr id="0" name="image3.png"/>
                                    <pic:cNvPicPr preferRelativeResize="0"/>
                                  </pic:nvPicPr>
                                  <pic:blipFill>
                                    <a:blip r:embed="rId54"/>
                                    <a:srcRect b="-4104" l="-1132" r="1132" t="4104"/>
                                    <a:stretch>
                                      <a:fillRect/>
                                    </a:stretch>
                                  </pic:blipFill>
                                  <pic:spPr>
                                    <a:xfrm>
                                      <a:off x="0" y="0"/>
                                      <a:ext cx="5043488" cy="6959822"/>
                                    </a:xfrm>
                                    <a:prstGeom prst="rect"/>
                                    <a:ln/>
                                  </pic:spPr>
                                </pic:pic>
                              </a:graphicData>
                            </a:graphic>
                          </wp:inline>
                        </w:drawing>
                      </w:r>
                    </w:del>
                  </w:sdtContent>
                </w:sdt>
              </w:ins>
            </w:sdtContent>
          </w:sdt>
          <w:sdt>
            <w:sdtPr>
              <w:id w:val="-150013484"/>
              <w:tag w:val="goog_rdk_2439"/>
            </w:sdtPr>
            <w:sdtContent>
              <w:del w:author="Kanihaa" w:id="9" w:date="2026-09-25T08:48:49Z"/>
              <w:sdt>
                <w:sdtPr>
                  <w:id w:val="1031324739"/>
                  <w:tag w:val="goog_rdk_2440"/>
                </w:sdtPr>
                <w:sdtContent>
                  <w:del w:author="Kanihaa" w:id="9" w:date="2026-09-25T08:48:49Z">
                    <w:r w:rsidDel="00000000" w:rsidR="00000000" w:rsidRPr="00000000">
                      <w:rPr>
                        <w:rtl w:val="0"/>
                      </w:rPr>
                    </w:r>
                  </w:del>
                </w:sdtContent>
              </w:sdt>
              <w:del w:author="Kanihaa" w:id="9" w:date="2026-09-25T08:48:49Z"/>
            </w:sdtContent>
          </w:sdt>
        </w:p>
      </w:sdtContent>
    </w:sdt>
    <w:sdt>
      <w:sdtPr>
        <w:id w:val="-1144155382"/>
        <w:tag w:val="goog_rdk_2456"/>
      </w:sdtPr>
      <w:sdtContent>
        <w:p w:rsidR="00000000" w:rsidDel="00000000" w:rsidP="00000000" w:rsidRDefault="00000000" w:rsidRPr="00000000" w14:paraId="000001A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79933253"/>
              <w:tag w:val="goog_rdk_2444"/>
            </w:sdtPr>
            <w:sdtContent>
              <w:ins w:author="Karthikeyan S" w:id="194" w:date="2026-09-22T15:16:01Z">
                <w:sdt>
                  <w:sdtPr>
                    <w:id w:val="1465447867"/>
                    <w:tag w:val="goog_rdk_2445"/>
                  </w:sdtPr>
                  <w:sdtContent>
                    <w:del w:author="Kanihaa" w:id="9" w:date="2026-09-25T08:48:49Z"/>
                  </w:sdtContent>
                </w:sdt>
              </w:ins>
              <w:sdt>
                <w:sdtPr>
                  <w:id w:val="2019460357"/>
                  <w:tag w:val="goog_rdk_2446"/>
                </w:sdtPr>
                <w:sdtContent>
                  <w:ins w:author="Karthikeyan S" w:id="194" w:date="2026-09-22T15:16:01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kkkkkkkkkk</w:delText>
                      </w:r>
                    </w:del>
                  </w:ins>
                </w:sdtContent>
              </w:sdt>
              <w:ins w:author="Karthikeyan S" w:id="194" w:date="2026-09-22T15:16:01Z">
                <w:del w:author="Kanihaa" w:id="9" w:date="2026-09-25T08:48:49Z"/>
              </w:ins>
            </w:sdtContent>
          </w:sdt>
          <w:sdt>
            <w:sdtPr>
              <w:id w:val="1130436513"/>
              <w:tag w:val="goog_rdk_2447"/>
            </w:sdtPr>
            <w:sdtContent>
              <w:del w:author="Kanihaa" w:id="9" w:date="2026-09-25T08:48:49Z"/>
            </w:sdtContent>
          </w:sdt>
          <w:sdt>
            <w:sdtPr>
              <w:id w:val="-542649075"/>
              <w:tag w:val="goog_rdk_2448"/>
            </w:sdtPr>
            <w:sdtContent>
              <w:ins w:author="kathijabegam2007" w:id="195" w:date="2026-09-24T14:58:47Z">
                <w:sdt>
                  <w:sdtPr>
                    <w:id w:val="1069148066"/>
                    <w:tag w:val="goog_rdk_2449"/>
                  </w:sdtPr>
                  <w:sdtContent>
                    <w:del w:author="Kanihaa" w:id="9" w:date="2026-09-25T08:48:49Z"/>
                  </w:sdtContent>
                </w:sdt>
              </w:ins>
              <w:sdt>
                <w:sdtPr>
                  <w:id w:val="417390290"/>
                  <w:tag w:val="goog_rdk_2450"/>
                </w:sdtPr>
                <w:sdtContent>
                  <w:ins w:author="kathijabegam2007" w:id="195" w:date="2026-09-24T14:58:47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bvnk</w:delText>
                      </w:r>
                    </w:del>
                  </w:ins>
                </w:sdtContent>
              </w:sdt>
              <w:ins w:author="kathijabegam2007" w:id="195" w:date="2026-09-24T14:58:47Z">
                <w:del w:author="Kanihaa" w:id="9" w:date="2026-09-25T08:48:49Z"/>
              </w:ins>
            </w:sdtContent>
          </w:sdt>
          <w:sdt>
            <w:sdtPr>
              <w:id w:val="-782149276"/>
              <w:tag w:val="goog_rdk_2451"/>
            </w:sdtPr>
            <w:sdtContent>
              <w:del w:author="Kanihaa" w:id="9" w:date="2026-09-25T08:48:49Z"/>
            </w:sdtContent>
          </w:sdt>
          <w:sdt>
            <w:sdtPr>
              <w:id w:val="-1752886242"/>
              <w:tag w:val="goog_rdk_2452"/>
            </w:sdtPr>
            <w:sdtContent>
              <w:ins w:author="Anonymous" w:id="196" w:date="2026-09-24T08:21:55Z">
                <w:sdt>
                  <w:sdtPr>
                    <w:id w:val="1292646017"/>
                    <w:tag w:val="goog_rdk_245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drawing>
                          <wp:inline distB="114300" distT="114300" distL="114300" distR="114300">
                            <wp:extent cx="5043488" cy="6959822"/>
                            <wp:effectExtent b="0" l="0" r="0" t="0"/>
                            <wp:docPr id="206" name="image3.png"/>
                            <a:graphic>
                              <a:graphicData uri="http://schemas.openxmlformats.org/drawingml/2006/picture">
                                <pic:pic>
                                  <pic:nvPicPr>
                                    <pic:cNvPr id="0" name="image3.png"/>
                                    <pic:cNvPicPr preferRelativeResize="0"/>
                                  </pic:nvPicPr>
                                  <pic:blipFill>
                                    <a:blip r:embed="rId54"/>
                                    <a:srcRect b="-3283" l="-7358" r="7358" t="3283"/>
                                    <a:stretch>
                                      <a:fillRect/>
                                    </a:stretch>
                                  </pic:blipFill>
                                  <pic:spPr>
                                    <a:xfrm>
                                      <a:off x="0" y="0"/>
                                      <a:ext cx="5043488" cy="6959822"/>
                                    </a:xfrm>
                                    <a:prstGeom prst="rect"/>
                                    <a:ln/>
                                  </pic:spPr>
                                </pic:pic>
                              </a:graphicData>
                            </a:graphic>
                          </wp:inline>
                        </w:drawing>
                      </w:r>
                    </w:del>
                  </w:sdtContent>
                </w:sdt>
              </w:ins>
            </w:sdtContent>
          </w:sdt>
          <w:sdt>
            <w:sdtPr>
              <w:id w:val="-1468194658"/>
              <w:tag w:val="goog_rdk_245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038725" cy="6953250"/>
                      <wp:effectExtent b="0" l="0" r="0" t="0"/>
                      <wp:docPr id="152"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038725" cy="6953250"/>
                              </a:xfrm>
                              <a:prstGeom prst="rect"/>
                              <a:ln/>
                            </pic:spPr>
                          </pic:pic>
                        </a:graphicData>
                      </a:graphic>
                    </wp:inline>
                  </w:drawing>
                </w:r>
              </w:del>
              <w:sdt>
                <w:sdtPr>
                  <w:id w:val="777977717"/>
                  <w:tag w:val="goog_rdk_2455"/>
                </w:sdtPr>
                <w:sdtContent>
                  <w:del w:author="Kanihaa" w:id="9" w:date="2026-09-25T08:48:49Z">
                    <w:r w:rsidDel="00000000" w:rsidR="00000000" w:rsidRPr="00000000">
                      <w:rPr>
                        <w:rtl w:val="0"/>
                      </w:rPr>
                    </w:r>
                  </w:del>
                </w:sdtContent>
              </w:sdt>
              <w:del w:author="Kanihaa" w:id="9" w:date="2026-09-25T08:48:49Z"/>
            </w:sdtContent>
          </w:sdt>
        </w:p>
      </w:sdtContent>
    </w:sdt>
    <w:sdt>
      <w:sdtPr>
        <w:id w:val="-779467535"/>
        <w:tag w:val="goog_rdk_2459"/>
      </w:sdtPr>
      <w:sdtContent>
        <w:p w:rsidR="00000000" w:rsidDel="00000000" w:rsidP="00000000" w:rsidRDefault="00000000" w:rsidRPr="00000000" w14:paraId="000001A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10937310"/>
              <w:tag w:val="goog_rdk_2457"/>
            </w:sdtPr>
            <w:sdtContent>
              <w:del w:author="Kanihaa" w:id="9" w:date="2026-09-25T08:48:49Z"/>
              <w:sdt>
                <w:sdtPr>
                  <w:id w:val="-790764122"/>
                  <w:tag w:val="goog_rdk_2458"/>
                </w:sdtPr>
                <w:sdtContent>
                  <w:del w:author="Kanihaa" w:id="9" w:date="2026-09-25T08:48:49Z">
                    <w:r w:rsidDel="00000000" w:rsidR="00000000" w:rsidRPr="00000000">
                      <w:rPr>
                        <w:rtl w:val="0"/>
                      </w:rPr>
                    </w:r>
                  </w:del>
                </w:sdtContent>
              </w:sdt>
              <w:del w:author="Kanihaa" w:id="9" w:date="2026-09-25T08:48:49Z"/>
            </w:sdtContent>
          </w:sdt>
        </w:p>
      </w:sdtContent>
    </w:sdt>
    <w:sdt>
      <w:sdtPr>
        <w:id w:val="-253814842"/>
        <w:tag w:val="goog_rdk_2462"/>
      </w:sdtPr>
      <w:sdtContent>
        <w:p w:rsidR="00000000" w:rsidDel="00000000" w:rsidP="00000000" w:rsidRDefault="00000000" w:rsidRPr="00000000" w14:paraId="000001A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53190613"/>
              <w:tag w:val="goog_rdk_2460"/>
            </w:sdtPr>
            <w:sdtContent>
              <w:del w:author="Kanihaa" w:id="9" w:date="2026-09-25T08:48:49Z"/>
              <w:sdt>
                <w:sdtPr>
                  <w:id w:val="-1706822887"/>
                  <w:tag w:val="goog_rdk_2461"/>
                </w:sdtPr>
                <w:sdtContent>
                  <w:del w:author="Kanihaa" w:id="9" w:date="2026-09-25T08:48:49Z">
                    <w:r w:rsidDel="00000000" w:rsidR="00000000" w:rsidRPr="00000000">
                      <w:rPr>
                        <w:rtl w:val="0"/>
                      </w:rPr>
                    </w:r>
                  </w:del>
                </w:sdtContent>
              </w:sdt>
              <w:del w:author="Kanihaa" w:id="9" w:date="2026-09-25T08:48:49Z"/>
            </w:sdtContent>
          </w:sdt>
        </w:p>
      </w:sdtContent>
    </w:sdt>
    <w:sdt>
      <w:sdtPr>
        <w:id w:val="236738601"/>
        <w:tag w:val="goog_rdk_2465"/>
      </w:sdtPr>
      <w:sdtContent>
        <w:p w:rsidR="00000000" w:rsidDel="00000000" w:rsidP="00000000" w:rsidRDefault="00000000" w:rsidRPr="00000000" w14:paraId="000001B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97804792"/>
              <w:tag w:val="goog_rdk_2463"/>
            </w:sdtPr>
            <w:sdtContent>
              <w:del w:author="Kanihaa" w:id="9" w:date="2026-09-25T08:48:49Z"/>
              <w:sdt>
                <w:sdtPr>
                  <w:id w:val="129847133"/>
                  <w:tag w:val="goog_rdk_2464"/>
                </w:sdtPr>
                <w:sdtContent>
                  <w:del w:author="Kanihaa" w:id="9" w:date="2026-09-25T08:48:49Z">
                    <w:r w:rsidDel="00000000" w:rsidR="00000000" w:rsidRPr="00000000">
                      <w:rPr>
                        <w:rtl w:val="0"/>
                      </w:rPr>
                    </w:r>
                  </w:del>
                </w:sdtContent>
              </w:sdt>
              <w:del w:author="Kanihaa" w:id="9" w:date="2026-09-25T08:48:49Z"/>
            </w:sdtContent>
          </w:sdt>
        </w:p>
      </w:sdtContent>
    </w:sdt>
    <w:sdt>
      <w:sdtPr>
        <w:id w:val="-241443054"/>
        <w:tag w:val="goog_rdk_2468"/>
      </w:sdtPr>
      <w:sdtContent>
        <w:p w:rsidR="00000000" w:rsidDel="00000000" w:rsidP="00000000" w:rsidRDefault="00000000" w:rsidRPr="00000000" w14:paraId="000001B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40066809"/>
              <w:tag w:val="goog_rdk_2466"/>
            </w:sdtPr>
            <w:sdtContent>
              <w:del w:author="Kanihaa" w:id="9" w:date="2026-09-25T08:48:49Z"/>
              <w:sdt>
                <w:sdtPr>
                  <w:id w:val="1388488342"/>
                  <w:tag w:val="goog_rdk_2467"/>
                </w:sdtPr>
                <w:sdtContent>
                  <w:del w:author="Kanihaa" w:id="9" w:date="2026-09-25T08:48:49Z">
                    <w:r w:rsidDel="00000000" w:rsidR="00000000" w:rsidRPr="00000000">
                      <w:rPr>
                        <w:rtl w:val="0"/>
                      </w:rPr>
                    </w:r>
                  </w:del>
                </w:sdtContent>
              </w:sdt>
              <w:del w:author="Kanihaa" w:id="9" w:date="2026-09-25T08:48:49Z"/>
            </w:sdtContent>
          </w:sdt>
        </w:p>
      </w:sdtContent>
    </w:sdt>
    <w:sdt>
      <w:sdtPr>
        <w:id w:val="-2061750324"/>
        <w:tag w:val="goog_rdk_2471"/>
      </w:sdtPr>
      <w:sdtContent>
        <w:p w:rsidR="00000000" w:rsidDel="00000000" w:rsidP="00000000" w:rsidRDefault="00000000" w:rsidRPr="00000000" w14:paraId="000001B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59324448"/>
              <w:tag w:val="goog_rdk_2469"/>
            </w:sdtPr>
            <w:sdtContent>
              <w:del w:author="Kanihaa" w:id="9" w:date="2026-09-25T08:48:49Z"/>
              <w:sdt>
                <w:sdtPr>
                  <w:id w:val="1836285527"/>
                  <w:tag w:val="goog_rdk_2470"/>
                </w:sdtPr>
                <w:sdtContent>
                  <w:del w:author="Kanihaa" w:id="9" w:date="2026-09-25T08:48:49Z">
                    <w:r w:rsidDel="00000000" w:rsidR="00000000" w:rsidRPr="00000000">
                      <w:rPr>
                        <w:rtl w:val="0"/>
                      </w:rPr>
                    </w:r>
                  </w:del>
                </w:sdtContent>
              </w:sdt>
              <w:del w:author="Kanihaa" w:id="9" w:date="2026-09-25T08:48:49Z"/>
            </w:sdtContent>
          </w:sdt>
        </w:p>
      </w:sdtContent>
    </w:sdt>
    <w:sdt>
      <w:sdtPr>
        <w:id w:val="28484297"/>
        <w:tag w:val="goog_rdk_2474"/>
      </w:sdtPr>
      <w:sdtContent>
        <w:p w:rsidR="00000000" w:rsidDel="00000000" w:rsidP="00000000" w:rsidRDefault="00000000" w:rsidRPr="00000000" w14:paraId="000001B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98176154"/>
              <w:tag w:val="goog_rdk_2472"/>
            </w:sdtPr>
            <w:sdtContent>
              <w:del w:author="Kanihaa" w:id="9" w:date="2026-09-25T08:48:49Z"/>
              <w:sdt>
                <w:sdtPr>
                  <w:id w:val="1530305029"/>
                  <w:tag w:val="goog_rdk_2473"/>
                </w:sdtPr>
                <w:sdtContent>
                  <w:del w:author="Kanihaa" w:id="9" w:date="2026-09-25T08:48:49Z">
                    <w:r w:rsidDel="00000000" w:rsidR="00000000" w:rsidRPr="00000000">
                      <w:rPr>
                        <w:rtl w:val="0"/>
                      </w:rPr>
                    </w:r>
                  </w:del>
                </w:sdtContent>
              </w:sdt>
              <w:del w:author="Kanihaa" w:id="9" w:date="2026-09-25T08:48:49Z"/>
            </w:sdtContent>
          </w:sdt>
        </w:p>
      </w:sdtContent>
    </w:sdt>
    <w:sdt>
      <w:sdtPr>
        <w:id w:val="874947544"/>
        <w:tag w:val="goog_rdk_2477"/>
      </w:sdtPr>
      <w:sdtContent>
        <w:p w:rsidR="00000000" w:rsidDel="00000000" w:rsidP="00000000" w:rsidRDefault="00000000" w:rsidRPr="00000000" w14:paraId="000001B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65154807"/>
              <w:tag w:val="goog_rdk_2475"/>
            </w:sdtPr>
            <w:sdtContent>
              <w:del w:author="Kanihaa" w:id="9" w:date="2026-09-25T08:48:49Z"/>
              <w:sdt>
                <w:sdtPr>
                  <w:id w:val="1112698638"/>
                  <w:tag w:val="goog_rdk_2476"/>
                </w:sdtPr>
                <w:sdtContent>
                  <w:del w:author="Kanihaa" w:id="9" w:date="2026-09-25T08:48:49Z">
                    <w:r w:rsidDel="00000000" w:rsidR="00000000" w:rsidRPr="00000000">
                      <w:rPr>
                        <w:rtl w:val="0"/>
                      </w:rPr>
                    </w:r>
                  </w:del>
                </w:sdtContent>
              </w:sdt>
              <w:del w:author="Kanihaa" w:id="9" w:date="2026-09-25T08:48:49Z"/>
            </w:sdtContent>
          </w:sdt>
        </w:p>
      </w:sdtContent>
    </w:sdt>
    <w:sdt>
      <w:sdtPr>
        <w:id w:val="902298832"/>
        <w:tag w:val="goog_rdk_2480"/>
      </w:sdtPr>
      <w:sdtContent>
        <w:p w:rsidR="00000000" w:rsidDel="00000000" w:rsidP="00000000" w:rsidRDefault="00000000" w:rsidRPr="00000000" w14:paraId="000001B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96250242"/>
              <w:tag w:val="goog_rdk_2478"/>
            </w:sdtPr>
            <w:sdtContent>
              <w:del w:author="Kanihaa" w:id="9" w:date="2026-09-25T08:48:49Z"/>
              <w:sdt>
                <w:sdtPr>
                  <w:id w:val="-1217418738"/>
                  <w:tag w:val="goog_rdk_2479"/>
                </w:sdtPr>
                <w:sdtContent>
                  <w:del w:author="Kanihaa" w:id="9" w:date="2026-09-25T08:48:49Z">
                    <w:r w:rsidDel="00000000" w:rsidR="00000000" w:rsidRPr="00000000">
                      <w:rPr>
                        <w:rtl w:val="0"/>
                      </w:rPr>
                    </w:r>
                  </w:del>
                </w:sdtContent>
              </w:sdt>
              <w:del w:author="Kanihaa" w:id="9" w:date="2026-09-25T08:48:49Z"/>
            </w:sdtContent>
          </w:sdt>
        </w:p>
      </w:sdtContent>
    </w:sdt>
    <w:sdt>
      <w:sdtPr>
        <w:id w:val="-401460160"/>
        <w:tag w:val="goog_rdk_2483"/>
      </w:sdtPr>
      <w:sdtContent>
        <w:p w:rsidR="00000000" w:rsidDel="00000000" w:rsidP="00000000" w:rsidRDefault="00000000" w:rsidRPr="00000000" w14:paraId="000001B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53288414"/>
              <w:tag w:val="goog_rdk_2481"/>
            </w:sdtPr>
            <w:sdtContent>
              <w:del w:author="Kanihaa" w:id="9" w:date="2026-09-25T08:48:49Z"/>
              <w:sdt>
                <w:sdtPr>
                  <w:id w:val="808960595"/>
                  <w:tag w:val="goog_rdk_2482"/>
                </w:sdtPr>
                <w:sdtContent>
                  <w:del w:author="Kanihaa" w:id="9" w:date="2026-09-25T08:48:49Z">
                    <w:r w:rsidDel="00000000" w:rsidR="00000000" w:rsidRPr="00000000">
                      <w:rPr>
                        <w:rtl w:val="0"/>
                      </w:rPr>
                    </w:r>
                  </w:del>
                </w:sdtContent>
              </w:sdt>
              <w:del w:author="Kanihaa" w:id="9" w:date="2026-09-25T08:48:49Z"/>
            </w:sdtContent>
          </w:sdt>
        </w:p>
      </w:sdtContent>
    </w:sdt>
    <w:sdt>
      <w:sdtPr>
        <w:id w:val="967767950"/>
        <w:tag w:val="goog_rdk_2486"/>
      </w:sdtPr>
      <w:sdtContent>
        <w:p w:rsidR="00000000" w:rsidDel="00000000" w:rsidP="00000000" w:rsidRDefault="00000000" w:rsidRPr="00000000" w14:paraId="000001B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08693310"/>
              <w:tag w:val="goog_rdk_2484"/>
            </w:sdtPr>
            <w:sdtContent>
              <w:del w:author="Kanihaa" w:id="9" w:date="2026-09-25T08:48:49Z"/>
              <w:sdt>
                <w:sdtPr>
                  <w:id w:val="1048682278"/>
                  <w:tag w:val="goog_rdk_2485"/>
                </w:sdtPr>
                <w:sdtContent>
                  <w:del w:author="Kanihaa" w:id="9" w:date="2026-09-25T08:48:49Z">
                    <w:r w:rsidDel="00000000" w:rsidR="00000000" w:rsidRPr="00000000">
                      <w:rPr>
                        <w:rtl w:val="0"/>
                      </w:rPr>
                    </w:r>
                  </w:del>
                </w:sdtContent>
              </w:sdt>
              <w:del w:author="Kanihaa" w:id="9" w:date="2026-09-25T08:48:49Z"/>
            </w:sdtContent>
          </w:sdt>
        </w:p>
      </w:sdtContent>
    </w:sdt>
    <w:sdt>
      <w:sdtPr>
        <w:id w:val="-1187967253"/>
        <w:tag w:val="goog_rdk_2490"/>
      </w:sdtPr>
      <w:sdtContent>
        <w:p w:rsidR="00000000" w:rsidDel="00000000" w:rsidP="00000000" w:rsidRDefault="00000000" w:rsidRPr="00000000" w14:paraId="000001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del w:author="Kanihaa" w:id="9" w:date="2026-09-25T08:48:49Z"/>
              <w:rFonts w:ascii="Cambria" w:cs="Cambria" w:eastAsia="Cambria" w:hAnsi="Cambria"/>
              <w:b w:val="1"/>
              <w:bCs w:val="1"/>
              <w:i w:val="1"/>
              <w:iCs w:val="1"/>
              <w:sz w:val="24"/>
              <w:szCs w:val="24"/>
              <w:rPrChange w:author="Kavinilavu" w:id="97" w:date="2026-09-24T05:18:57Z">
                <w:rPr>
                  <w:rFonts w:ascii="Cambria" w:cs="Cambria" w:eastAsia="Cambria" w:hAnsi="Cambria"/>
                  <w:b w:val="1"/>
                  <w:bCs w:val="1"/>
                  <w:sz w:val="24"/>
                  <w:szCs w:val="24"/>
                  <w:u w:val="none"/>
                </w:rPr>
              </w:rPrChange>
            </w:rPr>
            <w:pPrChange w:author="Kavinilavu" w:id="0" w:date="2026-09-24T05:18:57Z">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pPrChange>
          </w:pPr>
          <w:sdt>
            <w:sdtPr>
              <w:id w:val="-1982166905"/>
              <w:tag w:val="goog_rdk_2487"/>
            </w:sdtPr>
            <w:sdtContent>
              <w:del w:author="Kanihaa" w:id="9" w:date="2026-09-25T08:48:49Z"/>
              <w:sdt>
                <w:sdtPr>
                  <w:id w:val="834554998"/>
                  <w:tag w:val="goog_rdk_2488"/>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User Dashboard</w:delText>
                    </w:r>
                  </w:del>
                </w:sdtContent>
              </w:sdt>
              <w:del w:author="Kanihaa" w:id="9" w:date="2026-09-25T08:48:49Z">
                <w:sdt>
                  <w:sdtPr>
                    <w:id w:val="-1458464431"/>
                    <w:tag w:val="goog_rdk_2489"/>
                  </w:sdtPr>
                  <w:sdtContent>
                    <w:r w:rsidDel="00000000" w:rsidR="00000000" w:rsidRPr="00000000">
                      <w:rPr>
                        <w:rtl w:val="0"/>
                      </w:rPr>
                    </w:r>
                  </w:sdtContent>
                </w:sdt>
              </w:del>
            </w:sdtContent>
          </w:sdt>
        </w:p>
      </w:sdtContent>
    </w:sdt>
    <w:sdt>
      <w:sdtPr>
        <w:id w:val="544830793"/>
        <w:tag w:val="goog_rdk_2496"/>
      </w:sdtPr>
      <w:sdtContent>
        <w:p w:rsidR="00000000" w:rsidDel="00000000" w:rsidP="00000000" w:rsidRDefault="00000000" w:rsidRPr="00000000" w14:paraId="000001B9">
          <w:pPr>
            <w:pStyle w:val="Heading1"/>
            <w:spacing w:line="259" w:lineRule="auto"/>
            <w:ind w:left="720" w:firstLine="0"/>
            <w:rPr>
              <w:ins w:author="MOHAMED NABEEL S" w:id="197" w:date="2026-09-25T08:48:1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
          <w:sdt>
            <w:sdtPr>
              <w:id w:val="9944615"/>
              <w:tag w:val="goog_rdk_2491"/>
            </w:sdtPr>
            <w:sdtContent>
              <w:del w:author="Kanihaa" w:id="9" w:date="2026-09-25T08:48:49Z"/>
              <w:sdt>
                <w:sdtPr>
                  <w:id w:val="-1952466594"/>
                  <w:tag w:val="goog_rdk_249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User Dashboard: Displays recent recommendations, saved queries, and personalized insights for the logged-in user.</w:delText>
                    </w:r>
                  </w:del>
                </w:sdtContent>
              </w:sdt>
              <w:del w:author="Kanihaa" w:id="9" w:date="2026-09-25T08:48:49Z"/>
            </w:sdtContent>
          </w:sdt>
          <w:sdt>
            <w:sdtPr>
              <w:id w:val="1441111343"/>
              <w:tag w:val="goog_rdk_2493"/>
            </w:sdtPr>
            <w:sdtContent>
              <w:ins w:author="MOHAMED NABEEL S" w:id="197" w:date="2026-09-25T08:48:18Z">
                <w:sdt>
                  <w:sdtPr>
                    <w:id w:val="-1038174177"/>
                    <w:tag w:val="goog_rdk_2494"/>
                  </w:sdtPr>
                  <w:sdtContent>
                    <w:del w:author="Kanihaa" w:id="9" w:date="2026-09-25T08:48:49Z"/>
                  </w:sdtContent>
                </w:sdt>
              </w:ins>
              <w:sdt>
                <w:sdtPr>
                  <w:id w:val="-386685313"/>
                  <w:tag w:val="goog_rdk_2495"/>
                </w:sdtPr>
                <w:sdtContent>
                  <w:ins w:author="MOHAMED NABEEL S" w:id="197" w:date="2026-09-25T08:48:18Z">
                    <w:del w:author="Kanihaa" w:id="9" w:date="2026-09-25T08:48:49Z">
                      <w:r w:rsidDel="00000000" w:rsidR="00000000" w:rsidRPr="00000000">
                        <w:rPr>
                          <w:rtl w:val="0"/>
                        </w:rPr>
                      </w:r>
                    </w:del>
                  </w:ins>
                </w:sdtContent>
              </w:sdt>
              <w:ins w:author="MOHAMED NABEEL S" w:id="197" w:date="2026-09-25T08:48:18Z">
                <w:del w:author="Kanihaa" w:id="9" w:date="2026-09-25T08:48:49Z">
                  <w:bookmarkStart w:colFirst="0" w:colLast="0" w:name="_heading=h.yhqot8mj9xpj" w:id="41"/>
                  <w:bookmarkEnd w:id="41"/>
                </w:del>
              </w:ins>
            </w:sdtContent>
          </w:sdt>
        </w:p>
      </w:sdtContent>
    </w:sdt>
    <w:sdt>
      <w:sdtPr>
        <w:id w:val="1318174187"/>
        <w:tag w:val="goog_rdk_2500"/>
      </w:sdtPr>
      <w:sdtContent>
        <w:p w:rsidR="00000000" w:rsidDel="00000000" w:rsidP="00000000" w:rsidRDefault="00000000" w:rsidRPr="00000000" w14:paraId="000001BA">
          <w:pPr>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MOHAMED NABEEL S" w:id="0" w:date="2026-09-25T08:48:1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pPr>
            </w:pPrChange>
          </w:pPr>
          <w:sdt>
            <w:sdtPr>
              <w:id w:val="-1192912675"/>
              <w:tag w:val="goog_rdk_2498"/>
            </w:sdtPr>
            <w:sdtContent>
              <w:del w:author="Kanihaa" w:id="9" w:date="2026-09-25T08:48:49Z"/>
              <w:sdt>
                <w:sdtPr>
                  <w:id w:val="223709343"/>
                  <w:tag w:val="goog_rdk_2499"/>
                </w:sdtPr>
                <w:sdtContent>
                  <w:del w:author="Kanihaa" w:id="9" w:date="2026-09-25T08:48:49Z">
                    <w:r w:rsidDel="00000000" w:rsidR="00000000" w:rsidRPr="00000000">
                      <w:rPr>
                        <w:rtl w:val="0"/>
                      </w:rPr>
                    </w:r>
                  </w:del>
                </w:sdtContent>
              </w:sdt>
              <w:del w:author="Kanihaa" w:id="9" w:date="2026-09-25T08:48:49Z"/>
            </w:sdtContent>
          </w:sdt>
        </w:p>
      </w:sdtContent>
    </w:sdt>
    <w:sdt>
      <w:sdtPr>
        <w:id w:val="-261581376"/>
        <w:tag w:val="goog_rdk_2504"/>
      </w:sdtPr>
      <w:sdtContent>
        <w:p w:rsidR="00000000" w:rsidDel="00000000" w:rsidP="00000000" w:rsidRDefault="00000000" w:rsidRPr="00000000" w14:paraId="000001B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03572088"/>
              <w:tag w:val="goog_rdk_250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3619500"/>
                      <wp:effectExtent b="0" l="0" r="0" t="0"/>
                      <wp:docPr id="153"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1200" cy="3619500"/>
                              </a:xfrm>
                              <a:prstGeom prst="rect"/>
                              <a:ln/>
                            </pic:spPr>
                          </pic:pic>
                        </a:graphicData>
                      </a:graphic>
                    </wp:inline>
                  </w:drawing>
                </w:r>
              </w:del>
              <w:sdt>
                <w:sdtPr>
                  <w:id w:val="-561562493"/>
                  <w:tag w:val="goog_rdk_250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br w:type="textWrapping"/>
                    </w:r>
                  </w:del>
                </w:sdtContent>
              </w:sd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76913" cy="1981200"/>
                      <wp:effectExtent b="0" l="0" r="0" t="0"/>
                      <wp:docPr id="154"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776913" cy="1981200"/>
                              </a:xfrm>
                              <a:prstGeom prst="rect"/>
                              <a:ln/>
                            </pic:spPr>
                          </pic:pic>
                        </a:graphicData>
                      </a:graphic>
                    </wp:inline>
                  </w:drawing>
                </w:r>
                <w:sdt>
                  <w:sdtPr>
                    <w:id w:val="1401439473"/>
                    <w:tag w:val="goog_rdk_2503"/>
                  </w:sdtPr>
                  <w:sdtContent>
                    <w:r w:rsidDel="00000000" w:rsidR="00000000" w:rsidRPr="00000000">
                      <w:rPr>
                        <w:rtl w:val="0"/>
                      </w:rPr>
                    </w:r>
                  </w:sdtContent>
                </w:sdt>
              </w:del>
            </w:sdtContent>
          </w:sdt>
        </w:p>
      </w:sdtContent>
    </w:sdt>
    <w:sdt>
      <w:sdtPr>
        <w:id w:val="1635478372"/>
        <w:tag w:val="goog_rdk_2507"/>
      </w:sdtPr>
      <w:sdtContent>
        <w:p w:rsidR="00000000" w:rsidDel="00000000" w:rsidP="00000000" w:rsidRDefault="00000000" w:rsidRPr="00000000" w14:paraId="000001B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29747319"/>
              <w:tag w:val="goog_rdk_2505"/>
            </w:sdtPr>
            <w:sdtContent>
              <w:del w:author="Kanihaa" w:id="9" w:date="2026-09-25T08:48:49Z"/>
              <w:sdt>
                <w:sdtPr>
                  <w:id w:val="1790185067"/>
                  <w:tag w:val="goog_rdk_2506"/>
                </w:sdtPr>
                <w:sdtContent>
                  <w:del w:author="Kanihaa" w:id="9" w:date="2026-09-25T08:48:49Z">
                    <w:r w:rsidDel="00000000" w:rsidR="00000000" w:rsidRPr="00000000">
                      <w:rPr>
                        <w:rtl w:val="0"/>
                      </w:rPr>
                    </w:r>
                  </w:del>
                </w:sdtContent>
              </w:sdt>
              <w:del w:author="Kanihaa" w:id="9" w:date="2026-09-25T08:48:49Z"/>
            </w:sdtContent>
          </w:sdt>
        </w:p>
      </w:sdtContent>
    </w:sdt>
    <w:sdt>
      <w:sdtPr>
        <w:id w:val="-767897562"/>
        <w:tag w:val="goog_rdk_2510"/>
      </w:sdtPr>
      <w:sdtContent>
        <w:p w:rsidR="00000000" w:rsidDel="00000000" w:rsidP="00000000" w:rsidRDefault="00000000" w:rsidRPr="00000000" w14:paraId="000001B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95373425"/>
              <w:tag w:val="goog_rdk_2508"/>
            </w:sdtPr>
            <w:sdtContent>
              <w:del w:author="Kanihaa" w:id="9" w:date="2026-09-25T08:48:49Z"/>
              <w:sdt>
                <w:sdtPr>
                  <w:id w:val="-2114606296"/>
                  <w:tag w:val="goog_rdk_2509"/>
                </w:sdtPr>
                <w:sdtContent>
                  <w:del w:author="Kanihaa" w:id="9" w:date="2026-09-25T08:48:49Z">
                    <w:r w:rsidDel="00000000" w:rsidR="00000000" w:rsidRPr="00000000">
                      <w:rPr>
                        <w:rtl w:val="0"/>
                      </w:rPr>
                    </w:r>
                  </w:del>
                </w:sdtContent>
              </w:sdt>
              <w:del w:author="Kanihaa" w:id="9" w:date="2026-09-25T08:48:49Z"/>
            </w:sdtContent>
          </w:sdt>
        </w:p>
      </w:sdtContent>
    </w:sdt>
    <w:sdt>
      <w:sdtPr>
        <w:id w:val="2035658980"/>
        <w:tag w:val="goog_rdk_2513"/>
      </w:sdtPr>
      <w:sdtContent>
        <w:p w:rsidR="00000000" w:rsidDel="00000000" w:rsidP="00000000" w:rsidRDefault="00000000" w:rsidRPr="00000000" w14:paraId="000001B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44219570"/>
              <w:tag w:val="goog_rdk_2511"/>
            </w:sdtPr>
            <w:sdtContent>
              <w:del w:author="Kanihaa" w:id="9" w:date="2026-09-25T08:48:49Z"/>
              <w:sdt>
                <w:sdtPr>
                  <w:id w:val="-1365322784"/>
                  <w:tag w:val="goog_rdk_2512"/>
                </w:sdtPr>
                <w:sdtContent>
                  <w:del w:author="Kanihaa" w:id="9" w:date="2026-09-25T08:48:49Z">
                    <w:r w:rsidDel="00000000" w:rsidR="00000000" w:rsidRPr="00000000">
                      <w:rPr>
                        <w:rtl w:val="0"/>
                      </w:rPr>
                    </w:r>
                  </w:del>
                </w:sdtContent>
              </w:sdt>
              <w:del w:author="Kanihaa" w:id="9" w:date="2026-09-25T08:48:49Z"/>
            </w:sdtContent>
          </w:sdt>
        </w:p>
      </w:sdtContent>
    </w:sdt>
    <w:sdt>
      <w:sdtPr>
        <w:id w:val="736829093"/>
        <w:tag w:val="goog_rdk_2516"/>
      </w:sdtPr>
      <w:sdtContent>
        <w:p w:rsidR="00000000" w:rsidDel="00000000" w:rsidP="00000000" w:rsidRDefault="00000000" w:rsidRPr="00000000" w14:paraId="000001B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72229062"/>
              <w:tag w:val="goog_rdk_2514"/>
            </w:sdtPr>
            <w:sdtContent>
              <w:del w:author="Kanihaa" w:id="9" w:date="2026-09-25T08:48:49Z"/>
              <w:sdt>
                <w:sdtPr>
                  <w:id w:val="-751589550"/>
                  <w:tag w:val="goog_rdk_2515"/>
                </w:sdtPr>
                <w:sdtContent>
                  <w:del w:author="Kanihaa" w:id="9" w:date="2026-09-25T08:48:49Z">
                    <w:r w:rsidDel="00000000" w:rsidR="00000000" w:rsidRPr="00000000">
                      <w:rPr>
                        <w:rtl w:val="0"/>
                      </w:rPr>
                    </w:r>
                  </w:del>
                </w:sdtContent>
              </w:sdt>
              <w:del w:author="Kanihaa" w:id="9" w:date="2026-09-25T08:48:49Z"/>
            </w:sdtContent>
          </w:sdt>
        </w:p>
      </w:sdtContent>
    </w:sdt>
    <w:sdt>
      <w:sdtPr>
        <w:id w:val="815593285"/>
        <w:tag w:val="goog_rdk_2519"/>
      </w:sdtPr>
      <w:sdtContent>
        <w:p w:rsidR="00000000" w:rsidDel="00000000" w:rsidP="00000000" w:rsidRDefault="00000000" w:rsidRPr="00000000" w14:paraId="000001C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29956376"/>
              <w:tag w:val="goog_rdk_2517"/>
            </w:sdtPr>
            <w:sdtContent>
              <w:del w:author="Kanihaa" w:id="9" w:date="2026-09-25T08:48:49Z"/>
              <w:sdt>
                <w:sdtPr>
                  <w:id w:val="-1302607129"/>
                  <w:tag w:val="goog_rdk_2518"/>
                </w:sdtPr>
                <w:sdtContent>
                  <w:del w:author="Kanihaa" w:id="9" w:date="2026-09-25T08:48:49Z">
                    <w:r w:rsidDel="00000000" w:rsidR="00000000" w:rsidRPr="00000000">
                      <w:rPr>
                        <w:rtl w:val="0"/>
                      </w:rPr>
                    </w:r>
                  </w:del>
                </w:sdtContent>
              </w:sdt>
              <w:del w:author="Kanihaa" w:id="9" w:date="2026-09-25T08:48:49Z"/>
            </w:sdtContent>
          </w:sdt>
        </w:p>
      </w:sdtContent>
    </w:sdt>
    <w:sdt>
      <w:sdtPr>
        <w:id w:val="-434168275"/>
        <w:tag w:val="goog_rdk_2522"/>
      </w:sdtPr>
      <w:sdtContent>
        <w:p w:rsidR="00000000" w:rsidDel="00000000" w:rsidP="00000000" w:rsidRDefault="00000000" w:rsidRPr="00000000" w14:paraId="000001C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06888138"/>
              <w:tag w:val="goog_rdk_2520"/>
            </w:sdtPr>
            <w:sdtContent>
              <w:del w:author="Kanihaa" w:id="9" w:date="2026-09-25T08:48:49Z"/>
              <w:sdt>
                <w:sdtPr>
                  <w:id w:val="1437014848"/>
                  <w:tag w:val="goog_rdk_2521"/>
                </w:sdtPr>
                <w:sdtContent>
                  <w:del w:author="Kanihaa" w:id="9" w:date="2026-09-25T08:48:49Z">
                    <w:r w:rsidDel="00000000" w:rsidR="00000000" w:rsidRPr="00000000">
                      <w:rPr>
                        <w:rtl w:val="0"/>
                      </w:rPr>
                    </w:r>
                  </w:del>
                </w:sdtContent>
              </w:sdt>
              <w:del w:author="Kanihaa" w:id="9" w:date="2026-09-25T08:48:49Z"/>
            </w:sdtContent>
          </w:sdt>
        </w:p>
      </w:sdtContent>
    </w:sdt>
    <w:sdt>
      <w:sdtPr>
        <w:id w:val="-632994742"/>
        <w:tag w:val="goog_rdk_2525"/>
      </w:sdtPr>
      <w:sdtContent>
        <w:p w:rsidR="00000000" w:rsidDel="00000000" w:rsidP="00000000" w:rsidRDefault="00000000" w:rsidRPr="00000000" w14:paraId="000001C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65114733"/>
              <w:tag w:val="goog_rdk_2523"/>
            </w:sdtPr>
            <w:sdtContent>
              <w:del w:author="Kanihaa" w:id="9" w:date="2026-09-25T08:48:49Z"/>
              <w:sdt>
                <w:sdtPr>
                  <w:id w:val="2030562491"/>
                  <w:tag w:val="goog_rdk_2524"/>
                </w:sdtPr>
                <w:sdtContent>
                  <w:del w:author="Kanihaa" w:id="9" w:date="2026-09-25T08:48:49Z">
                    <w:r w:rsidDel="00000000" w:rsidR="00000000" w:rsidRPr="00000000">
                      <w:rPr>
                        <w:rtl w:val="0"/>
                      </w:rPr>
                    </w:r>
                  </w:del>
                </w:sdtContent>
              </w:sdt>
              <w:del w:author="Kanihaa" w:id="9" w:date="2026-09-25T08:48:49Z"/>
            </w:sdtContent>
          </w:sdt>
        </w:p>
      </w:sdtContent>
    </w:sdt>
    <w:sdt>
      <w:sdtPr>
        <w:id w:val="-858701403"/>
        <w:tag w:val="goog_rdk_2528"/>
      </w:sdtPr>
      <w:sdtContent>
        <w:p w:rsidR="00000000" w:rsidDel="00000000" w:rsidP="00000000" w:rsidRDefault="00000000" w:rsidRPr="00000000" w14:paraId="000001C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76029458"/>
              <w:tag w:val="goog_rdk_2526"/>
            </w:sdtPr>
            <w:sdtContent>
              <w:del w:author="Kanihaa" w:id="9" w:date="2026-09-25T08:48:49Z"/>
              <w:sdt>
                <w:sdtPr>
                  <w:id w:val="639949607"/>
                  <w:tag w:val="goog_rdk_2527"/>
                </w:sdtPr>
                <w:sdtContent>
                  <w:del w:author="Kanihaa" w:id="9" w:date="2026-09-25T08:48:49Z">
                    <w:r w:rsidDel="00000000" w:rsidR="00000000" w:rsidRPr="00000000">
                      <w:rPr>
                        <w:rtl w:val="0"/>
                      </w:rPr>
                    </w:r>
                  </w:del>
                </w:sdtContent>
              </w:sdt>
              <w:del w:author="Kanihaa" w:id="9" w:date="2026-09-25T08:48:49Z"/>
            </w:sdtContent>
          </w:sdt>
        </w:p>
      </w:sdtContent>
    </w:sdt>
    <w:sdt>
      <w:sdtPr>
        <w:id w:val="2139356254"/>
        <w:tag w:val="goog_rdk_2531"/>
      </w:sdtPr>
      <w:sdtContent>
        <w:p w:rsidR="00000000" w:rsidDel="00000000" w:rsidP="00000000" w:rsidRDefault="00000000" w:rsidRPr="00000000" w14:paraId="000001C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97460427"/>
              <w:tag w:val="goog_rdk_2529"/>
            </w:sdtPr>
            <w:sdtContent>
              <w:del w:author="Kanihaa" w:id="9" w:date="2026-09-25T08:48:49Z"/>
              <w:sdt>
                <w:sdtPr>
                  <w:id w:val="753150949"/>
                  <w:tag w:val="goog_rdk_2530"/>
                </w:sdtPr>
                <w:sdtContent>
                  <w:del w:author="Kanihaa" w:id="9" w:date="2026-09-25T08:48:49Z">
                    <w:r w:rsidDel="00000000" w:rsidR="00000000" w:rsidRPr="00000000">
                      <w:rPr>
                        <w:rtl w:val="0"/>
                      </w:rPr>
                    </w:r>
                  </w:del>
                </w:sdtContent>
              </w:sdt>
              <w:del w:author="Kanihaa" w:id="9" w:date="2026-09-25T08:48:49Z"/>
            </w:sdtContent>
          </w:sdt>
        </w:p>
      </w:sdtContent>
    </w:sdt>
    <w:sdt>
      <w:sdtPr>
        <w:id w:val="590537390"/>
        <w:tag w:val="goog_rdk_2534"/>
      </w:sdtPr>
      <w:sdtContent>
        <w:p w:rsidR="00000000" w:rsidDel="00000000" w:rsidP="00000000" w:rsidRDefault="00000000" w:rsidRPr="00000000" w14:paraId="000001C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68078530"/>
              <w:tag w:val="goog_rdk_2532"/>
            </w:sdtPr>
            <w:sdtContent>
              <w:del w:author="Kanihaa" w:id="9" w:date="2026-09-25T08:48:49Z"/>
              <w:sdt>
                <w:sdtPr>
                  <w:id w:val="-1328366396"/>
                  <w:tag w:val="goog_rdk_2533"/>
                </w:sdtPr>
                <w:sdtContent>
                  <w:del w:author="Kanihaa" w:id="9" w:date="2026-09-25T08:48:49Z">
                    <w:r w:rsidDel="00000000" w:rsidR="00000000" w:rsidRPr="00000000">
                      <w:rPr>
                        <w:rtl w:val="0"/>
                      </w:rPr>
                    </w:r>
                  </w:del>
                </w:sdtContent>
              </w:sdt>
              <w:del w:author="Kanihaa" w:id="9" w:date="2026-09-25T08:48:49Z"/>
            </w:sdtContent>
          </w:sdt>
        </w:p>
      </w:sdtContent>
    </w:sdt>
    <w:sdt>
      <w:sdtPr>
        <w:id w:val="-1478233630"/>
        <w:tag w:val="goog_rdk_2537"/>
      </w:sdtPr>
      <w:sdtContent>
        <w:p w:rsidR="00000000" w:rsidDel="00000000" w:rsidP="00000000" w:rsidRDefault="00000000" w:rsidRPr="00000000" w14:paraId="000001C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10449867"/>
              <w:tag w:val="goog_rdk_2535"/>
            </w:sdtPr>
            <w:sdtContent>
              <w:del w:author="Kanihaa" w:id="9" w:date="2026-09-25T08:48:49Z"/>
              <w:sdt>
                <w:sdtPr>
                  <w:id w:val="-1790409203"/>
                  <w:tag w:val="goog_rdk_2536"/>
                </w:sdtPr>
                <w:sdtContent>
                  <w:del w:author="Kanihaa" w:id="9" w:date="2026-09-25T08:48:49Z">
                    <w:r w:rsidDel="00000000" w:rsidR="00000000" w:rsidRPr="00000000">
                      <w:rPr>
                        <w:rtl w:val="0"/>
                      </w:rPr>
                    </w:r>
                  </w:del>
                </w:sdtContent>
              </w:sdt>
              <w:del w:author="Kanihaa" w:id="9" w:date="2026-09-25T08:48:49Z"/>
            </w:sdtContent>
          </w:sdt>
        </w:p>
      </w:sdtContent>
    </w:sdt>
    <w:sdt>
      <w:sdtPr>
        <w:id w:val="875712594"/>
        <w:tag w:val="goog_rdk_2540"/>
      </w:sdtPr>
      <w:sdtContent>
        <w:p w:rsidR="00000000" w:rsidDel="00000000" w:rsidP="00000000" w:rsidRDefault="00000000" w:rsidRPr="00000000" w14:paraId="000001C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70092247"/>
              <w:tag w:val="goog_rdk_2538"/>
            </w:sdtPr>
            <w:sdtContent>
              <w:del w:author="Kanihaa" w:id="9" w:date="2026-09-25T08:48:49Z"/>
              <w:sdt>
                <w:sdtPr>
                  <w:id w:val="745318757"/>
                  <w:tag w:val="goog_rdk_2539"/>
                </w:sdtPr>
                <w:sdtContent>
                  <w:del w:author="Kanihaa" w:id="9" w:date="2026-09-25T08:48:49Z">
                    <w:r w:rsidDel="00000000" w:rsidR="00000000" w:rsidRPr="00000000">
                      <w:rPr>
                        <w:rtl w:val="0"/>
                      </w:rPr>
                    </w:r>
                  </w:del>
                </w:sdtContent>
              </w:sdt>
              <w:del w:author="Kanihaa" w:id="9" w:date="2026-09-25T08:48:49Z"/>
            </w:sdtContent>
          </w:sdt>
        </w:p>
      </w:sdtContent>
    </w:sdt>
    <w:sdt>
      <w:sdtPr>
        <w:id w:val="-1904380661"/>
        <w:tag w:val="goog_rdk_2543"/>
      </w:sdtPr>
      <w:sdtContent>
        <w:p w:rsidR="00000000" w:rsidDel="00000000" w:rsidP="00000000" w:rsidRDefault="00000000" w:rsidRPr="00000000" w14:paraId="000001C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21682696"/>
              <w:tag w:val="goog_rdk_2541"/>
            </w:sdtPr>
            <w:sdtContent>
              <w:del w:author="Kanihaa" w:id="9" w:date="2026-09-25T08:48:49Z"/>
              <w:sdt>
                <w:sdtPr>
                  <w:id w:val="796594971"/>
                  <w:tag w:val="goog_rdk_2542"/>
                </w:sdtPr>
                <w:sdtContent>
                  <w:del w:author="Kanihaa" w:id="9" w:date="2026-09-25T08:48:49Z">
                    <w:r w:rsidDel="00000000" w:rsidR="00000000" w:rsidRPr="00000000">
                      <w:rPr>
                        <w:rtl w:val="0"/>
                      </w:rPr>
                    </w:r>
                  </w:del>
                </w:sdtContent>
              </w:sdt>
              <w:del w:author="Kanihaa" w:id="9" w:date="2026-09-25T08:48:49Z"/>
            </w:sdtContent>
          </w:sdt>
        </w:p>
      </w:sdtContent>
    </w:sdt>
    <w:sdt>
      <w:sdtPr>
        <w:id w:val="-459756794"/>
        <w:tag w:val="goog_rdk_2547"/>
      </w:sdtPr>
      <w:sdtContent>
        <w:p w:rsidR="00000000" w:rsidDel="00000000" w:rsidP="00000000" w:rsidRDefault="00000000" w:rsidRPr="00000000" w14:paraId="000001C9">
          <w:pPr>
            <w:pStyle w:val="Heading1"/>
            <w:ind w:left="-708.6614173228347" w:right="-1290" w:firstLine="0"/>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Kanihaa" w:id="0" w:date="2026-09-25T08:25:49Z">
              <w:pPr>
                <w:spacing w:after="0" w:lineRule="auto"/>
              </w:pPr>
            </w:pPrChange>
          </w:pPr>
          <w:sdt>
            <w:sdtPr>
              <w:id w:val="220729996"/>
              <w:tag w:val="goog_rdk_2544"/>
            </w:sdtPr>
            <w:sdtContent>
              <w:del w:author="Kanihaa" w:id="9" w:date="2026-09-25T08:48:49Z"/>
              <w:sdt>
                <w:sdtPr>
                  <w:id w:val="-1326601515"/>
                  <w:tag w:val="goog_rdk_254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Home Interior Budget Planner Page</w:delText>
                    </w:r>
                  </w:del>
                </w:sdtContent>
              </w:sdt>
              <w:del w:author="Kanihaa" w:id="9" w:date="2026-09-25T08:48:49Z">
                <w:sdt>
                  <w:sdtPr>
                    <w:id w:val="-1192504887"/>
                    <w:tag w:val="goog_rdk_254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Lets users input home decor preferences and budget to get tailored suggestions from multiple platforms.</w:delText>
                      <w:br w:type="textWrapping"/>
                    </w:r>
                  </w:sdtContent>
                </w:sdt>
              </w:del>
            </w:sdtContent>
          </w:sdt>
        </w:p>
      </w:sdtContent>
    </w:sdt>
    <w:sdt>
      <w:sdtPr>
        <w:id w:val="1706813791"/>
        <w:tag w:val="goog_rdk_2550"/>
      </w:sdtPr>
      <w:sdtContent>
        <w:p w:rsidR="00000000" w:rsidDel="00000000" w:rsidP="00000000" w:rsidRDefault="00000000" w:rsidRPr="00000000" w14:paraId="000001C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02179700"/>
              <w:tag w:val="goog_rdk_2548"/>
            </w:sdtPr>
            <w:sdtContent>
              <w:del w:author="Kanihaa" w:id="9" w:date="2026-09-25T08:48:49Z"/>
              <w:sdt>
                <w:sdtPr>
                  <w:id w:val="711880263"/>
                  <w:tag w:val="goog_rdk_2549"/>
                </w:sdtPr>
                <w:sdtContent>
                  <w:del w:author="Kanihaa" w:id="9" w:date="2026-09-25T08:48:49Z">
                    <w:r w:rsidDel="00000000" w:rsidR="00000000" w:rsidRPr="00000000">
                      <w:rPr>
                        <w:rtl w:val="0"/>
                      </w:rPr>
                    </w:r>
                  </w:del>
                </w:sdtContent>
              </w:sdt>
              <w:del w:author="Kanihaa" w:id="9" w:date="2026-09-25T08:48:49Z"/>
            </w:sdtContent>
          </w:sdt>
        </w:p>
      </w:sdtContent>
    </w:sdt>
    <w:sdt>
      <w:sdtPr>
        <w:id w:val="60990972"/>
        <w:tag w:val="goog_rdk_2553"/>
      </w:sdtPr>
      <w:sdtContent>
        <w:p w:rsidR="00000000" w:rsidDel="00000000" w:rsidP="00000000" w:rsidRDefault="00000000" w:rsidRPr="00000000" w14:paraId="000001C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69422604"/>
              <w:tag w:val="goog_rdk_255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5765800"/>
                      <wp:effectExtent b="0" l="0" r="0" t="0"/>
                      <wp:docPr id="155"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731200" cy="5765800"/>
                              </a:xfrm>
                              <a:prstGeom prst="rect"/>
                              <a:ln/>
                            </pic:spPr>
                          </pic:pic>
                        </a:graphicData>
                      </a:graphic>
                    </wp:inline>
                  </w:drawing>
                </w:r>
              </w:del>
              <w:sdt>
                <w:sdtPr>
                  <w:id w:val="-489596427"/>
                  <w:tag w:val="goog_rdk_2552"/>
                </w:sdtPr>
                <w:sdtContent>
                  <w:del w:author="Kanihaa" w:id="9" w:date="2026-09-25T08:48:49Z">
                    <w:r w:rsidDel="00000000" w:rsidR="00000000" w:rsidRPr="00000000">
                      <w:rPr>
                        <w:rtl w:val="0"/>
                      </w:rPr>
                    </w:r>
                  </w:del>
                </w:sdtContent>
              </w:sdt>
              <w:del w:author="Kanihaa" w:id="9" w:date="2026-09-25T08:48:49Z"/>
            </w:sdtContent>
          </w:sdt>
        </w:p>
      </w:sdtContent>
    </w:sdt>
    <w:sdt>
      <w:sdtPr>
        <w:id w:val="-847716049"/>
        <w:tag w:val="goog_rdk_2556"/>
      </w:sdtPr>
      <w:sdtContent>
        <w:p w:rsidR="00000000" w:rsidDel="00000000" w:rsidP="00000000" w:rsidRDefault="00000000" w:rsidRPr="00000000" w14:paraId="000001C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50393438"/>
              <w:tag w:val="goog_rdk_2554"/>
            </w:sdtPr>
            <w:sdtContent>
              <w:del w:author="Kanihaa" w:id="9" w:date="2026-09-25T08:48:49Z"/>
              <w:sdt>
                <w:sdtPr>
                  <w:id w:val="174432460"/>
                  <w:tag w:val="goog_rdk_2555"/>
                </w:sdtPr>
                <w:sdtContent>
                  <w:del w:author="Kanihaa" w:id="9" w:date="2026-09-25T08:48:49Z">
                    <w:r w:rsidDel="00000000" w:rsidR="00000000" w:rsidRPr="00000000">
                      <w:rPr>
                        <w:rtl w:val="0"/>
                      </w:rPr>
                    </w:r>
                  </w:del>
                </w:sdtContent>
              </w:sdt>
              <w:del w:author="Kanihaa" w:id="9" w:date="2026-09-25T08:48:49Z"/>
            </w:sdtContent>
          </w:sdt>
        </w:p>
      </w:sdtContent>
    </w:sdt>
    <w:sdt>
      <w:sdtPr>
        <w:id w:val="-2121683100"/>
        <w:tag w:val="goog_rdk_2559"/>
      </w:sdtPr>
      <w:sdtContent>
        <w:p w:rsidR="00000000" w:rsidDel="00000000" w:rsidP="00000000" w:rsidRDefault="00000000" w:rsidRPr="00000000" w14:paraId="000001C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34508199"/>
              <w:tag w:val="goog_rdk_2557"/>
            </w:sdtPr>
            <w:sdtContent>
              <w:del w:author="Kanihaa" w:id="9" w:date="2026-09-25T08:48:49Z"/>
              <w:sdt>
                <w:sdtPr>
                  <w:id w:val="1638132358"/>
                  <w:tag w:val="goog_rdk_2558"/>
                </w:sdtPr>
                <w:sdtContent>
                  <w:del w:author="Kanihaa" w:id="9" w:date="2026-09-25T08:48:49Z">
                    <w:r w:rsidDel="00000000" w:rsidR="00000000" w:rsidRPr="00000000">
                      <w:rPr>
                        <w:rtl w:val="0"/>
                      </w:rPr>
                    </w:r>
                  </w:del>
                </w:sdtContent>
              </w:sdt>
              <w:del w:author="Kanihaa" w:id="9" w:date="2026-09-25T08:48:49Z"/>
            </w:sdtContent>
          </w:sdt>
        </w:p>
      </w:sdtContent>
    </w:sdt>
    <w:sdt>
      <w:sdtPr>
        <w:id w:val="522466696"/>
        <w:tag w:val="goog_rdk_2562"/>
      </w:sdtPr>
      <w:sdtContent>
        <w:p w:rsidR="00000000" w:rsidDel="00000000" w:rsidP="00000000" w:rsidRDefault="00000000" w:rsidRPr="00000000" w14:paraId="000001C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1620854"/>
              <w:tag w:val="goog_rdk_2560"/>
            </w:sdtPr>
            <w:sdtContent>
              <w:del w:author="Kanihaa" w:id="9" w:date="2026-09-25T08:48:49Z"/>
              <w:sdt>
                <w:sdtPr>
                  <w:id w:val="523415416"/>
                  <w:tag w:val="goog_rdk_2561"/>
                </w:sdtPr>
                <w:sdtContent>
                  <w:del w:author="Kanihaa" w:id="9" w:date="2026-09-25T08:48:49Z">
                    <w:r w:rsidDel="00000000" w:rsidR="00000000" w:rsidRPr="00000000">
                      <w:rPr>
                        <w:rtl w:val="0"/>
                      </w:rPr>
                    </w:r>
                  </w:del>
                </w:sdtContent>
              </w:sdt>
              <w:del w:author="Kanihaa" w:id="9" w:date="2026-09-25T08:48:49Z"/>
            </w:sdtContent>
          </w:sdt>
        </w:p>
      </w:sdtContent>
    </w:sdt>
    <w:sdt>
      <w:sdtPr>
        <w:id w:val="-327961320"/>
        <w:tag w:val="goog_rdk_2565"/>
      </w:sdtPr>
      <w:sdtContent>
        <w:p w:rsidR="00000000" w:rsidDel="00000000" w:rsidP="00000000" w:rsidRDefault="00000000" w:rsidRPr="00000000" w14:paraId="000001C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28876593"/>
              <w:tag w:val="goog_rdk_2563"/>
            </w:sdtPr>
            <w:sdtContent>
              <w:del w:author="Kanihaa" w:id="9" w:date="2026-09-25T08:48:49Z"/>
              <w:sdt>
                <w:sdtPr>
                  <w:id w:val="2144238487"/>
                  <w:tag w:val="goog_rdk_2564"/>
                </w:sdtPr>
                <w:sdtContent>
                  <w:del w:author="Kanihaa" w:id="9" w:date="2026-09-25T08:48:49Z">
                    <w:r w:rsidDel="00000000" w:rsidR="00000000" w:rsidRPr="00000000">
                      <w:rPr>
                        <w:rtl w:val="0"/>
                      </w:rPr>
                    </w:r>
                  </w:del>
                </w:sdtContent>
              </w:sdt>
              <w:del w:author="Kanihaa" w:id="9" w:date="2026-09-25T08:48:49Z"/>
            </w:sdtContent>
          </w:sdt>
        </w:p>
      </w:sdtContent>
    </w:sdt>
    <w:sdt>
      <w:sdtPr>
        <w:id w:val="-1248024092"/>
        <w:tag w:val="goog_rdk_2568"/>
      </w:sdtPr>
      <w:sdtContent>
        <w:p w:rsidR="00000000" w:rsidDel="00000000" w:rsidP="00000000" w:rsidRDefault="00000000" w:rsidRPr="00000000" w14:paraId="000001D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52086663"/>
              <w:tag w:val="goog_rdk_2566"/>
            </w:sdtPr>
            <w:sdtContent>
              <w:del w:author="Kanihaa" w:id="9" w:date="2026-09-25T08:48:49Z"/>
              <w:sdt>
                <w:sdtPr>
                  <w:id w:val="-62503451"/>
                  <w:tag w:val="goog_rdk_2567"/>
                </w:sdtPr>
                <w:sdtContent>
                  <w:del w:author="Kanihaa" w:id="9" w:date="2026-09-25T08:48:49Z">
                    <w:r w:rsidDel="00000000" w:rsidR="00000000" w:rsidRPr="00000000">
                      <w:rPr>
                        <w:rtl w:val="0"/>
                      </w:rPr>
                    </w:r>
                  </w:del>
                </w:sdtContent>
              </w:sdt>
              <w:del w:author="Kanihaa" w:id="9" w:date="2026-09-25T08:48:49Z"/>
            </w:sdtContent>
          </w:sdt>
        </w:p>
      </w:sdtContent>
    </w:sdt>
    <w:sdt>
      <w:sdtPr>
        <w:id w:val="-1565461250"/>
        <w:tag w:val="goog_rdk_2571"/>
      </w:sdtPr>
      <w:sdtContent>
        <w:p w:rsidR="00000000" w:rsidDel="00000000" w:rsidP="00000000" w:rsidRDefault="00000000" w:rsidRPr="00000000" w14:paraId="000001D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95992407"/>
              <w:tag w:val="goog_rdk_2569"/>
            </w:sdtPr>
            <w:sdtContent>
              <w:del w:author="Kanihaa" w:id="9" w:date="2026-09-25T08:48:49Z"/>
              <w:sdt>
                <w:sdtPr>
                  <w:id w:val="-1375874738"/>
                  <w:tag w:val="goog_rdk_2570"/>
                </w:sdtPr>
                <w:sdtContent>
                  <w:del w:author="Kanihaa" w:id="9" w:date="2026-09-25T08:48:49Z">
                    <w:r w:rsidDel="00000000" w:rsidR="00000000" w:rsidRPr="00000000">
                      <w:rPr>
                        <w:rtl w:val="0"/>
                      </w:rPr>
                    </w:r>
                  </w:del>
                </w:sdtContent>
              </w:sdt>
              <w:del w:author="Kanihaa" w:id="9" w:date="2026-09-25T08:48:49Z"/>
            </w:sdtContent>
          </w:sdt>
        </w:p>
      </w:sdtContent>
    </w:sdt>
    <w:sdt>
      <w:sdtPr>
        <w:id w:val="1649220094"/>
        <w:tag w:val="goog_rdk_2574"/>
      </w:sdtPr>
      <w:sdtContent>
        <w:p w:rsidR="00000000" w:rsidDel="00000000" w:rsidP="00000000" w:rsidRDefault="00000000" w:rsidRPr="00000000" w14:paraId="000001D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12649395"/>
              <w:tag w:val="goog_rdk_2572"/>
            </w:sdtPr>
            <w:sdtContent>
              <w:del w:author="Kanihaa" w:id="9" w:date="2026-09-25T08:48:49Z"/>
              <w:sdt>
                <w:sdtPr>
                  <w:id w:val="1185424517"/>
                  <w:tag w:val="goog_rdk_2573"/>
                </w:sdtPr>
                <w:sdtContent>
                  <w:del w:author="Kanihaa" w:id="9" w:date="2026-09-25T08:48:49Z">
                    <w:r w:rsidDel="00000000" w:rsidR="00000000" w:rsidRPr="00000000">
                      <w:rPr>
                        <w:rtl w:val="0"/>
                      </w:rPr>
                    </w:r>
                  </w:del>
                </w:sdtContent>
              </w:sdt>
              <w:del w:author="Kanihaa" w:id="9" w:date="2026-09-25T08:48:49Z"/>
            </w:sdtContent>
          </w:sdt>
        </w:p>
      </w:sdtContent>
    </w:sdt>
    <w:sdt>
      <w:sdtPr>
        <w:id w:val="-1896838070"/>
        <w:tag w:val="goog_rdk_2577"/>
      </w:sdtPr>
      <w:sdtContent>
        <w:p w:rsidR="00000000" w:rsidDel="00000000" w:rsidP="00000000" w:rsidRDefault="00000000" w:rsidRPr="00000000" w14:paraId="000001D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49218997"/>
              <w:tag w:val="goog_rdk_2575"/>
            </w:sdtPr>
            <w:sdtContent>
              <w:del w:author="Kanihaa" w:id="9" w:date="2026-09-25T08:48:49Z"/>
              <w:sdt>
                <w:sdtPr>
                  <w:id w:val="606866437"/>
                  <w:tag w:val="goog_rdk_2576"/>
                </w:sdtPr>
                <w:sdtContent>
                  <w:del w:author="Kanihaa" w:id="9" w:date="2026-09-25T08:48:49Z">
                    <w:r w:rsidDel="00000000" w:rsidR="00000000" w:rsidRPr="00000000">
                      <w:rPr>
                        <w:rtl w:val="0"/>
                      </w:rPr>
                    </w:r>
                  </w:del>
                </w:sdtContent>
              </w:sdt>
              <w:del w:author="Kanihaa" w:id="9" w:date="2026-09-25T08:48:49Z"/>
            </w:sdtContent>
          </w:sdt>
        </w:p>
      </w:sdtContent>
    </w:sdt>
    <w:sdt>
      <w:sdtPr>
        <w:id w:val="627247671"/>
        <w:tag w:val="goog_rdk_2580"/>
      </w:sdtPr>
      <w:sdtContent>
        <w:p w:rsidR="00000000" w:rsidDel="00000000" w:rsidP="00000000" w:rsidRDefault="00000000" w:rsidRPr="00000000" w14:paraId="000001D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07264955"/>
              <w:tag w:val="goog_rdk_2578"/>
            </w:sdtPr>
            <w:sdtContent>
              <w:del w:author="Kanihaa" w:id="9" w:date="2026-09-25T08:48:49Z"/>
              <w:sdt>
                <w:sdtPr>
                  <w:id w:val="1977921594"/>
                  <w:tag w:val="goog_rdk_2579"/>
                </w:sdtPr>
                <w:sdtContent>
                  <w:del w:author="Kanihaa" w:id="9" w:date="2026-09-25T08:48:49Z">
                    <w:r w:rsidDel="00000000" w:rsidR="00000000" w:rsidRPr="00000000">
                      <w:rPr>
                        <w:rtl w:val="0"/>
                      </w:rPr>
                    </w:r>
                  </w:del>
                </w:sdtContent>
              </w:sdt>
              <w:del w:author="Kanihaa" w:id="9" w:date="2026-09-25T08:48:49Z"/>
            </w:sdtContent>
          </w:sdt>
        </w:p>
      </w:sdtContent>
    </w:sdt>
    <w:sdt>
      <w:sdtPr>
        <w:id w:val="-1699149324"/>
        <w:tag w:val="goog_rdk_2583"/>
      </w:sdtPr>
      <w:sdtContent>
        <w:p w:rsidR="00000000" w:rsidDel="00000000" w:rsidP="00000000" w:rsidRDefault="00000000" w:rsidRPr="00000000" w14:paraId="000001D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35946738"/>
              <w:tag w:val="goog_rdk_2581"/>
            </w:sdtPr>
            <w:sdtContent>
              <w:del w:author="Kanihaa" w:id="9" w:date="2026-09-25T08:48:49Z"/>
              <w:sdt>
                <w:sdtPr>
                  <w:id w:val="481310803"/>
                  <w:tag w:val="goog_rdk_2582"/>
                </w:sdtPr>
                <w:sdtContent>
                  <w:del w:author="Kanihaa" w:id="9" w:date="2026-09-25T08:48:49Z">
                    <w:r w:rsidDel="00000000" w:rsidR="00000000" w:rsidRPr="00000000">
                      <w:rPr>
                        <w:rtl w:val="0"/>
                      </w:rPr>
                    </w:r>
                  </w:del>
                </w:sdtContent>
              </w:sdt>
              <w:del w:author="Kanihaa" w:id="9" w:date="2026-09-25T08:48:49Z"/>
            </w:sdtContent>
          </w:sdt>
        </w:p>
      </w:sdtContent>
    </w:sdt>
    <w:sdt>
      <w:sdtPr>
        <w:id w:val="-1597425993"/>
        <w:tag w:val="goog_rdk_2586"/>
      </w:sdtPr>
      <w:sdtContent>
        <w:p w:rsidR="00000000" w:rsidDel="00000000" w:rsidP="00000000" w:rsidRDefault="00000000" w:rsidRPr="00000000" w14:paraId="000001D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58109826"/>
              <w:tag w:val="goog_rdk_2584"/>
            </w:sdtPr>
            <w:sdtContent>
              <w:del w:author="Kanihaa" w:id="9" w:date="2026-09-25T08:48:49Z"/>
              <w:sdt>
                <w:sdtPr>
                  <w:id w:val="-344030969"/>
                  <w:tag w:val="goog_rdk_2585"/>
                </w:sdtPr>
                <w:sdtContent>
                  <w:del w:author="Kanihaa" w:id="9" w:date="2026-09-25T08:48:49Z">
                    <w:r w:rsidDel="00000000" w:rsidR="00000000" w:rsidRPr="00000000">
                      <w:rPr>
                        <w:rtl w:val="0"/>
                      </w:rPr>
                    </w:r>
                  </w:del>
                </w:sdtContent>
              </w:sdt>
              <w:del w:author="Kanihaa" w:id="9" w:date="2026-09-25T08:48:49Z"/>
            </w:sdtContent>
          </w:sdt>
        </w:p>
      </w:sdtContent>
    </w:sdt>
    <w:sdt>
      <w:sdtPr>
        <w:id w:val="-266011586"/>
        <w:tag w:val="goog_rdk_2589"/>
      </w:sdtPr>
      <w:sdtContent>
        <w:p w:rsidR="00000000" w:rsidDel="00000000" w:rsidP="00000000" w:rsidRDefault="00000000" w:rsidRPr="00000000" w14:paraId="000001D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44582433"/>
              <w:tag w:val="goog_rdk_2587"/>
            </w:sdtPr>
            <w:sdtContent>
              <w:del w:author="Kanihaa" w:id="9" w:date="2026-09-25T08:48:49Z"/>
              <w:sdt>
                <w:sdtPr>
                  <w:id w:val="844226322"/>
                  <w:tag w:val="goog_rdk_2588"/>
                </w:sdtPr>
                <w:sdtContent>
                  <w:del w:author="Kanihaa" w:id="9" w:date="2026-09-25T08:48:49Z">
                    <w:r w:rsidDel="00000000" w:rsidR="00000000" w:rsidRPr="00000000">
                      <w:rPr>
                        <w:rtl w:val="0"/>
                      </w:rPr>
                    </w:r>
                  </w:del>
                </w:sdtContent>
              </w:sdt>
              <w:del w:author="Kanihaa" w:id="9" w:date="2026-09-25T08:48:49Z"/>
            </w:sdtContent>
          </w:sdt>
        </w:p>
      </w:sdtContent>
    </w:sdt>
    <w:sdt>
      <w:sdtPr>
        <w:id w:val="2129011679"/>
        <w:tag w:val="goog_rdk_2592"/>
      </w:sdtPr>
      <w:sdtContent>
        <w:p w:rsidR="00000000" w:rsidDel="00000000" w:rsidP="00000000" w:rsidRDefault="00000000" w:rsidRPr="00000000" w14:paraId="000001D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62103111"/>
              <w:tag w:val="goog_rdk_2590"/>
            </w:sdtPr>
            <w:sdtContent>
              <w:del w:author="Kanihaa" w:id="9" w:date="2026-09-25T08:48:49Z"/>
              <w:sdt>
                <w:sdtPr>
                  <w:id w:val="165934287"/>
                  <w:tag w:val="goog_rdk_2591"/>
                </w:sdtPr>
                <w:sdtContent>
                  <w:del w:author="Kanihaa" w:id="9" w:date="2026-09-25T08:48:49Z">
                    <w:r w:rsidDel="00000000" w:rsidR="00000000" w:rsidRPr="00000000">
                      <w:rPr>
                        <w:rtl w:val="0"/>
                      </w:rPr>
                    </w:r>
                  </w:del>
                </w:sdtContent>
              </w:sdt>
              <w:del w:author="Kanihaa" w:id="9" w:date="2026-09-25T08:48:49Z"/>
            </w:sdtContent>
          </w:sdt>
        </w:p>
      </w:sdtContent>
    </w:sdt>
    <w:sdt>
      <w:sdtPr>
        <w:id w:val="-288335207"/>
        <w:tag w:val="goog_rdk_2596"/>
      </w:sdtPr>
      <w:sdtContent>
        <w:p w:rsidR="00000000" w:rsidDel="00000000" w:rsidP="00000000" w:rsidRDefault="00000000" w:rsidRPr="00000000" w14:paraId="000001D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48424191"/>
              <w:tag w:val="goog_rdk_2593"/>
            </w:sdtPr>
            <w:sdtContent>
              <w:del w:author="Kanihaa" w:id="9" w:date="2026-09-25T08:48:49Z"/>
              <w:sdt>
                <w:sdtPr>
                  <w:id w:val="-1436510775"/>
                  <w:tag w:val="goog_rdk_2594"/>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Home Interior Recommendations Page</w:delText>
                    </w:r>
                  </w:del>
                </w:sdtContent>
              </w:sdt>
              <w:del w:author="Kanihaa" w:id="9" w:date="2026-09-25T08:48:49Z">
                <w:sdt>
                  <w:sdtPr>
                    <w:id w:val="967446158"/>
                    <w:tag w:val="goog_rdk_259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Displays AI-generated product suggestions for home decor based on the user's budget and style preferences.</w:delText>
                    </w:r>
                  </w:sdtContent>
                </w:sdt>
              </w:del>
            </w:sdtContent>
          </w:sdt>
        </w:p>
      </w:sdtContent>
    </w:sdt>
    <w:sdt>
      <w:sdtPr>
        <w:id w:val="1693585563"/>
        <w:tag w:val="goog_rdk_2599"/>
      </w:sdtPr>
      <w:sdtContent>
        <w:p w:rsidR="00000000" w:rsidDel="00000000" w:rsidP="00000000" w:rsidRDefault="00000000" w:rsidRPr="00000000" w14:paraId="000001D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70890584"/>
              <w:tag w:val="goog_rdk_259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553075" cy="8582025"/>
                      <wp:effectExtent b="0" l="0" r="0" t="0"/>
                      <wp:docPr id="156"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5553075" cy="8582025"/>
                              </a:xfrm>
                              <a:prstGeom prst="rect"/>
                              <a:ln/>
                            </pic:spPr>
                          </pic:pic>
                        </a:graphicData>
                      </a:graphic>
                    </wp:inline>
                  </w:drawing>
                </w:r>
              </w:del>
              <w:sdt>
                <w:sdtPr>
                  <w:id w:val="-999777688"/>
                  <w:tag w:val="goog_rdk_2598"/>
                </w:sdtPr>
                <w:sdtContent>
                  <w:del w:author="Kanihaa" w:id="9" w:date="2026-09-25T08:48:49Z">
                    <w:r w:rsidDel="00000000" w:rsidR="00000000" w:rsidRPr="00000000">
                      <w:rPr>
                        <w:rtl w:val="0"/>
                      </w:rPr>
                    </w:r>
                  </w:del>
                </w:sdtContent>
              </w:sdt>
              <w:del w:author="Kanihaa" w:id="9" w:date="2026-09-25T08:48:49Z"/>
            </w:sdtContent>
          </w:sdt>
        </w:p>
      </w:sdtContent>
    </w:sdt>
    <w:sdt>
      <w:sdtPr>
        <w:id w:val="-965725116"/>
        <w:tag w:val="goog_rdk_2602"/>
      </w:sdtPr>
      <w:sdtContent>
        <w:p w:rsidR="00000000" w:rsidDel="00000000" w:rsidP="00000000" w:rsidRDefault="00000000" w:rsidRPr="00000000" w14:paraId="000001D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78243398"/>
              <w:tag w:val="goog_rdk_2600"/>
            </w:sdtPr>
            <w:sdtContent>
              <w:del w:author="Kanihaa" w:id="9" w:date="2026-09-25T08:48:49Z"/>
              <w:sdt>
                <w:sdtPr>
                  <w:id w:val="-1302272873"/>
                  <w:tag w:val="goog_rdk_2601"/>
                </w:sdtPr>
                <w:sdtContent>
                  <w:del w:author="Kanihaa" w:id="9" w:date="2026-09-25T08:48:49Z">
                    <w:r w:rsidDel="00000000" w:rsidR="00000000" w:rsidRPr="00000000">
                      <w:rPr>
                        <w:rtl w:val="0"/>
                      </w:rPr>
                    </w:r>
                  </w:del>
                </w:sdtContent>
              </w:sdt>
              <w:del w:author="Kanihaa" w:id="9" w:date="2026-09-25T08:48:49Z"/>
            </w:sdtContent>
          </w:sdt>
        </w:p>
      </w:sdtContent>
    </w:sdt>
    <w:sdt>
      <w:sdtPr>
        <w:id w:val="-421374544"/>
        <w:tag w:val="goog_rdk_2605"/>
      </w:sdtPr>
      <w:sdtContent>
        <w:p w:rsidR="00000000" w:rsidDel="00000000" w:rsidP="00000000" w:rsidRDefault="00000000" w:rsidRPr="00000000" w14:paraId="000001D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74395028"/>
              <w:tag w:val="goog_rdk_2603"/>
            </w:sdtPr>
            <w:sdtContent>
              <w:del w:author="Kanihaa" w:id="9" w:date="2026-09-25T08:48:49Z"/>
              <w:sdt>
                <w:sdtPr>
                  <w:id w:val="-584044823"/>
                  <w:tag w:val="goog_rdk_2604"/>
                </w:sdtPr>
                <w:sdtContent>
                  <w:del w:author="Kanihaa" w:id="9" w:date="2026-09-25T08:48:49Z">
                    <w:r w:rsidDel="00000000" w:rsidR="00000000" w:rsidRPr="00000000">
                      <w:rPr>
                        <w:rtl w:val="0"/>
                      </w:rPr>
                    </w:r>
                  </w:del>
                </w:sdtContent>
              </w:sdt>
              <w:del w:author="Kanihaa" w:id="9" w:date="2026-09-25T08:48:49Z"/>
            </w:sdtContent>
          </w:sdt>
        </w:p>
      </w:sdtContent>
    </w:sdt>
    <w:sdt>
      <w:sdtPr>
        <w:id w:val="412029314"/>
        <w:tag w:val="goog_rdk_2609"/>
      </w:sdtPr>
      <w:sdtContent>
        <w:p w:rsidR="00000000" w:rsidDel="00000000" w:rsidP="00000000" w:rsidRDefault="00000000" w:rsidRPr="00000000" w14:paraId="000001D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64182266"/>
              <w:tag w:val="goog_rdk_2606"/>
            </w:sdtPr>
            <w:sdtContent>
              <w:del w:author="Kanihaa" w:id="9" w:date="2026-09-25T08:48:49Z"/>
              <w:sdt>
                <w:sdtPr>
                  <w:id w:val="984895247"/>
                  <w:tag w:val="goog_rdk_260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Party Budget Planner Page</w:delText>
                    </w:r>
                  </w:del>
                </w:sdtContent>
              </w:sdt>
              <w:del w:author="Kanihaa" w:id="9" w:date="2026-09-25T08:48:49Z">
                <w:sdt>
                  <w:sdtPr>
                    <w:id w:val="-337972586"/>
                    <w:tag w:val="goog_rdk_260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Helps users plan events by suggesting venues, food, and decorations based on budget and guest count</w:delText>
                    </w:r>
                  </w:sdtContent>
                </w:sdt>
              </w:del>
            </w:sdtContent>
          </w:sdt>
        </w:p>
      </w:sdtContent>
    </w:sdt>
    <w:sdt>
      <w:sdtPr>
        <w:id w:val="2089710417"/>
        <w:tag w:val="goog_rdk_2612"/>
      </w:sdtPr>
      <w:sdtContent>
        <w:p w:rsidR="00000000" w:rsidDel="00000000" w:rsidP="00000000" w:rsidRDefault="00000000" w:rsidRPr="00000000" w14:paraId="000001D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67184394"/>
              <w:tag w:val="goog_rdk_261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5854700"/>
                      <wp:effectExtent b="0" l="0" r="0" t="0"/>
                      <wp:docPr id="157"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731200" cy="5854700"/>
                              </a:xfrm>
                              <a:prstGeom prst="rect"/>
                              <a:ln/>
                            </pic:spPr>
                          </pic:pic>
                        </a:graphicData>
                      </a:graphic>
                    </wp:inline>
                  </w:drawing>
                </w:r>
              </w:del>
              <w:sdt>
                <w:sdtPr>
                  <w:id w:val="-338089167"/>
                  <w:tag w:val="goog_rdk_2611"/>
                </w:sdtPr>
                <w:sdtContent>
                  <w:del w:author="Kanihaa" w:id="9" w:date="2026-09-25T08:48:49Z">
                    <w:r w:rsidDel="00000000" w:rsidR="00000000" w:rsidRPr="00000000">
                      <w:rPr>
                        <w:rtl w:val="0"/>
                      </w:rPr>
                    </w:r>
                  </w:del>
                </w:sdtContent>
              </w:sdt>
              <w:del w:author="Kanihaa" w:id="9" w:date="2026-09-25T08:48:49Z"/>
            </w:sdtContent>
          </w:sdt>
        </w:p>
      </w:sdtContent>
    </w:sdt>
    <w:sdt>
      <w:sdtPr>
        <w:id w:val="1095808854"/>
        <w:tag w:val="goog_rdk_2615"/>
      </w:sdtPr>
      <w:sdtContent>
        <w:p w:rsidR="00000000" w:rsidDel="00000000" w:rsidP="00000000" w:rsidRDefault="00000000" w:rsidRPr="00000000" w14:paraId="000001D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4578235"/>
              <w:tag w:val="goog_rdk_2613"/>
            </w:sdtPr>
            <w:sdtContent>
              <w:del w:author="Kanihaa" w:id="9" w:date="2026-09-25T08:48:49Z"/>
              <w:sdt>
                <w:sdtPr>
                  <w:id w:val="-1609171727"/>
                  <w:tag w:val="goog_rdk_2614"/>
                </w:sdtPr>
                <w:sdtContent>
                  <w:del w:author="Kanihaa" w:id="9" w:date="2026-09-25T08:48:49Z">
                    <w:r w:rsidDel="00000000" w:rsidR="00000000" w:rsidRPr="00000000">
                      <w:rPr>
                        <w:rtl w:val="0"/>
                      </w:rPr>
                    </w:r>
                  </w:del>
                </w:sdtContent>
              </w:sdt>
              <w:del w:author="Kanihaa" w:id="9" w:date="2026-09-25T08:48:49Z"/>
            </w:sdtContent>
          </w:sdt>
        </w:p>
      </w:sdtContent>
    </w:sdt>
    <w:sdt>
      <w:sdtPr>
        <w:id w:val="1009181045"/>
        <w:tag w:val="goog_rdk_2618"/>
      </w:sdtPr>
      <w:sdtContent>
        <w:p w:rsidR="00000000" w:rsidDel="00000000" w:rsidP="00000000" w:rsidRDefault="00000000" w:rsidRPr="00000000" w14:paraId="000001E0">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600913340"/>
              <w:tag w:val="goog_rdk_2616"/>
            </w:sdtPr>
            <w:sdtContent>
              <w:del w:author="Kanihaa" w:id="9" w:date="2026-09-25T08:48:49Z"/>
              <w:sdt>
                <w:sdtPr>
                  <w:id w:val="-1184129259"/>
                  <w:tag w:val="goog_rdk_2617"/>
                </w:sdtPr>
                <w:sdtContent>
                  <w:del w:author="Kanihaa" w:id="9" w:date="2026-09-25T08:48:49Z">
                    <w:r w:rsidDel="00000000" w:rsidR="00000000" w:rsidRPr="00000000">
                      <w:rPr>
                        <w:rtl w:val="0"/>
                      </w:rPr>
                    </w:r>
                  </w:del>
                </w:sdtContent>
              </w:sdt>
              <w:del w:author="Kanihaa" w:id="9" w:date="2026-09-25T08:48:49Z"/>
            </w:sdtContent>
          </w:sdt>
        </w:p>
      </w:sdtContent>
    </w:sdt>
    <w:sdt>
      <w:sdtPr>
        <w:id w:val="-1132396435"/>
        <w:tag w:val="goog_rdk_2621"/>
      </w:sdtPr>
      <w:sdtContent>
        <w:p w:rsidR="00000000" w:rsidDel="00000000" w:rsidP="00000000" w:rsidRDefault="00000000" w:rsidRPr="00000000" w14:paraId="000001E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35520089"/>
              <w:tag w:val="goog_rdk_2619"/>
            </w:sdtPr>
            <w:sdtContent>
              <w:del w:author="Kanihaa" w:id="9" w:date="2026-09-25T08:48:49Z"/>
              <w:sdt>
                <w:sdtPr>
                  <w:id w:val="-1333463106"/>
                  <w:tag w:val="goog_rdk_2620"/>
                </w:sdtPr>
                <w:sdtContent>
                  <w:del w:author="Kanihaa" w:id="9" w:date="2026-09-25T08:48:49Z">
                    <w:r w:rsidDel="00000000" w:rsidR="00000000" w:rsidRPr="00000000">
                      <w:rPr>
                        <w:rtl w:val="0"/>
                      </w:rPr>
                    </w:r>
                  </w:del>
                </w:sdtContent>
              </w:sdt>
              <w:del w:author="Kanihaa" w:id="9" w:date="2026-09-25T08:48:49Z"/>
            </w:sdtContent>
          </w:sdt>
        </w:p>
      </w:sdtContent>
    </w:sdt>
    <w:sdt>
      <w:sdtPr>
        <w:id w:val="-821841715"/>
        <w:tag w:val="goog_rdk_2624"/>
      </w:sdtPr>
      <w:sdtContent>
        <w:p w:rsidR="00000000" w:rsidDel="00000000" w:rsidP="00000000" w:rsidRDefault="00000000" w:rsidRPr="00000000" w14:paraId="000001E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29008196"/>
              <w:tag w:val="goog_rdk_2622"/>
            </w:sdtPr>
            <w:sdtContent>
              <w:del w:author="Kanihaa" w:id="9" w:date="2026-09-25T08:48:49Z"/>
              <w:sdt>
                <w:sdtPr>
                  <w:id w:val="-23341348"/>
                  <w:tag w:val="goog_rdk_2623"/>
                </w:sdtPr>
                <w:sdtContent>
                  <w:del w:author="Kanihaa" w:id="9" w:date="2026-09-25T08:48:49Z">
                    <w:r w:rsidDel="00000000" w:rsidR="00000000" w:rsidRPr="00000000">
                      <w:rPr>
                        <w:rtl w:val="0"/>
                      </w:rPr>
                    </w:r>
                  </w:del>
                </w:sdtContent>
              </w:sdt>
              <w:del w:author="Kanihaa" w:id="9" w:date="2026-09-25T08:48:49Z"/>
            </w:sdtContent>
          </w:sdt>
        </w:p>
      </w:sdtContent>
    </w:sdt>
    <w:sdt>
      <w:sdtPr>
        <w:id w:val="-417746055"/>
        <w:tag w:val="goog_rdk_2627"/>
      </w:sdtPr>
      <w:sdtContent>
        <w:p w:rsidR="00000000" w:rsidDel="00000000" w:rsidP="00000000" w:rsidRDefault="00000000" w:rsidRPr="00000000" w14:paraId="000001E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50107786"/>
              <w:tag w:val="goog_rdk_2625"/>
            </w:sdtPr>
            <w:sdtContent>
              <w:del w:author="Kanihaa" w:id="9" w:date="2026-09-25T08:48:49Z"/>
              <w:sdt>
                <w:sdtPr>
                  <w:id w:val="-737000587"/>
                  <w:tag w:val="goog_rdk_2626"/>
                </w:sdtPr>
                <w:sdtContent>
                  <w:del w:author="Kanihaa" w:id="9" w:date="2026-09-25T08:48:49Z">
                    <w:r w:rsidDel="00000000" w:rsidR="00000000" w:rsidRPr="00000000">
                      <w:rPr>
                        <w:rtl w:val="0"/>
                      </w:rPr>
                    </w:r>
                  </w:del>
                </w:sdtContent>
              </w:sdt>
              <w:del w:author="Kanihaa" w:id="9" w:date="2026-09-25T08:48:49Z"/>
            </w:sdtContent>
          </w:sdt>
        </w:p>
      </w:sdtContent>
    </w:sdt>
    <w:sdt>
      <w:sdtPr>
        <w:id w:val="477335556"/>
        <w:tag w:val="goog_rdk_2630"/>
      </w:sdtPr>
      <w:sdtContent>
        <w:p w:rsidR="00000000" w:rsidDel="00000000" w:rsidP="00000000" w:rsidRDefault="00000000" w:rsidRPr="00000000" w14:paraId="000001E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827119891"/>
              <w:tag w:val="goog_rdk_2628"/>
            </w:sdtPr>
            <w:sdtContent>
              <w:del w:author="Kanihaa" w:id="9" w:date="2026-09-25T08:48:49Z"/>
              <w:sdt>
                <w:sdtPr>
                  <w:id w:val="1731778593"/>
                  <w:tag w:val="goog_rdk_2629"/>
                </w:sdtPr>
                <w:sdtContent>
                  <w:del w:author="Kanihaa" w:id="9" w:date="2026-09-25T08:48:49Z">
                    <w:r w:rsidDel="00000000" w:rsidR="00000000" w:rsidRPr="00000000">
                      <w:rPr>
                        <w:rtl w:val="0"/>
                      </w:rPr>
                    </w:r>
                  </w:del>
                </w:sdtContent>
              </w:sdt>
              <w:del w:author="Kanihaa" w:id="9" w:date="2026-09-25T08:48:49Z"/>
            </w:sdtContent>
          </w:sdt>
        </w:p>
      </w:sdtContent>
    </w:sdt>
    <w:sdt>
      <w:sdtPr>
        <w:id w:val="-1507374261"/>
        <w:tag w:val="goog_rdk_2633"/>
      </w:sdtPr>
      <w:sdtContent>
        <w:p w:rsidR="00000000" w:rsidDel="00000000" w:rsidP="00000000" w:rsidRDefault="00000000" w:rsidRPr="00000000" w14:paraId="000001E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23136869"/>
              <w:tag w:val="goog_rdk_2631"/>
            </w:sdtPr>
            <w:sdtContent>
              <w:del w:author="Kanihaa" w:id="9" w:date="2026-09-25T08:48:49Z"/>
              <w:sdt>
                <w:sdtPr>
                  <w:id w:val="768880620"/>
                  <w:tag w:val="goog_rdk_2632"/>
                </w:sdtPr>
                <w:sdtContent>
                  <w:del w:author="Kanihaa" w:id="9" w:date="2026-09-25T08:48:49Z">
                    <w:r w:rsidDel="00000000" w:rsidR="00000000" w:rsidRPr="00000000">
                      <w:rPr>
                        <w:rtl w:val="0"/>
                      </w:rPr>
                    </w:r>
                  </w:del>
                </w:sdtContent>
              </w:sdt>
              <w:del w:author="Kanihaa" w:id="9" w:date="2026-09-25T08:48:49Z"/>
            </w:sdtContent>
          </w:sdt>
        </w:p>
      </w:sdtContent>
    </w:sdt>
    <w:sdt>
      <w:sdtPr>
        <w:id w:val="23210618"/>
        <w:tag w:val="goog_rdk_2636"/>
      </w:sdtPr>
      <w:sdtContent>
        <w:p w:rsidR="00000000" w:rsidDel="00000000" w:rsidP="00000000" w:rsidRDefault="00000000" w:rsidRPr="00000000" w14:paraId="000001E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56460805"/>
              <w:tag w:val="goog_rdk_2634"/>
            </w:sdtPr>
            <w:sdtContent>
              <w:del w:author="Kanihaa" w:id="9" w:date="2026-09-25T08:48:49Z"/>
              <w:sdt>
                <w:sdtPr>
                  <w:id w:val="1412653494"/>
                  <w:tag w:val="goog_rdk_2635"/>
                </w:sdtPr>
                <w:sdtContent>
                  <w:del w:author="Kanihaa" w:id="9" w:date="2026-09-25T08:48:49Z">
                    <w:r w:rsidDel="00000000" w:rsidR="00000000" w:rsidRPr="00000000">
                      <w:rPr>
                        <w:rtl w:val="0"/>
                      </w:rPr>
                    </w:r>
                  </w:del>
                </w:sdtContent>
              </w:sdt>
              <w:del w:author="Kanihaa" w:id="9" w:date="2026-09-25T08:48:49Z"/>
            </w:sdtContent>
          </w:sdt>
        </w:p>
      </w:sdtContent>
    </w:sdt>
    <w:sdt>
      <w:sdtPr>
        <w:id w:val="1037993846"/>
        <w:tag w:val="goog_rdk_2639"/>
      </w:sdtPr>
      <w:sdtContent>
        <w:p w:rsidR="00000000" w:rsidDel="00000000" w:rsidP="00000000" w:rsidRDefault="00000000" w:rsidRPr="00000000" w14:paraId="000001E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163590270"/>
              <w:tag w:val="goog_rdk_2637"/>
            </w:sdtPr>
            <w:sdtContent>
              <w:del w:author="Kanihaa" w:id="9" w:date="2026-09-25T08:48:49Z"/>
              <w:sdt>
                <w:sdtPr>
                  <w:id w:val="-1930850904"/>
                  <w:tag w:val="goog_rdk_2638"/>
                </w:sdtPr>
                <w:sdtContent>
                  <w:del w:author="Kanihaa" w:id="9" w:date="2026-09-25T08:48:49Z">
                    <w:r w:rsidDel="00000000" w:rsidR="00000000" w:rsidRPr="00000000">
                      <w:rPr>
                        <w:rtl w:val="0"/>
                      </w:rPr>
                    </w:r>
                  </w:del>
                </w:sdtContent>
              </w:sdt>
              <w:del w:author="Kanihaa" w:id="9" w:date="2026-09-25T08:48:49Z"/>
            </w:sdtContent>
          </w:sdt>
        </w:p>
      </w:sdtContent>
    </w:sdt>
    <w:sdt>
      <w:sdtPr>
        <w:id w:val="1049605750"/>
        <w:tag w:val="goog_rdk_2642"/>
      </w:sdtPr>
      <w:sdtContent>
        <w:p w:rsidR="00000000" w:rsidDel="00000000" w:rsidP="00000000" w:rsidRDefault="00000000" w:rsidRPr="00000000" w14:paraId="000001E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13062042"/>
              <w:tag w:val="goog_rdk_2640"/>
            </w:sdtPr>
            <w:sdtContent>
              <w:del w:author="Kanihaa" w:id="9" w:date="2026-09-25T08:48:49Z"/>
              <w:sdt>
                <w:sdtPr>
                  <w:id w:val="-461604358"/>
                  <w:tag w:val="goog_rdk_2641"/>
                </w:sdtPr>
                <w:sdtContent>
                  <w:del w:author="Kanihaa" w:id="9" w:date="2026-09-25T08:48:49Z">
                    <w:r w:rsidDel="00000000" w:rsidR="00000000" w:rsidRPr="00000000">
                      <w:rPr>
                        <w:rtl w:val="0"/>
                      </w:rPr>
                    </w:r>
                  </w:del>
                </w:sdtContent>
              </w:sdt>
              <w:del w:author="Kanihaa" w:id="9" w:date="2026-09-25T08:48:49Z"/>
            </w:sdtContent>
          </w:sdt>
        </w:p>
      </w:sdtContent>
    </w:sdt>
    <w:sdt>
      <w:sdtPr>
        <w:id w:val="1496709721"/>
        <w:tag w:val="goog_rdk_2645"/>
      </w:sdtPr>
      <w:sdtContent>
        <w:p w:rsidR="00000000" w:rsidDel="00000000" w:rsidP="00000000" w:rsidRDefault="00000000" w:rsidRPr="00000000" w14:paraId="000001E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421364926"/>
              <w:tag w:val="goog_rdk_2643"/>
            </w:sdtPr>
            <w:sdtContent>
              <w:del w:author="Kanihaa" w:id="9" w:date="2026-09-25T08:48:49Z"/>
              <w:sdt>
                <w:sdtPr>
                  <w:id w:val="-1667613271"/>
                  <w:tag w:val="goog_rdk_2644"/>
                </w:sdtPr>
                <w:sdtContent>
                  <w:del w:author="Kanihaa" w:id="9" w:date="2026-09-25T08:48:49Z">
                    <w:r w:rsidDel="00000000" w:rsidR="00000000" w:rsidRPr="00000000">
                      <w:rPr>
                        <w:rtl w:val="0"/>
                      </w:rPr>
                    </w:r>
                  </w:del>
                </w:sdtContent>
              </w:sdt>
              <w:del w:author="Kanihaa" w:id="9" w:date="2026-09-25T08:48:49Z"/>
            </w:sdtContent>
          </w:sdt>
        </w:p>
      </w:sdtContent>
    </w:sdt>
    <w:sdt>
      <w:sdtPr>
        <w:id w:val="-1546876893"/>
        <w:tag w:val="goog_rdk_2648"/>
      </w:sdtPr>
      <w:sdtContent>
        <w:p w:rsidR="00000000" w:rsidDel="00000000" w:rsidP="00000000" w:rsidRDefault="00000000" w:rsidRPr="00000000" w14:paraId="000001E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92339274"/>
              <w:tag w:val="goog_rdk_2646"/>
            </w:sdtPr>
            <w:sdtContent>
              <w:del w:author="Kanihaa" w:id="9" w:date="2026-09-25T08:48:49Z"/>
              <w:sdt>
                <w:sdtPr>
                  <w:id w:val="849870683"/>
                  <w:tag w:val="goog_rdk_2647"/>
                </w:sdtPr>
                <w:sdtContent>
                  <w:del w:author="Kanihaa" w:id="9" w:date="2026-09-25T08:48:49Z">
                    <w:r w:rsidDel="00000000" w:rsidR="00000000" w:rsidRPr="00000000">
                      <w:rPr>
                        <w:rtl w:val="0"/>
                      </w:rPr>
                    </w:r>
                  </w:del>
                </w:sdtContent>
              </w:sdt>
              <w:del w:author="Kanihaa" w:id="9" w:date="2026-09-25T08:48:49Z"/>
            </w:sdtContent>
          </w:sdt>
        </w:p>
      </w:sdtContent>
    </w:sdt>
    <w:sdt>
      <w:sdtPr>
        <w:id w:val="1017141886"/>
        <w:tag w:val="goog_rdk_2652"/>
      </w:sdtPr>
      <w:sdtContent>
        <w:p w:rsidR="00000000" w:rsidDel="00000000" w:rsidP="00000000" w:rsidRDefault="00000000" w:rsidRPr="00000000" w14:paraId="000001E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347003540"/>
              <w:tag w:val="goog_rdk_2649"/>
            </w:sdtPr>
            <w:sdtContent>
              <w:del w:author="Kanihaa" w:id="9" w:date="2026-09-25T08:48:49Z"/>
              <w:sdt>
                <w:sdtPr>
                  <w:id w:val="-1648639870"/>
                  <w:tag w:val="goog_rdk_265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Party Budget Recommendations Page</w:delText>
                    </w:r>
                  </w:del>
                </w:sdtContent>
              </w:sdt>
              <w:del w:author="Kanihaa" w:id="9" w:date="2026-09-25T08:48:49Z">
                <w:sdt>
                  <w:sdtPr>
                    <w:id w:val="642095729"/>
                    <w:tag w:val="goog_rdk_265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Shows curated party planning options, including food, venues, and decorations, matched to the provided budget.</w:delText>
                    </w:r>
                  </w:sdtContent>
                </w:sdt>
              </w:del>
            </w:sdtContent>
          </w:sdt>
        </w:p>
      </w:sdtContent>
    </w:sdt>
    <w:sdt>
      <w:sdtPr>
        <w:id w:val="1102863953"/>
        <w:tag w:val="goog_rdk_2655"/>
      </w:sdtPr>
      <w:sdtContent>
        <w:p w:rsidR="00000000" w:rsidDel="00000000" w:rsidP="00000000" w:rsidRDefault="00000000" w:rsidRPr="00000000" w14:paraId="000001E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142029317"/>
              <w:tag w:val="goog_rdk_265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200525" cy="8629650"/>
                      <wp:effectExtent b="0" l="0" r="0" t="0"/>
                      <wp:docPr id="158"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4200525" cy="8629650"/>
                              </a:xfrm>
                              <a:prstGeom prst="rect"/>
                              <a:ln/>
                            </pic:spPr>
                          </pic:pic>
                        </a:graphicData>
                      </a:graphic>
                    </wp:inline>
                  </w:drawing>
                </w:r>
              </w:del>
              <w:sdt>
                <w:sdtPr>
                  <w:id w:val="-944865036"/>
                  <w:tag w:val="goog_rdk_2654"/>
                </w:sdtPr>
                <w:sdtContent>
                  <w:del w:author="Kanihaa" w:id="9" w:date="2026-09-25T08:48:49Z">
                    <w:r w:rsidDel="00000000" w:rsidR="00000000" w:rsidRPr="00000000">
                      <w:rPr>
                        <w:rtl w:val="0"/>
                      </w:rPr>
                    </w:r>
                  </w:del>
                </w:sdtContent>
              </w:sdt>
              <w:del w:author="Kanihaa" w:id="9" w:date="2026-09-25T08:48:49Z"/>
            </w:sdtContent>
          </w:sdt>
        </w:p>
      </w:sdtContent>
    </w:sdt>
    <w:sdt>
      <w:sdtPr>
        <w:id w:val="1081762860"/>
        <w:tag w:val="goog_rdk_2658"/>
      </w:sdtPr>
      <w:sdtContent>
        <w:p w:rsidR="00000000" w:rsidDel="00000000" w:rsidP="00000000" w:rsidRDefault="00000000" w:rsidRPr="00000000" w14:paraId="000001E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108045366"/>
              <w:tag w:val="goog_rdk_2656"/>
            </w:sdtPr>
            <w:sdtContent>
              <w:del w:author="Kanihaa" w:id="9" w:date="2026-09-25T08:48:49Z"/>
              <w:sdt>
                <w:sdtPr>
                  <w:id w:val="-1145961603"/>
                  <w:tag w:val="goog_rdk_2657"/>
                </w:sdtPr>
                <w:sdtContent>
                  <w:del w:author="Kanihaa" w:id="9" w:date="2026-09-25T08:48:49Z">
                    <w:r w:rsidDel="00000000" w:rsidR="00000000" w:rsidRPr="00000000">
                      <w:rPr>
                        <w:rtl w:val="0"/>
                      </w:rPr>
                    </w:r>
                  </w:del>
                </w:sdtContent>
              </w:sdt>
              <w:del w:author="Kanihaa" w:id="9" w:date="2026-09-25T08:48:49Z"/>
            </w:sdtContent>
          </w:sdt>
        </w:p>
      </w:sdtContent>
    </w:sdt>
    <w:sdt>
      <w:sdtPr>
        <w:id w:val="1100602314"/>
        <w:tag w:val="goog_rdk_2661"/>
      </w:sdtPr>
      <w:sdtContent>
        <w:p w:rsidR="00000000" w:rsidDel="00000000" w:rsidP="00000000" w:rsidRDefault="00000000" w:rsidRPr="00000000" w14:paraId="000001E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13163534"/>
              <w:tag w:val="goog_rdk_2659"/>
            </w:sdtPr>
            <w:sdtContent>
              <w:del w:author="Kanihaa" w:id="9" w:date="2026-09-25T08:48:49Z"/>
              <w:sdt>
                <w:sdtPr>
                  <w:id w:val="-2086653164"/>
                  <w:tag w:val="goog_rdk_2660"/>
                </w:sdtPr>
                <w:sdtContent>
                  <w:del w:author="Kanihaa" w:id="9" w:date="2026-09-25T08:48:49Z">
                    <w:r w:rsidDel="00000000" w:rsidR="00000000" w:rsidRPr="00000000">
                      <w:rPr>
                        <w:rtl w:val="0"/>
                      </w:rPr>
                    </w:r>
                  </w:del>
                </w:sdtContent>
              </w:sdt>
              <w:del w:author="Kanihaa" w:id="9" w:date="2026-09-25T08:48:49Z"/>
            </w:sdtContent>
          </w:sdt>
        </w:p>
      </w:sdtContent>
    </w:sdt>
    <w:sdt>
      <w:sdtPr>
        <w:id w:val="1888506430"/>
        <w:tag w:val="goog_rdk_2665"/>
      </w:sdtPr>
      <w:sdtContent>
        <w:p w:rsidR="00000000" w:rsidDel="00000000" w:rsidP="00000000" w:rsidRDefault="00000000" w:rsidRPr="00000000" w14:paraId="000001EF">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spacing w:after="0" w:lineRule="auto"/>
              </w:pPr>
            </w:pPrChange>
          </w:pPr>
          <w:sdt>
            <w:sdtPr>
              <w:id w:val="-2069707580"/>
              <w:tag w:val="goog_rdk_2662"/>
            </w:sdtPr>
            <w:sdtContent>
              <w:del w:author="Kanihaa" w:id="9" w:date="2026-09-25T08:48:49Z"/>
              <w:sdt>
                <w:sdtPr>
                  <w:id w:val="1542471696"/>
                  <w:tag w:val="goog_rdk_266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Jewelry Budget Planner Page</w:delText>
                    </w:r>
                  </w:del>
                </w:sdtContent>
              </w:sdt>
              <w:del w:author="Kanihaa" w:id="9" w:date="2026-09-25T08:48:49Z">
                <w:sdt>
                  <w:sdtPr>
                    <w:id w:val="1711513396"/>
                    <w:tag w:val="goog_rdk_266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Provides jewelry recommendations aligned with occasion and outfit style, using text and optional image inputs.</w:delText>
                    </w:r>
                  </w:sdtContent>
                </w:sdt>
              </w:del>
            </w:sdtContent>
          </w:sdt>
        </w:p>
      </w:sdtContent>
    </w:sdt>
    <w:sdt>
      <w:sdtPr>
        <w:id w:val="-1843889827"/>
        <w:tag w:val="goog_rdk_2668"/>
      </w:sdtPr>
      <w:sdtContent>
        <w:p w:rsidR="00000000" w:rsidDel="00000000" w:rsidP="00000000" w:rsidRDefault="00000000" w:rsidRPr="00000000" w14:paraId="000001F0">
          <w:pPr>
            <w:pStyle w:val="Heading1"/>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5T05:09:1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920660505"/>
              <w:tag w:val="goog_rdk_2666"/>
            </w:sdtPr>
            <w:sdtContent>
              <w:del w:author="Kanihaa" w:id="9" w:date="2026-09-25T08:48:49Z"/>
              <w:sdt>
                <w:sdtPr>
                  <w:id w:val="-2142873815"/>
                  <w:tag w:val="goog_rdk_2667"/>
                </w:sdtPr>
                <w:sdtContent>
                  <w:del w:author="Kanihaa" w:id="9" w:date="2026-09-25T08:48:49Z">
                    <w:r w:rsidDel="00000000" w:rsidR="00000000" w:rsidRPr="00000000">
                      <w:rPr>
                        <w:rtl w:val="0"/>
                      </w:rPr>
                    </w:r>
                  </w:del>
                </w:sdtContent>
              </w:sdt>
              <w:del w:author="Kanihaa" w:id="9" w:date="2026-09-25T08:48:49Z"/>
            </w:sdtContent>
          </w:sdt>
        </w:p>
      </w:sdtContent>
    </w:sdt>
    <w:sdt>
      <w:sdtPr>
        <w:id w:val="350148416"/>
        <w:tag w:val="goog_rdk_2671"/>
      </w:sdtPr>
      <w:sdtContent>
        <w:p w:rsidR="00000000" w:rsidDel="00000000" w:rsidP="00000000" w:rsidRDefault="00000000" w:rsidRPr="00000000" w14:paraId="000001F1">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09385353"/>
              <w:tag w:val="goog_rdk_266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467350" cy="6210300"/>
                      <wp:effectExtent b="0" l="0" r="0" t="0"/>
                      <wp:docPr id="189"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467350" cy="6210300"/>
                              </a:xfrm>
                              <a:prstGeom prst="rect"/>
                              <a:ln/>
                            </pic:spPr>
                          </pic:pic>
                        </a:graphicData>
                      </a:graphic>
                    </wp:inline>
                  </w:drawing>
                </w:r>
              </w:del>
              <w:sdt>
                <w:sdtPr>
                  <w:id w:val="1602286836"/>
                  <w:tag w:val="goog_rdk_2670"/>
                </w:sdtPr>
                <w:sdtContent>
                  <w:del w:author="Kanihaa" w:id="9" w:date="2026-09-25T08:48:49Z">
                    <w:r w:rsidDel="00000000" w:rsidR="00000000" w:rsidRPr="00000000">
                      <w:rPr>
                        <w:rtl w:val="0"/>
                      </w:rPr>
                    </w:r>
                  </w:del>
                </w:sdtContent>
              </w:sdt>
              <w:del w:author="Kanihaa" w:id="9" w:date="2026-09-25T08:48:49Z"/>
            </w:sdtContent>
          </w:sdt>
        </w:p>
      </w:sdtContent>
    </w:sdt>
    <w:sdt>
      <w:sdtPr>
        <w:id w:val="604276567"/>
        <w:tag w:val="goog_rdk_2674"/>
      </w:sdtPr>
      <w:sdtContent>
        <w:p w:rsidR="00000000" w:rsidDel="00000000" w:rsidP="00000000" w:rsidRDefault="00000000" w:rsidRPr="00000000" w14:paraId="000001F2">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27730209"/>
              <w:tag w:val="goog_rdk_2672"/>
            </w:sdtPr>
            <w:sdtContent>
              <w:del w:author="Kanihaa" w:id="9" w:date="2026-09-25T08:48:49Z"/>
              <w:sdt>
                <w:sdtPr>
                  <w:id w:val="120219023"/>
                  <w:tag w:val="goog_rdk_2673"/>
                </w:sdtPr>
                <w:sdtContent>
                  <w:del w:author="Kanihaa" w:id="9" w:date="2026-09-25T08:48:49Z">
                    <w:r w:rsidDel="00000000" w:rsidR="00000000" w:rsidRPr="00000000">
                      <w:rPr>
                        <w:rtl w:val="0"/>
                      </w:rPr>
                    </w:r>
                  </w:del>
                </w:sdtContent>
              </w:sdt>
              <w:del w:author="Kanihaa" w:id="9" w:date="2026-09-25T08:48:49Z"/>
            </w:sdtContent>
          </w:sdt>
        </w:p>
      </w:sdtContent>
    </w:sdt>
    <w:sdt>
      <w:sdtPr>
        <w:id w:val="-1555070925"/>
        <w:tag w:val="goog_rdk_2677"/>
      </w:sdtPr>
      <w:sdtContent>
        <w:p w:rsidR="00000000" w:rsidDel="00000000" w:rsidP="00000000" w:rsidRDefault="00000000" w:rsidRPr="00000000" w14:paraId="000001F3">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851023108"/>
              <w:tag w:val="goog_rdk_2675"/>
            </w:sdtPr>
            <w:sdtContent>
              <w:del w:author="Kanihaa" w:id="9" w:date="2026-09-25T08:48:49Z"/>
              <w:sdt>
                <w:sdtPr>
                  <w:id w:val="-1260289590"/>
                  <w:tag w:val="goog_rdk_2676"/>
                </w:sdtPr>
                <w:sdtContent>
                  <w:del w:author="Kanihaa" w:id="9" w:date="2026-09-25T08:48:49Z">
                    <w:r w:rsidDel="00000000" w:rsidR="00000000" w:rsidRPr="00000000">
                      <w:rPr>
                        <w:rtl w:val="0"/>
                      </w:rPr>
                    </w:r>
                  </w:del>
                </w:sdtContent>
              </w:sdt>
              <w:del w:author="Kanihaa" w:id="9" w:date="2026-09-25T08:48:49Z"/>
            </w:sdtContent>
          </w:sdt>
        </w:p>
      </w:sdtContent>
    </w:sdt>
    <w:sdt>
      <w:sdtPr>
        <w:id w:val="1580269815"/>
        <w:tag w:val="goog_rdk_2680"/>
      </w:sdtPr>
      <w:sdtContent>
        <w:p w:rsidR="00000000" w:rsidDel="00000000" w:rsidP="00000000" w:rsidRDefault="00000000" w:rsidRPr="00000000" w14:paraId="000001F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92692982"/>
              <w:tag w:val="goog_rdk_2678"/>
            </w:sdtPr>
            <w:sdtContent>
              <w:del w:author="Kanihaa" w:id="9" w:date="2026-09-25T08:48:49Z"/>
              <w:sdt>
                <w:sdtPr>
                  <w:id w:val="761115196"/>
                  <w:tag w:val="goog_rdk_2679"/>
                </w:sdtPr>
                <w:sdtContent>
                  <w:del w:author="Kanihaa" w:id="9" w:date="2026-09-25T08:48:49Z">
                    <w:r w:rsidDel="00000000" w:rsidR="00000000" w:rsidRPr="00000000">
                      <w:rPr>
                        <w:rtl w:val="0"/>
                      </w:rPr>
                    </w:r>
                  </w:del>
                </w:sdtContent>
              </w:sdt>
              <w:del w:author="Kanihaa" w:id="9" w:date="2026-09-25T08:48:49Z"/>
            </w:sdtContent>
          </w:sdt>
        </w:p>
      </w:sdtContent>
    </w:sdt>
    <w:sdt>
      <w:sdtPr>
        <w:id w:val="1132268780"/>
        <w:tag w:val="goog_rdk_2683"/>
      </w:sdtPr>
      <w:sdtContent>
        <w:p w:rsidR="00000000" w:rsidDel="00000000" w:rsidP="00000000" w:rsidRDefault="00000000" w:rsidRPr="00000000" w14:paraId="000001F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58922984"/>
              <w:tag w:val="goog_rdk_2681"/>
            </w:sdtPr>
            <w:sdtContent>
              <w:del w:author="Kanihaa" w:id="9" w:date="2026-09-25T08:48:49Z"/>
              <w:sdt>
                <w:sdtPr>
                  <w:id w:val="1679794922"/>
                  <w:tag w:val="goog_rdk_2682"/>
                </w:sdtPr>
                <w:sdtContent>
                  <w:del w:author="Kanihaa" w:id="9" w:date="2026-09-25T08:48:49Z">
                    <w:r w:rsidDel="00000000" w:rsidR="00000000" w:rsidRPr="00000000">
                      <w:rPr>
                        <w:rtl w:val="0"/>
                      </w:rPr>
                    </w:r>
                  </w:del>
                </w:sdtContent>
              </w:sdt>
              <w:del w:author="Kanihaa" w:id="9" w:date="2026-09-25T08:48:49Z"/>
            </w:sdtContent>
          </w:sdt>
        </w:p>
      </w:sdtContent>
    </w:sdt>
    <w:sdt>
      <w:sdtPr>
        <w:id w:val="-1931151217"/>
        <w:tag w:val="goog_rdk_2686"/>
      </w:sdtPr>
      <w:sdtContent>
        <w:p w:rsidR="00000000" w:rsidDel="00000000" w:rsidP="00000000" w:rsidRDefault="00000000" w:rsidRPr="00000000" w14:paraId="000001F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81271695"/>
              <w:tag w:val="goog_rdk_2684"/>
            </w:sdtPr>
            <w:sdtContent>
              <w:del w:author="Kanihaa" w:id="9" w:date="2026-09-25T08:48:49Z"/>
              <w:sdt>
                <w:sdtPr>
                  <w:id w:val="1876167164"/>
                  <w:tag w:val="goog_rdk_2685"/>
                </w:sdtPr>
                <w:sdtContent>
                  <w:del w:author="Kanihaa" w:id="9" w:date="2026-09-25T08:48:49Z">
                    <w:r w:rsidDel="00000000" w:rsidR="00000000" w:rsidRPr="00000000">
                      <w:rPr>
                        <w:rtl w:val="0"/>
                      </w:rPr>
                    </w:r>
                  </w:del>
                </w:sdtContent>
              </w:sdt>
              <w:del w:author="Kanihaa" w:id="9" w:date="2026-09-25T08:48:49Z"/>
            </w:sdtContent>
          </w:sdt>
        </w:p>
      </w:sdtContent>
    </w:sdt>
    <w:sdt>
      <w:sdtPr>
        <w:id w:val="-1048115672"/>
        <w:tag w:val="goog_rdk_2689"/>
      </w:sdtPr>
      <w:sdtContent>
        <w:p w:rsidR="00000000" w:rsidDel="00000000" w:rsidP="00000000" w:rsidRDefault="00000000" w:rsidRPr="00000000" w14:paraId="000001F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024952776"/>
              <w:tag w:val="goog_rdk_2687"/>
            </w:sdtPr>
            <w:sdtContent>
              <w:del w:author="Kanihaa" w:id="9" w:date="2026-09-25T08:48:49Z"/>
              <w:sdt>
                <w:sdtPr>
                  <w:id w:val="1234860349"/>
                  <w:tag w:val="goog_rdk_2688"/>
                </w:sdtPr>
                <w:sdtContent>
                  <w:del w:author="Kanihaa" w:id="9" w:date="2026-09-25T08:48:49Z">
                    <w:r w:rsidDel="00000000" w:rsidR="00000000" w:rsidRPr="00000000">
                      <w:rPr>
                        <w:rtl w:val="0"/>
                      </w:rPr>
                    </w:r>
                  </w:del>
                </w:sdtContent>
              </w:sdt>
              <w:del w:author="Kanihaa" w:id="9" w:date="2026-09-25T08:48:49Z"/>
            </w:sdtContent>
          </w:sdt>
        </w:p>
      </w:sdtContent>
    </w:sdt>
    <w:sdt>
      <w:sdtPr>
        <w:id w:val="1529155956"/>
        <w:tag w:val="goog_rdk_2692"/>
      </w:sdtPr>
      <w:sdtContent>
        <w:p w:rsidR="00000000" w:rsidDel="00000000" w:rsidP="00000000" w:rsidRDefault="00000000" w:rsidRPr="00000000" w14:paraId="000001F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86822297"/>
              <w:tag w:val="goog_rdk_2690"/>
            </w:sdtPr>
            <w:sdtContent>
              <w:del w:author="Kanihaa" w:id="9" w:date="2026-09-25T08:48:49Z"/>
              <w:sdt>
                <w:sdtPr>
                  <w:id w:val="-1448983102"/>
                  <w:tag w:val="goog_rdk_2691"/>
                </w:sdtPr>
                <w:sdtContent>
                  <w:del w:author="Kanihaa" w:id="9" w:date="2026-09-25T08:48:49Z">
                    <w:r w:rsidDel="00000000" w:rsidR="00000000" w:rsidRPr="00000000">
                      <w:rPr>
                        <w:rtl w:val="0"/>
                      </w:rPr>
                    </w:r>
                  </w:del>
                </w:sdtContent>
              </w:sdt>
              <w:del w:author="Kanihaa" w:id="9" w:date="2026-09-25T08:48:49Z"/>
            </w:sdtContent>
          </w:sdt>
        </w:p>
      </w:sdtContent>
    </w:sdt>
    <w:sdt>
      <w:sdtPr>
        <w:id w:val="1976847489"/>
        <w:tag w:val="goog_rdk_2695"/>
      </w:sdtPr>
      <w:sdtContent>
        <w:p w:rsidR="00000000" w:rsidDel="00000000" w:rsidP="00000000" w:rsidRDefault="00000000" w:rsidRPr="00000000" w14:paraId="000001F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73441461"/>
              <w:tag w:val="goog_rdk_2693"/>
            </w:sdtPr>
            <w:sdtContent>
              <w:del w:author="Kanihaa" w:id="9" w:date="2026-09-25T08:48:49Z"/>
              <w:sdt>
                <w:sdtPr>
                  <w:id w:val="1875868137"/>
                  <w:tag w:val="goog_rdk_2694"/>
                </w:sdtPr>
                <w:sdtContent>
                  <w:del w:author="Kanihaa" w:id="9" w:date="2026-09-25T08:48:49Z">
                    <w:r w:rsidDel="00000000" w:rsidR="00000000" w:rsidRPr="00000000">
                      <w:rPr>
                        <w:rtl w:val="0"/>
                      </w:rPr>
                    </w:r>
                  </w:del>
                </w:sdtContent>
              </w:sdt>
              <w:del w:author="Kanihaa" w:id="9" w:date="2026-09-25T08:48:49Z"/>
            </w:sdtContent>
          </w:sdt>
        </w:p>
      </w:sdtContent>
    </w:sdt>
    <w:sdt>
      <w:sdtPr>
        <w:id w:val="1513623027"/>
        <w:tag w:val="goog_rdk_2698"/>
      </w:sdtPr>
      <w:sdtContent>
        <w:p w:rsidR="00000000" w:rsidDel="00000000" w:rsidP="00000000" w:rsidRDefault="00000000" w:rsidRPr="00000000" w14:paraId="000001F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41480922"/>
              <w:tag w:val="goog_rdk_2696"/>
            </w:sdtPr>
            <w:sdtContent>
              <w:del w:author="Kanihaa" w:id="9" w:date="2026-09-25T08:48:49Z"/>
              <w:sdt>
                <w:sdtPr>
                  <w:id w:val="1801050987"/>
                  <w:tag w:val="goog_rdk_2697"/>
                </w:sdtPr>
                <w:sdtContent>
                  <w:del w:author="Kanihaa" w:id="9" w:date="2026-09-25T08:48:49Z">
                    <w:r w:rsidDel="00000000" w:rsidR="00000000" w:rsidRPr="00000000">
                      <w:rPr>
                        <w:rtl w:val="0"/>
                      </w:rPr>
                    </w:r>
                  </w:del>
                </w:sdtContent>
              </w:sdt>
              <w:del w:author="Kanihaa" w:id="9" w:date="2026-09-25T08:48:49Z"/>
            </w:sdtContent>
          </w:sdt>
        </w:p>
      </w:sdtContent>
    </w:sdt>
    <w:sdt>
      <w:sdtPr>
        <w:id w:val="-493246022"/>
        <w:tag w:val="goog_rdk_2701"/>
      </w:sdtPr>
      <w:sdtContent>
        <w:p w:rsidR="00000000" w:rsidDel="00000000" w:rsidP="00000000" w:rsidRDefault="00000000" w:rsidRPr="00000000" w14:paraId="000001F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78600425"/>
              <w:tag w:val="goog_rdk_2699"/>
            </w:sdtPr>
            <w:sdtContent>
              <w:del w:author="Kanihaa" w:id="9" w:date="2026-09-25T08:48:49Z"/>
              <w:sdt>
                <w:sdtPr>
                  <w:id w:val="9961161"/>
                  <w:tag w:val="goog_rdk_2700"/>
                </w:sdtPr>
                <w:sdtContent>
                  <w:del w:author="Kanihaa" w:id="9" w:date="2026-09-25T08:48:49Z">
                    <w:r w:rsidDel="00000000" w:rsidR="00000000" w:rsidRPr="00000000">
                      <w:rPr>
                        <w:rtl w:val="0"/>
                      </w:rPr>
                    </w:r>
                  </w:del>
                </w:sdtContent>
              </w:sdt>
              <w:del w:author="Kanihaa" w:id="9" w:date="2026-09-25T08:48:49Z"/>
            </w:sdtContent>
          </w:sdt>
        </w:p>
      </w:sdtContent>
    </w:sdt>
    <w:sdt>
      <w:sdtPr>
        <w:id w:val="1792787961"/>
        <w:tag w:val="goog_rdk_2710"/>
      </w:sdtPr>
      <w:sdtContent>
        <w:p w:rsidR="00000000" w:rsidDel="00000000" w:rsidP="00000000" w:rsidRDefault="00000000" w:rsidRPr="00000000" w14:paraId="000001FC">
          <w:pPr>
            <w:pStyle w:val="Heading1"/>
            <w:spacing w:line="259" w:lineRule="auto"/>
            <w:ind w:left="-1133.8582677165355" w:right="-1995"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Yoga Dharshini" w:id="0" w:date="2026-09-24T14:44:19Z">
              <w:pPr>
                <w:pStyle w:val="Heading1"/>
                <w:spacing w:line="259" w:lineRule="auto"/>
              </w:pPr>
            </w:pPrChange>
          </w:pPr>
          <w:sdt>
            <w:sdtPr>
              <w:id w:val="-1147738075"/>
              <w:tag w:val="goog_rdk_2702"/>
            </w:sdtPr>
            <w:sdtContent>
              <w:del w:author="Kanihaa" w:id="9" w:date="2026-09-25T08:48:49Z"/>
              <w:sdt>
                <w:sdtPr>
                  <w:id w:val="543714416"/>
                  <w:tag w:val="goog_rdk_2703"/>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Jewelry Budget Recommendations Page</w:delText>
                    </w:r>
                  </w:del>
                </w:sdtContent>
              </w:sdt>
              <w:del w:author="Kanihaa" w:id="9" w:date="2026-09-25T08:48:49Z">
                <w:sdt>
                  <w:sdtPr>
                    <w:id w:val="363974686"/>
                    <w:tag w:val="goog_rdk_27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Presents personalized jewelry op</w:delText>
                    </w:r>
                  </w:sdtContent>
                </w:sdt>
              </w:del>
            </w:sdtContent>
          </w:sdt>
          <w:sdt>
            <w:sdtPr>
              <w:id w:val="-1284546203"/>
              <w:tag w:val="goog_rdk_2705"/>
            </w:sdtPr>
            <w:sdtContent>
              <w:ins w:author="Anonymous" w:id="201" w:date="2026-09-24T05:26:08Z">
                <w:sdt>
                  <w:sdtPr>
                    <w:id w:val="-2026340517"/>
                    <w:tag w:val="goog_rdk_2706"/>
                  </w:sdtPr>
                  <w:sdtContent>
                    <w:del w:author="Kanihaa" w:id="9" w:date="2026-09-25T08:48:49Z"/>
                  </w:sdtContent>
                </w:sdt>
              </w:ins>
              <w:sdt>
                <w:sdtPr>
                  <w:id w:val="1089131877"/>
                  <w:tag w:val="goog_rdk_270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g/,mo b bnk0[</w:delText>
                        <w:tab/>
                        <w:tab/>
                        <w:tab/>
                        <w:tab/>
                        <w:tab/>
                        <w:tab/>
                        <w:tab/>
                        <w:tab/>
                        <w:delText xml:space="preserve">-</w:delText>
                        <w:tab/>
                        <w:tab/>
                        <w:tab/>
                        <w:tab/>
                        <w:tab/>
                        <w:tab/>
                        <w:tab/>
                        <w:tab/>
                        <w:tab/>
                        <w:tab/>
                        <w:tab/>
                        <w:tab/>
                        <w:tab/>
                        <w:tab/>
                        <w:tab/>
                        <w:tab/>
                        <w:tab/>
                        <w:tab/>
                        <w:tab/>
                        <w:tab/>
                        <w:tab/>
                        <w:tab/>
                        <w:tab/>
                        <w:tab/>
                        <w:tab/>
                        <w:delText xml:space="preserve">-  n-</w:delText>
                      </w:r>
                    </w:del>
                  </w:ins>
                </w:sdtContent>
              </w:sdt>
              <w:ins w:author="Anonymous" w:id="201" w:date="2026-09-24T05:26:08Z">
                <w:del w:author="Kanihaa" w:id="9" w:date="2026-09-25T08:48:49Z">
                  <w:bookmarkStart w:colFirst="0" w:colLast="0" w:name="_heading=h.et6e8q3jv88y" w:id="42"/>
                  <w:bookmarkEnd w:id="42"/>
                  <w:sdt>
                    <w:sdtPr>
                      <w:id w:val="-965649127"/>
                      <w:tag w:val="goog_rdk_270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PocketSmart AI: Your Smart Budget &amp; Recommendation Assistant</w:delText>
                      </w:r>
                    </w:sdtContent>
                  </w:sdt>
                  <w:sdt>
                    <w:sdtPr>
                      <w:id w:val="2383473"/>
                      <w:tag w:val="goog_rdk_270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 AI powered budget —fkkm.,dfkk</w:delText>
                      </w:r>
                    </w:sdtContent>
                  </w:sdt>
                </w:del>
              </w:ins>
            </w:sdtContent>
          </w:sdt>
        </w:p>
      </w:sdtContent>
    </w:sdt>
    <w:sdt>
      <w:sdtPr>
        <w:id w:val="-399058265"/>
        <w:tag w:val="goog_rdk_2714"/>
      </w:sdtPr>
      <w:sdtContent>
        <w:p w:rsidR="00000000" w:rsidDel="00000000" w:rsidP="00000000" w:rsidRDefault="00000000" w:rsidRPr="00000000" w14:paraId="000001FD">
          <w:pPr>
            <w:pStyle w:val="Title"/>
            <w:tabs>
              <w:tab w:val="center" w:leader="none" w:pos="4513"/>
              <w:tab w:val="right" w:leader="none" w:pos="9026"/>
            </w:tabs>
            <w:spacing w:after="280" w:lineRule="auto"/>
            <w:ind w:right="-561.2598425196836"/>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89930575"/>
              <w:tag w:val="goog_rdk_2711"/>
            </w:sdtPr>
            <w:sdtContent>
              <w:ins w:author="Anonymous" w:id="201" w:date="2026-09-24T05:26:08Z">
                <w:sdt>
                  <w:sdtPr>
                    <w:id w:val="-316150104"/>
                    <w:tag w:val="goog_rdk_2712"/>
                  </w:sdtPr>
                  <w:sdtContent>
                    <w:del w:author="Kanihaa" w:id="9" w:date="2026-09-25T08:48:49Z"/>
                  </w:sdtContent>
                </w:sdt>
              </w:ins>
              <w:sdt>
                <w:sdtPr>
                  <w:id w:val="1075957671"/>
                  <w:tag w:val="goog_rdk_271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w:delText>
                        <w:tab/>
                        <w:tab/>
                        <w:tab/>
                        <w:tab/>
                        <w:tab/>
                        <w:tab/>
                        <w:delText xml:space="preserve">Qm.,dfkk</w:delText>
                      </w:r>
                    </w:del>
                  </w:ins>
                </w:sdtContent>
              </w:sdt>
              <w:ins w:author="Anonymous" w:id="201" w:date="2026-09-24T05:26:08Z">
                <w:del w:author="Kanihaa" w:id="9" w:date="2026-09-25T08:48:49Z">
                  <w:bookmarkStart w:colFirst="0" w:colLast="0" w:name="_heading=h.h8jgeoqkt1d9" w:id="43"/>
                  <w:bookmarkEnd w:id="43"/>
                </w:del>
              </w:ins>
            </w:sdtContent>
          </w:sdt>
        </w:p>
      </w:sdtContent>
    </w:sdt>
    <w:sdt>
      <w:sdtPr>
        <w:id w:val="-347198033"/>
        <w:tag w:val="goog_rdk_2718"/>
      </w:sdtPr>
      <w:sdtContent>
        <w:p w:rsidR="00000000" w:rsidDel="00000000" w:rsidP="00000000" w:rsidRDefault="00000000" w:rsidRPr="00000000" w14:paraId="000001FE">
          <w:pPr>
            <w:numPr>
              <w:ilvl w:val="0"/>
              <w:numId w:val="7"/>
            </w:numPr>
            <w:tabs>
              <w:tab w:val="center" w:leader="none" w:pos="4513"/>
              <w:tab w:val="right" w:leader="none" w:pos="9026"/>
            </w:tabs>
            <w:spacing w:after="280" w:lineRule="auto"/>
            <w:ind w:left="720" w:right="-561.2598425196836" w:hanging="360"/>
            <w:jc w:val="center"/>
            <w:rPr>
              <w:ins w:author="Anonymous" w:id="201" w:date="2026-09-24T05:26:08Z"/>
              <w:del w:author="Kanihaa" w:id="9" w:date="2026-09-25T08:48:49Z"/>
              <w:rFonts w:ascii="Calibri" w:cs="Calibri" w:eastAsia="Calibri" w:hAnsi="Calibri"/>
              <w:strike w:val="1"/>
              <w:sz w:val="22"/>
              <w:szCs w:val="22"/>
            </w:rPr>
          </w:pPr>
          <w:sdt>
            <w:sdtPr>
              <w:id w:val="1659323463"/>
              <w:tag w:val="goog_rdk_2715"/>
            </w:sdtPr>
            <w:sdtContent>
              <w:ins w:author="Anonymous" w:id="201" w:date="2026-09-24T05:26:08Z">
                <w:sdt>
                  <w:sdtPr>
                    <w:id w:val="1955326683"/>
                    <w:tag w:val="goog_rdk_2716"/>
                  </w:sdtPr>
                  <w:sdtContent>
                    <w:del w:author="Kanihaa" w:id="9" w:date="2026-09-25T08:48:49Z"/>
                  </w:sdtContent>
                </w:sdt>
              </w:ins>
              <w:sdt>
                <w:sdtPr>
                  <w:id w:val="1817553832"/>
                  <w:tag w:val="goog_rdk_271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TY5R</w:delText>
                        <w:tab/>
                        <w:tab/>
                        <w:tab/>
                        <w:tab/>
                        <w:delText xml:space="preserve">fkkm.,dfkk</w:delText>
                      </w:r>
                    </w:del>
                  </w:ins>
                </w:sdtContent>
              </w:sdt>
              <w:ins w:author="Anonymous" w:id="201" w:date="2026-09-24T05:26:08Z">
                <w:del w:author="Kanihaa" w:id="9" w:date="2026-09-25T08:48:49Z"/>
              </w:ins>
            </w:sdtContent>
          </w:sdt>
        </w:p>
      </w:sdtContent>
    </w:sdt>
    <w:sdt>
      <w:sdtPr>
        <w:id w:val="-192001992"/>
        <w:tag w:val="goog_rdk_2722"/>
      </w:sdtPr>
      <w:sdtContent>
        <w:p w:rsidR="00000000" w:rsidDel="00000000" w:rsidP="00000000" w:rsidRDefault="00000000" w:rsidRPr="00000000" w14:paraId="000001FF">
          <w:pPr>
            <w:pStyle w:val="Heading1"/>
            <w:numPr>
              <w:ilvl w:val="0"/>
              <w:numId w:val="7"/>
            </w:numPr>
            <w:tabs>
              <w:tab w:val="center" w:leader="none" w:pos="4513"/>
              <w:tab w:val="right" w:leader="none" w:pos="9026"/>
            </w:tabs>
            <w:spacing w:after="280" w:lineRule="auto"/>
            <w:ind w:left="720" w:right="-561.2598425196836" w:hanging="360"/>
            <w:jc w:val="center"/>
            <w:rPr>
              <w:ins w:author="Anonymous" w:id="201" w:date="2026-09-24T05:26:08Z"/>
              <w:del w:author="Kanihaa" w:id="9" w:date="2026-09-25T08:48:49Z"/>
              <w:rFonts w:ascii="Calibri" w:cs="Calibri" w:eastAsia="Calibri" w:hAnsi="Calibri"/>
              <w:strike w:val="1"/>
              <w:highlight w:val="black"/>
            </w:rPr>
          </w:pPr>
          <w:sdt>
            <w:sdtPr>
              <w:id w:val="374640073"/>
              <w:tag w:val="goog_rdk_2719"/>
            </w:sdtPr>
            <w:sdtContent>
              <w:ins w:author="Anonymous" w:id="201" w:date="2026-09-24T05:26:08Z">
                <w:sdt>
                  <w:sdtPr>
                    <w:id w:val="2070048185"/>
                    <w:tag w:val="goog_rdk_2720"/>
                  </w:sdtPr>
                  <w:sdtContent>
                    <w:del w:author="Kanihaa" w:id="9" w:date="2026-09-25T08:48:49Z"/>
                  </w:sdtContent>
                </w:sdt>
              </w:ins>
              <w:sdt>
                <w:sdtPr>
                  <w:id w:val="370392124"/>
                  <w:tag w:val="goog_rdk_272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w:delText>
                        <w:tab/>
                        <w:delText xml:space="preserve">=</w:delText>
                        <w:tab/>
                        <w:tab/>
                        <w:tab/>
                        <w:tab/>
                        <w:tab/>
                        <w:tab/>
                        <w:tab/>
                        <w:tab/>
                        <w:tab/>
                        <w:tab/>
                        <w:tab/>
                        <w:tab/>
                        <w:tab/>
                        <w:tab/>
                        <w:tab/>
                        <w:tab/>
                        <w:tab/>
                        <w:tab/>
                        <w:tab/>
                        <w:tab/>
                      </w:r>
                    </w:del>
                  </w:ins>
                </w:sdtContent>
              </w:sdt>
              <w:ins w:author="Anonymous" w:id="201" w:date="2026-09-24T05:26:08Z">
                <w:del w:author="Kanihaa" w:id="9" w:date="2026-09-25T08:48:49Z">
                  <w:bookmarkStart w:colFirst="0" w:colLast="0" w:name="_heading=h.y5sfu02qyv59" w:id="44"/>
                  <w:bookmarkEnd w:id="44"/>
                </w:del>
              </w:ins>
            </w:sdtContent>
          </w:sdt>
        </w:p>
      </w:sdtContent>
    </w:sdt>
    <w:sdt>
      <w:sdtPr>
        <w:id w:val="-611281763"/>
        <w:tag w:val="goog_rdk_2726"/>
      </w:sdtPr>
      <w:sdtContent>
        <w:p w:rsidR="00000000" w:rsidDel="00000000" w:rsidP="00000000" w:rsidRDefault="00000000" w:rsidRPr="00000000" w14:paraId="00000200">
          <w:pPr>
            <w:numPr>
              <w:ilvl w:val="0"/>
              <w:numId w:val="7"/>
            </w:numPr>
            <w:spacing w:after="280" w:lineRule="auto"/>
            <w:ind w:left="-1695" w:right="-561.2598425196836" w:firstLine="0"/>
            <w:jc w:val="center"/>
            <w:rPr>
              <w:ins w:author="Anonymous" w:id="201" w:date="2026-09-24T05:26:08Z"/>
              <w:del w:author="Kanihaa" w:id="9" w:date="2026-09-25T08:48:49Z"/>
              <w:strike w:val="1"/>
              <w:sz w:val="22"/>
              <w:szCs w:val="22"/>
            </w:rPr>
          </w:pPr>
          <w:sdt>
            <w:sdtPr>
              <w:id w:val="953150736"/>
              <w:tag w:val="goog_rdk_2723"/>
            </w:sdtPr>
            <w:sdtContent>
              <w:ins w:author="Anonymous" w:id="201" w:date="2026-09-24T05:26:08Z">
                <w:sdt>
                  <w:sdtPr>
                    <w:id w:val="71073655"/>
                    <w:tag w:val="goog_rdk_2724"/>
                  </w:sdtPr>
                  <w:sdtContent>
                    <w:del w:author="Kanihaa" w:id="9" w:date="2026-09-25T08:48:49Z"/>
                  </w:sdtContent>
                </w:sdt>
              </w:ins>
              <w:sdt>
                <w:sdtPr>
                  <w:id w:val="-1083837369"/>
                  <w:tag w:val="goog_rdk_272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tab/>
                        <w:tab/>
                        <w:tab/>
                        <w:tab/>
                        <w:tab/>
                        <w:tab/>
                        <w:delText xml:space="preserve">Q</w:delText>
                        <w:tab/>
                        <w:tab/>
                        <w:tab/>
                        <w:tab/>
                        <w:tab/>
                        <w:delText xml:space="preserve">=</w:delText>
                        <w:tab/>
                        <w:tab/>
                        <w:tab/>
                        <w:tab/>
                        <w:tab/>
                        <w:tab/>
                        <w:tab/>
                        <w:tab/>
                        <w:tab/>
                        <w:tab/>
                        <w:tab/>
                        <w:tab/>
                        <w:tab/>
                      </w:r>
                    </w:del>
                  </w:ins>
                </w:sdtContent>
              </w:sdt>
              <w:ins w:author="Anonymous" w:id="201" w:date="2026-09-24T05:26:08Z">
                <w:del w:author="Kanihaa" w:id="9" w:date="2026-09-25T08:48:49Z"/>
              </w:ins>
            </w:sdtContent>
          </w:sdt>
        </w:p>
      </w:sdtContent>
    </w:sdt>
    <w:sdt>
      <w:sdtPr>
        <w:id w:val="1598181914"/>
        <w:tag w:val="goog_rdk_2732"/>
      </w:sdtPr>
      <w:sdtContent>
        <w:p w:rsidR="00000000" w:rsidDel="00000000" w:rsidP="00000000" w:rsidRDefault="00000000" w:rsidRPr="00000000" w14:paraId="00000201">
          <w:pPr>
            <w:spacing w:after="280" w:lineRule="auto"/>
            <w:ind w:left="720" w:right="-561.2598425196836" w:firstLine="0"/>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38961222"/>
              <w:tag w:val="goog_rdk_2727"/>
            </w:sdtPr>
            <w:sdtContent>
              <w:ins w:author="Anonymous" w:id="201" w:date="2026-09-24T05:26:08Z">
                <w:sdt>
                  <w:sdtPr>
                    <w:id w:val="-966741253"/>
                    <w:tag w:val="goog_rdk_2728"/>
                  </w:sdtPr>
                  <w:sdtContent>
                    <w:del w:author="Kanihaa" w:id="9" w:date="2026-09-25T08:48:49Z"/>
                  </w:sdtContent>
                </w:sdt>
              </w:ins>
              <w:sdt>
                <w:sdtPr>
                  <w:id w:val="865327494"/>
                  <w:tag w:val="goog_rdk_272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-.and recommendation assistant)</w:delText>
                      </w:r>
                    </w:del>
                  </w:ins>
                </w:sdtContent>
              </w:sdt>
              <w:ins w:author="Anonymous" w:id="201" w:date="2026-09-24T05:26:08Z">
                <w:del w:author="Kanihaa" w:id="9" w:date="2026-09-25T08:48:49Z">
                  <w:sdt>
                    <w:sdtPr>
                      <w:id w:val="972013643"/>
                      <w:tag w:val="goog_rdk_27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368727376"/>
                      <w:tag w:val="goog_rdk_2731"/>
                    </w:sdtPr>
                    <w:sdtContent>
                      <w:r w:rsidDel="00000000" w:rsidR="00000000" w:rsidRPr="00000000">
                        <w:rPr>
                          <w:rtl w:val="0"/>
                        </w:rPr>
                      </w:r>
                    </w:sdtContent>
                  </w:sdt>
                </w:del>
              </w:ins>
            </w:sdtContent>
          </w:sdt>
        </w:p>
      </w:sdtContent>
    </w:sdt>
    <w:sdt>
      <w:sdtPr>
        <w:id w:val="-1358667741"/>
        <w:tag w:val="goog_rdk_2736"/>
      </w:sdtPr>
      <w:sdtContent>
        <w:p w:rsidR="00000000" w:rsidDel="00000000" w:rsidP="00000000" w:rsidRDefault="00000000" w:rsidRPr="00000000" w14:paraId="00000202">
          <w:pPr>
            <w:spacing w:after="280" w:lineRule="auto"/>
            <w:ind w:left="720" w:right="-561.2598425196836" w:firstLine="0"/>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24715214"/>
              <w:tag w:val="goog_rdk_2733"/>
            </w:sdtPr>
            <w:sdtContent>
              <w:ins w:author="Anonymous" w:id="201" w:date="2026-09-24T05:26:08Z">
                <w:sdt>
                  <w:sdtPr>
                    <w:id w:val="705718339"/>
                    <w:tag w:val="goog_rdk_2734"/>
                  </w:sdtPr>
                  <w:sdtContent>
                    <w:del w:author="Kanihaa" w:id="9" w:date="2026-09-25T08:48:49Z"/>
                  </w:sdtContent>
                </w:sdt>
              </w:ins>
              <w:sdt>
                <w:sdtPr>
                  <w:id w:val="1190960306"/>
                  <w:tag w:val="goog_rdk_273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Project Description</w:delText>
                      </w:r>
                    </w:del>
                  </w:ins>
                </w:sdtContent>
              </w:sdt>
              <w:ins w:author="Anonymous" w:id="201" w:date="2026-09-24T05:26:08Z">
                <w:del w:author="Kanihaa" w:id="9" w:date="2026-09-25T08:48:49Z"/>
              </w:ins>
            </w:sdtContent>
          </w:sdt>
        </w:p>
      </w:sdtContent>
    </w:sdt>
    <w:sdt>
      <w:sdtPr>
        <w:id w:val="-1764943449"/>
        <w:tag w:val="goog_rdk_2743"/>
      </w:sdtPr>
      <w:sdtContent>
        <w:p w:rsidR="00000000" w:rsidDel="00000000" w:rsidP="00000000" w:rsidRDefault="00000000" w:rsidRPr="00000000" w14:paraId="00000203">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65666924"/>
              <w:tag w:val="goog_rdk_2737"/>
            </w:sdtPr>
            <w:sdtContent>
              <w:ins w:author="Anonymous" w:id="201" w:date="2026-09-24T05:26:08Z">
                <w:sdt>
                  <w:sdtPr>
                    <w:id w:val="-605761425"/>
                    <w:tag w:val="goog_rdk_2738"/>
                  </w:sdtPr>
                  <w:sdtContent>
                    <w:del w:author="Kanihaa" w:id="9" w:date="2026-09-25T08:48:49Z"/>
                  </w:sdtContent>
                </w:sdt>
              </w:ins>
              <w:sdt>
                <w:sdtPr>
                  <w:id w:val="1861234400"/>
                  <w:tag w:val="goog_rdk_273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Managing budgets across </w:delText>
                      </w:r>
                    </w:del>
                  </w:ins>
                </w:sdtContent>
              </w:sdt>
              <w:ins w:author="Anonymous" w:id="201" w:date="2026-09-24T05:26:08Z">
                <w:del w:author="Kanihaa" w:id="9" w:date="2026-09-25T08:48:49Z">
                  <w:bookmarkStart w:colFirst="0" w:colLast="0" w:name="_heading=h.uqteqhrw8s24" w:id="45"/>
                  <w:bookmarkEnd w:id="45"/>
                  <w:sdt>
                    <w:sdtPr>
                      <w:id w:val="-1610419556"/>
                      <w:tag w:val="goog_rdk_274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differentdifferentdiffu68y</w:delText>
                      </w:r>
                    </w:sdtContent>
                  </w:sdt>
                  <w:sdt>
                    <w:sdtPr>
                      <w:id w:val="-59601577"/>
                      <w:tag w:val="goog_rdk_27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sdtContent>
                  </w:sdt>
                  <w:sdt>
                    <w:sdtPr>
                      <w:id w:val="1609892315"/>
                      <w:tag w:val="goog_rdk_274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currentcbcerent life needs—like home decor, event planning, or jewelry shopping—can be overwhelming due to the wide variety of products, platforms, and price ranges. PocketSmart AI addresses this challenge through a GenAI-powered, cross-platform recommendation system that delivers personalized, budget-based suggestions for products and services.Using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experience that bridges multiple categories and e-commerce ecosystems.</w:delText>
                      </w:r>
                    </w:sdtContent>
                  </w:sdt>
                </w:del>
              </w:ins>
            </w:sdtContent>
          </w:sdt>
        </w:p>
      </w:sdtContent>
    </w:sdt>
    <w:sdt>
      <w:sdtPr>
        <w:id w:val="-1754083972"/>
        <w:tag w:val="goog_rdk_2748"/>
      </w:sdtPr>
      <w:sdtContent>
        <w:p w:rsidR="00000000" w:rsidDel="00000000" w:rsidP="00000000" w:rsidRDefault="00000000" w:rsidRPr="00000000" w14:paraId="00000204">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70570795"/>
              <w:tag w:val="goog_rdk_2744"/>
            </w:sdtPr>
            <w:sdtContent>
              <w:ins w:author="Anonymous" w:id="201" w:date="2026-09-24T05:26:08Z">
                <w:sdt>
                  <w:sdtPr>
                    <w:id w:val="13529841"/>
                    <w:tag w:val="goog_rdk_2745"/>
                  </w:sdtPr>
                  <w:sdtContent>
                    <w:del w:author="Kanihaa" w:id="9" w:date="2026-09-25T08:48:49Z"/>
                  </w:sdtContent>
                </w:sdt>
              </w:ins>
              <w:sdt>
                <w:sdtPr>
                  <w:id w:val="1728583094"/>
                  <w:tag w:val="goog_rdk_274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Scenario 1: Home Interior Planning with Smart Budget Allocation</w:delText>
                      </w:r>
                    </w:del>
                  </w:ins>
                </w:sdtContent>
              </w:sdt>
              <w:ins w:author="Anonymous" w:id="201" w:date="2026-09-24T05:26:08Z">
                <w:del w:author="Kanihaa" w:id="9" w:date="2026-09-25T08:48:49Z">
                  <w:bookmarkStart w:colFirst="0" w:colLast="0" w:name="_heading=h.kj2iwt6opakv" w:id="46"/>
                  <w:bookmarkEnd w:id="46"/>
                  <w:sdt>
                    <w:sdtPr>
                      <w:id w:val="-180983982"/>
                      <w:tag w:val="goog_rdk_2747"/>
                    </w:sdtPr>
                    <w:sdtContent>
                      <w:r w:rsidDel="00000000" w:rsidR="00000000" w:rsidRPr="00000000">
                        <w:rPr>
                          <w:rtl w:val="0"/>
                        </w:rPr>
                      </w:r>
                    </w:sdtContent>
                  </w:sdt>
                </w:del>
              </w:ins>
            </w:sdtContent>
          </w:sdt>
        </w:p>
      </w:sdtContent>
    </w:sdt>
    <w:sdt>
      <w:sdtPr>
        <w:id w:val="1729505811"/>
        <w:tag w:val="goog_rdk_2754"/>
      </w:sdtPr>
      <w:sdtContent>
        <w:p w:rsidR="00000000" w:rsidDel="00000000" w:rsidP="00000000" w:rsidRDefault="00000000" w:rsidRPr="00000000" w14:paraId="00000205">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92466267"/>
              <w:tag w:val="goog_rdk_2749"/>
            </w:sdtPr>
            <w:sdtContent>
              <w:ins w:author="Anonymous" w:id="201" w:date="2026-09-24T05:26:08Z">
                <w:sdt>
                  <w:sdtPr>
                    <w:id w:val="308151884"/>
                    <w:tag w:val="goog_rdk_2750"/>
                  </w:sdtPr>
                  <w:sdtContent>
                    <w:del w:author="Kanihaa" w:id="9" w:date="2026-09-25T08:48:49Z"/>
                  </w:sdtContent>
                </w:sdt>
              </w:ins>
              <w:sdt>
                <w:sdtPr>
                  <w:id w:val="-1031212764"/>
                  <w:tag w:val="goog_rdk_275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Users begin by selecting the Home Budget Planner.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w:delText>
                      </w:r>
                    </w:del>
                  </w:ins>
                </w:sdtContent>
              </w:sdt>
              <w:ins w:author="Anonymous" w:id="201" w:date="2026-09-24T05:26:08Z">
                <w:del w:author="Kanihaa" w:id="9" w:date="2026-09-25T08:48:49Z">
                  <w:bookmarkStart w:colFirst="0" w:colLast="0" w:name="_heading=h.ktuicc5uusm8" w:id="10"/>
                  <w:bookmarkEnd w:id="10"/>
                  <w:sdt>
                    <w:sdtPr>
                      <w:id w:val="1348263851"/>
                      <w:tag w:val="goog_rdk_275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functionalitytfunctionality</w:delText>
                      </w:r>
                    </w:sdtContent>
                  </w:sdt>
                  <w:sdt>
                    <w:sdtPr>
                      <w:id w:val="-29173157"/>
                      <w:tag w:val="goog_rdk_275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style, and price, ensuring users can decorate their spaces beautifully without overspending.</w:delText>
                      </w:r>
                    </w:sdtContent>
                  </w:sdt>
                </w:del>
              </w:ins>
            </w:sdtContent>
          </w:sdt>
        </w:p>
      </w:sdtContent>
    </w:sdt>
    <w:sdt>
      <w:sdtPr>
        <w:id w:val="-649449296"/>
        <w:tag w:val="goog_rdk_2758"/>
      </w:sdtPr>
      <w:sdtContent>
        <w:p w:rsidR="00000000" w:rsidDel="00000000" w:rsidP="00000000" w:rsidRDefault="00000000" w:rsidRPr="00000000" w14:paraId="00000206">
          <w:pPr>
            <w:pStyle w:val="Heading1"/>
            <w:spacing w:after="280" w:before="28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92139110"/>
              <w:tag w:val="goog_rdk_2755"/>
            </w:sdtPr>
            <w:sdtContent>
              <w:ins w:author="Anonymous" w:id="201" w:date="2026-09-24T05:26:08Z">
                <w:sdt>
                  <w:sdtPr>
                    <w:id w:val="-970807164"/>
                    <w:tag w:val="goog_rdk_2756"/>
                  </w:sdtPr>
                  <w:sdtContent>
                    <w:del w:author="Kanihaa" w:id="9" w:date="2026-09-25T08:48:49Z"/>
                  </w:sdtContent>
                </w:sdt>
              </w:ins>
              <w:sdt>
                <w:sdtPr>
                  <w:id w:val="182885999"/>
                  <w:tag w:val="goog_rdk_275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Scenario 2: AI-Based Party Budget Planning</w:delText>
                      </w:r>
                    </w:del>
                  </w:ins>
                </w:sdtContent>
              </w:sdt>
              <w:ins w:author="Anonymous" w:id="201" w:date="2026-09-24T05:26:08Z">
                <w:del w:author="Kanihaa" w:id="9" w:date="2026-09-25T08:48:49Z">
                  <w:bookmarkStart w:colFirst="0" w:colLast="0" w:name="_heading=h.h4wmpwgsj5e8" w:id="47"/>
                  <w:bookmarkEnd w:id="47"/>
                </w:del>
              </w:ins>
            </w:sdtContent>
          </w:sdt>
        </w:p>
      </w:sdtContent>
    </w:sdt>
    <w:sdt>
      <w:sdtPr>
        <w:id w:val="341472825"/>
        <w:tag w:val="goog_rdk_2762"/>
      </w:sdtPr>
      <w:sdtContent>
        <w:p w:rsidR="00000000" w:rsidDel="00000000" w:rsidP="00000000" w:rsidRDefault="00000000" w:rsidRPr="00000000" w14:paraId="00000207">
          <w:pPr>
            <w:pStyle w:val="Heading1"/>
            <w:spacing w:after="240" w:before="240" w:lineRule="auto"/>
            <w:ind w:left="3600" w:firstLine="0"/>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28768618"/>
              <w:tag w:val="goog_rdk_2759"/>
            </w:sdtPr>
            <w:sdtContent>
              <w:ins w:author="Anonymous" w:id="201" w:date="2026-09-24T05:26:08Z">
                <w:sdt>
                  <w:sdtPr>
                    <w:id w:val="-1701021283"/>
                    <w:tag w:val="goog_rdk_2760"/>
                  </w:sdtPr>
                  <w:sdtContent>
                    <w:del w:author="Kanihaa" w:id="9" w:date="2026-09-25T08:48:49Z"/>
                  </w:sdtContent>
                </w:sdt>
              </w:ins>
              <w:sdt>
                <w:sdtPr>
                  <w:id w:val="-883377314"/>
                  <w:tag w:val="goog_rdk_276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 the Party Planner, users input their total budget, guest count, event type, and venue details. Based on these inputs, the AI allocates the budget proportionally across catering, decoration, and entertainment, sourcing options from vendors listed on Swiggy, Zomato, and even accommodation services like OYO.The system tailors suggestions based on event type (e.g., birthday, corporate, wedding), helping users organize a successful event without financial guesswork.</w:delText>
                      </w:r>
                    </w:del>
                  </w:ins>
                </w:sdtContent>
              </w:sdt>
              <w:ins w:author="Anonymous" w:id="201" w:date="2026-09-24T05:26:08Z">
                <w:del w:author="Kanihaa" w:id="9" w:date="2026-09-25T08:48:49Z">
                  <w:bookmarkStart w:colFirst="0" w:colLast="0" w:name="_heading=h.n7iiz8au8894" w:id="48"/>
                  <w:bookmarkEnd w:id="48"/>
                </w:del>
              </w:ins>
            </w:sdtContent>
          </w:sdt>
        </w:p>
      </w:sdtContent>
    </w:sdt>
    <w:sdt>
      <w:sdtPr>
        <w:id w:val="-1494663649"/>
        <w:tag w:val="goog_rdk_2766"/>
      </w:sdtPr>
      <w:sdtContent>
        <w:p w:rsidR="00000000" w:rsidDel="00000000" w:rsidP="00000000" w:rsidRDefault="00000000" w:rsidRPr="00000000" w14:paraId="00000208">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68074954"/>
              <w:tag w:val="goog_rdk_2763"/>
            </w:sdtPr>
            <w:sdtContent>
              <w:ins w:author="Anonymous" w:id="201" w:date="2026-09-24T05:26:08Z">
                <w:sdt>
                  <w:sdtPr>
                    <w:id w:val="1847900131"/>
                    <w:tag w:val="goog_rdk_2764"/>
                  </w:sdtPr>
                  <w:sdtContent>
                    <w:del w:author="Kanihaa" w:id="9" w:date="2026-09-25T08:48:49Z"/>
                  </w:sdtContent>
                </w:sdt>
              </w:ins>
              <w:sdt>
                <w:sdtPr>
                  <w:id w:val="2009033750"/>
                  <w:tag w:val="goog_rdk_276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Scenario 3: Jewelry Recommendations for Occasions</w:delText>
                      </w:r>
                    </w:del>
                  </w:ins>
                </w:sdtContent>
              </w:sdt>
              <w:ins w:author="Anonymous" w:id="201" w:date="2026-09-24T05:26:08Z">
                <w:del w:author="Kanihaa" w:id="9" w:date="2026-09-25T08:48:49Z">
                  <w:bookmarkStart w:colFirst="0" w:colLast="0" w:name="_heading=h.y5o94hrdbjrn" w:id="49"/>
                  <w:bookmarkEnd w:id="49"/>
                </w:del>
              </w:ins>
            </w:sdtContent>
          </w:sdt>
        </w:p>
      </w:sdtContent>
    </w:sdt>
    <w:sdt>
      <w:sdtPr>
        <w:id w:val="156933229"/>
        <w:tag w:val="goog_rdk_2771"/>
      </w:sdtPr>
      <w:sdtContent>
        <w:p w:rsidR="00000000" w:rsidDel="00000000" w:rsidP="00000000" w:rsidRDefault="00000000" w:rsidRPr="00000000" w14:paraId="00000209">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10205168"/>
              <w:tag w:val="goog_rdk_2767"/>
            </w:sdtPr>
            <w:sdtContent>
              <w:ins w:author="Anonymous" w:id="201" w:date="2026-09-24T05:26:08Z">
                <w:sdt>
                  <w:sdtPr>
                    <w:id w:val="137585248"/>
                    <w:tag w:val="goog_rdk_2768"/>
                  </w:sdtPr>
                  <w:sdtContent>
                    <w:del w:author="Kanihaa" w:id="9" w:date="2026-09-25T08:48:49Z"/>
                  </w:sdtContent>
                </w:sdt>
              </w:ins>
              <w:sdt>
                <w:sdtPr>
                  <w:id w:val="-1195587681"/>
                  <w:tag w:val="goog_rdk_276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The Jewelry Budget Planner a</w:delText>
                      </w:r>
                    </w:del>
                  </w:ins>
                </w:sdtContent>
              </w:sdt>
              <w:ins w:author="Anonymous" w:id="201" w:date="2026-09-24T05:26:08Z">
                <w:del w:author="Kanihaa" w:id="9" w:date="2026-09-25T08:48:49Z">
                  <w:bookmarkStart w:colFirst="0" w:colLast="0" w:name="_heading=h.xvu1vbypusuc" w:id="50"/>
                  <w:bookmarkEnd w:id="50"/>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0" distT="0" distL="0" distR="0">
                        <wp:extent cx="5213475" cy="749300"/>
                        <wp:effectExtent b="0" l="0" r="0" t="0"/>
                        <wp:docPr id="220"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213475" cy="749300"/>
                                </a:xfrm>
                                <a:prstGeom prst="rect"/>
                                <a:ln/>
                              </pic:spPr>
                            </pic:pic>
                          </a:graphicData>
                        </a:graphic>
                      </wp:inline>
                    </w:drawing>
                  </w:r>
                  <w:sdt>
                    <w:sdtPr>
                      <w:id w:val="-702237036"/>
                      <w:tag w:val="goog_rdk_277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allowsllows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delText>
                      </w:r>
                    </w:sdtContent>
                  </w:sdt>
                </w:del>
              </w:ins>
            </w:sdtContent>
          </w:sdt>
        </w:p>
      </w:sdtContent>
    </w:sdt>
    <w:sdt>
      <w:sdtPr>
        <w:id w:val="1731382778"/>
        <w:tag w:val="goog_rdk_2777"/>
      </w:sdtPr>
      <w:sdtContent>
        <w:p w:rsidR="00000000" w:rsidDel="00000000" w:rsidP="00000000" w:rsidRDefault="00000000" w:rsidRPr="00000000" w14:paraId="0000020A">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14936546"/>
              <w:tag w:val="goog_rdk_2772"/>
            </w:sdtPr>
            <w:sdtContent>
              <w:ins w:author="Anonymous" w:id="201" w:date="2026-09-24T05:26:08Z">
                <w:sdt>
                  <w:sdtPr>
                    <w:id w:val="-815764265"/>
                    <w:tag w:val="goog_rdk_2773"/>
                  </w:sdtPr>
                  <w:sdtContent>
                    <w:del w:author="Kanihaa" w:id="9" w:date="2026-09-25T08:48:49Z"/>
                  </w:sdtContent>
                </w:sdt>
              </w:ins>
              <w:sdt>
                <w:sdtPr>
                  <w:id w:val="-1308731953"/>
                  <w:tag w:val="goog_rdk_277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 this project we are gonna see about home,party and jewelry budget planner and ai gives </w:delText>
                      </w:r>
                    </w:del>
                  </w:ins>
                </w:sdtContent>
              </w:sdt>
              <w:ins w:author="Anonymous" w:id="201" w:date="2026-09-24T05:26:08Z">
                <w:del w:author="Kanihaa" w:id="9" w:date="2026-09-25T08:48:49Z">
                  <w:bookmarkStart w:colFirst="0" w:colLast="0" w:name="_heading=h.njgjetct8nn2" w:id="51"/>
                  <w:bookmarkEnd w:id="51"/>
                  <w:sdt>
                    <w:sdtPr>
                      <w:id w:val="-1477164560"/>
                      <w:tag w:val="goog_rdk_277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recommendation)</w:delText>
                      </w:r>
                    </w:sdtContent>
                  </w:sdt>
                  <w:sdt>
                    <w:sdtPr>
                      <w:id w:val="1456568615"/>
                      <w:tag w:val="goog_rdk_2776"/>
                    </w:sdtPr>
                    <w:sdtContent>
                      <w:r w:rsidDel="00000000" w:rsidR="00000000" w:rsidRPr="00000000">
                        <w:rPr>
                          <w:rtl w:val="0"/>
                        </w:rPr>
                      </w:r>
                    </w:sdtContent>
                  </w:sdt>
                </w:del>
              </w:ins>
            </w:sdtContent>
          </w:sdt>
        </w:p>
      </w:sdtContent>
    </w:sdt>
    <w:sdt>
      <w:sdtPr>
        <w:id w:val="1224510118"/>
        <w:tag w:val="goog_rdk_2781"/>
      </w:sdtPr>
      <w:sdtContent>
        <w:p w:rsidR="00000000" w:rsidDel="00000000" w:rsidP="00000000" w:rsidRDefault="00000000" w:rsidRPr="00000000" w14:paraId="0000020B">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51518941"/>
              <w:tag w:val="goog_rdk_2778"/>
            </w:sdtPr>
            <w:sdtContent>
              <w:ins w:author="Anonymous" w:id="201" w:date="2026-09-24T05:26:08Z">
                <w:sdt>
                  <w:sdtPr>
                    <w:id w:val="485696285"/>
                    <w:tag w:val="goog_rdk_2779"/>
                  </w:sdtPr>
                  <w:sdtContent>
                    <w:del w:author="Kanihaa" w:id="9" w:date="2026-09-25T08:48:49Z"/>
                  </w:sdtContent>
                </w:sdt>
              </w:ins>
              <w:sdt>
                <w:sdtPr>
                  <w:id w:val="-1082867136"/>
                  <w:tag w:val="goog_rdk_278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29bapqhu9okm" w:id="52"/>
                  <w:bookmarkEnd w:id="52"/>
                </w:del>
              </w:ins>
            </w:sdtContent>
          </w:sdt>
        </w:p>
      </w:sdtContent>
    </w:sdt>
    <w:sdt>
      <w:sdtPr>
        <w:id w:val="-81754460"/>
        <w:tag w:val="goog_rdk_2785"/>
      </w:sdtPr>
      <w:sdtContent>
        <w:p w:rsidR="00000000" w:rsidDel="00000000" w:rsidP="00000000" w:rsidRDefault="00000000" w:rsidRPr="00000000" w14:paraId="0000020C">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11361995"/>
              <w:tag w:val="goog_rdk_2782"/>
            </w:sdtPr>
            <w:sdtContent>
              <w:ins w:author="Anonymous" w:id="201" w:date="2026-09-24T05:26:08Z">
                <w:sdt>
                  <w:sdtPr>
                    <w:id w:val="-1561724892"/>
                    <w:tag w:val="goog_rdk_2783"/>
                  </w:sdtPr>
                  <w:sdtContent>
                    <w:del w:author="Kanihaa" w:id="9" w:date="2026-09-25T08:48:49Z"/>
                  </w:sdtContent>
                </w:sdt>
              </w:ins>
              <w:sdt>
                <w:sdtPr>
                  <w:id w:val="-1384289622"/>
                  <w:tag w:val="goog_rdk_278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1" w:date="2026-09-24T05:26:08Z">
                <w:del w:author="Kanihaa" w:id="9" w:date="2026-09-25T08:48:49Z">
                  <w:bookmarkStart w:colFirst="0" w:colLast="0" w:name="_heading=h.s79srutylxu0" w:id="53"/>
                  <w:bookmarkEnd w:id="53"/>
                </w:del>
              </w:ins>
            </w:sdtContent>
          </w:sdt>
        </w:p>
      </w:sdtContent>
    </w:sdt>
    <w:sdt>
      <w:sdtPr>
        <w:id w:val="-799038932"/>
        <w:tag w:val="goog_rdk_2789"/>
      </w:sdtPr>
      <w:sdtContent>
        <w:p w:rsidR="00000000" w:rsidDel="00000000" w:rsidP="00000000" w:rsidRDefault="00000000" w:rsidRPr="00000000" w14:paraId="0000020D">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66598305"/>
              <w:tag w:val="goog_rdk_2786"/>
            </w:sdtPr>
            <w:sdtContent>
              <w:ins w:author="Anonymous" w:id="201" w:date="2026-09-24T05:26:08Z">
                <w:sdt>
                  <w:sdtPr>
                    <w:id w:val="-811883132"/>
                    <w:tag w:val="goog_rdk_2787"/>
                  </w:sdtPr>
                  <w:sdtContent>
                    <w:del w:author="Kanihaa" w:id="9" w:date="2026-09-25T08:48:49Z"/>
                  </w:sdtContent>
                </w:sdt>
              </w:ins>
              <w:sdt>
                <w:sdtPr>
                  <w:id w:val="452783267"/>
                  <w:tag w:val="goog_rdk_278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0erkdnocrp" w:id="54"/>
                  <w:bookmarkEnd w:id="54"/>
                </w:del>
              </w:ins>
            </w:sdtContent>
          </w:sdt>
        </w:p>
      </w:sdtContent>
    </w:sdt>
    <w:sdt>
      <w:sdtPr>
        <w:id w:val="1307134276"/>
        <w:tag w:val="goog_rdk_2793"/>
      </w:sdtPr>
      <w:sdtContent>
        <w:p w:rsidR="00000000" w:rsidDel="00000000" w:rsidP="00000000" w:rsidRDefault="00000000" w:rsidRPr="00000000" w14:paraId="0000020E">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37035527"/>
              <w:tag w:val="goog_rdk_2790"/>
            </w:sdtPr>
            <w:sdtContent>
              <w:ins w:author="Anonymous" w:id="201" w:date="2026-09-24T05:26:08Z">
                <w:sdt>
                  <w:sdtPr>
                    <w:id w:val="1876469816"/>
                    <w:tag w:val="goog_rdk_2791"/>
                  </w:sdtPr>
                  <w:sdtContent>
                    <w:del w:author="Kanihaa" w:id="9" w:date="2026-09-25T08:48:49Z"/>
                  </w:sdtContent>
                </w:sdt>
              </w:ins>
              <w:sdt>
                <w:sdtPr>
                  <w:id w:val="-1885758593"/>
                  <w:tag w:val="goog_rdk_279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1" w:date="2026-09-24T05:26:08Z">
                <w:del w:author="Kanihaa" w:id="9" w:date="2026-09-25T08:48:49Z">
                  <w:bookmarkStart w:colFirst="0" w:colLast="0" w:name="_heading=h.4ncly7x1ip5h" w:id="55"/>
                  <w:bookmarkEnd w:id="55"/>
                </w:del>
              </w:ins>
            </w:sdtContent>
          </w:sdt>
        </w:p>
      </w:sdtContent>
    </w:sdt>
    <w:sdt>
      <w:sdtPr>
        <w:id w:val="-1342947589"/>
        <w:tag w:val="goog_rdk_2797"/>
      </w:sdtPr>
      <w:sdtContent>
        <w:p w:rsidR="00000000" w:rsidDel="00000000" w:rsidP="00000000" w:rsidRDefault="00000000" w:rsidRPr="00000000" w14:paraId="0000020F">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74896092"/>
              <w:tag w:val="goog_rdk_2794"/>
            </w:sdtPr>
            <w:sdtContent>
              <w:ins w:author="Anonymous" w:id="201" w:date="2026-09-24T05:26:08Z">
                <w:sdt>
                  <w:sdtPr>
                    <w:id w:val="269986042"/>
                    <w:tag w:val="goog_rdk_2795"/>
                  </w:sdtPr>
                  <w:sdtContent>
                    <w:del w:author="Kanihaa" w:id="9" w:date="2026-09-25T08:48:49Z"/>
                  </w:sdtContent>
                </w:sdt>
              </w:ins>
              <w:sdt>
                <w:sdtPr>
                  <w:id w:val="-780098076"/>
                  <w:tag w:val="goog_rdk_279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kt4imit1ppjb" w:id="56"/>
                  <w:bookmarkEnd w:id="56"/>
                </w:del>
              </w:ins>
            </w:sdtContent>
          </w:sdt>
        </w:p>
      </w:sdtContent>
    </w:sdt>
    <w:sdt>
      <w:sdtPr>
        <w:id w:val="-1761652175"/>
        <w:tag w:val="goog_rdk_2801"/>
      </w:sdtPr>
      <w:sdtContent>
        <w:p w:rsidR="00000000" w:rsidDel="00000000" w:rsidP="00000000" w:rsidRDefault="00000000" w:rsidRPr="00000000" w14:paraId="00000210">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37603567"/>
              <w:tag w:val="goog_rdk_2798"/>
            </w:sdtPr>
            <w:sdtContent>
              <w:ins w:author="Anonymous" w:id="201" w:date="2026-09-24T05:26:08Z">
                <w:sdt>
                  <w:sdtPr>
                    <w:id w:val="-1909196874"/>
                    <w:tag w:val="goog_rdk_2799"/>
                  </w:sdtPr>
                  <w:sdtContent>
                    <w:del w:author="Kanihaa" w:id="9" w:date="2026-09-25T08:48:49Z"/>
                  </w:sdtContent>
                </w:sdt>
              </w:ins>
              <w:sdt>
                <w:sdtPr>
                  <w:id w:val="-1447533050"/>
                  <w:tag w:val="goog_rdk_280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6tjw86u9i4vj" w:id="57"/>
                  <w:bookmarkEnd w:id="57"/>
                </w:del>
              </w:ins>
            </w:sdtContent>
          </w:sdt>
        </w:p>
      </w:sdtContent>
    </w:sdt>
    <w:sdt>
      <w:sdtPr>
        <w:id w:val="696904334"/>
        <w:tag w:val="goog_rdk_2805"/>
      </w:sdtPr>
      <w:sdtContent>
        <w:p w:rsidR="00000000" w:rsidDel="00000000" w:rsidP="00000000" w:rsidRDefault="00000000" w:rsidRPr="00000000" w14:paraId="00000211">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34796168"/>
              <w:tag w:val="goog_rdk_2802"/>
            </w:sdtPr>
            <w:sdtContent>
              <w:ins w:author="Anonymous" w:id="201" w:date="2026-09-24T05:26:08Z">
                <w:sdt>
                  <w:sdtPr>
                    <w:id w:val="-1321185235"/>
                    <w:tag w:val="goog_rdk_2803"/>
                  </w:sdtPr>
                  <w:sdtContent>
                    <w:del w:author="Kanihaa" w:id="9" w:date="2026-09-25T08:48:49Z"/>
                  </w:sdtContent>
                </w:sdt>
              </w:ins>
              <w:sdt>
                <w:sdtPr>
                  <w:id w:val="1238714641"/>
                  <w:tag w:val="goog_rdk_280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 as an experienced Generative Al Project Developer and carefully analyze the provided project documentation.</w:delText>
                      </w:r>
                    </w:del>
                  </w:ins>
                </w:sdtContent>
              </w:sdt>
              <w:ins w:author="Anonymous" w:id="201" w:date="2026-09-24T05:26:08Z">
                <w:del w:author="Kanihaa" w:id="9" w:date="2026-09-25T08:48:49Z">
                  <w:bookmarkStart w:colFirst="0" w:colLast="0" w:name="_heading=h.8qt841pp1cid" w:id="58"/>
                  <w:bookmarkEnd w:id="58"/>
                </w:del>
              </w:ins>
            </w:sdtContent>
          </w:sdt>
        </w:p>
      </w:sdtContent>
    </w:sdt>
    <w:sdt>
      <w:sdtPr>
        <w:id w:val="-1127180578"/>
        <w:tag w:val="goog_rdk_2809"/>
      </w:sdtPr>
      <w:sdtContent>
        <w:p w:rsidR="00000000" w:rsidDel="00000000" w:rsidP="00000000" w:rsidRDefault="00000000" w:rsidRPr="00000000" w14:paraId="00000212">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84718588"/>
              <w:tag w:val="goog_rdk_2806"/>
            </w:sdtPr>
            <w:sdtContent>
              <w:ins w:author="Anonymous" w:id="201" w:date="2026-09-24T05:26:08Z">
                <w:sdt>
                  <w:sdtPr>
                    <w:id w:val="-1999594791"/>
                    <w:tag w:val="goog_rdk_2807"/>
                  </w:sdtPr>
                  <w:sdtContent>
                    <w:del w:author="Kanihaa" w:id="9" w:date="2026-09-25T08:48:49Z"/>
                  </w:sdtContent>
                </w:sdt>
              </w:ins>
              <w:sdt>
                <w:sdtPr>
                  <w:id w:val="-12461773"/>
                  <w:tag w:val="goog_rdk_280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bsprjk84d466" w:id="59"/>
                  <w:bookmarkEnd w:id="59"/>
                </w:del>
              </w:ins>
            </w:sdtContent>
          </w:sdt>
        </w:p>
      </w:sdtContent>
    </w:sdt>
    <w:sdt>
      <w:sdtPr>
        <w:id w:val="354552058"/>
        <w:tag w:val="goog_rdk_2813"/>
      </w:sdtPr>
      <w:sdtContent>
        <w:p w:rsidR="00000000" w:rsidDel="00000000" w:rsidP="00000000" w:rsidRDefault="00000000" w:rsidRPr="00000000" w14:paraId="00000213">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68522205"/>
              <w:tag w:val="goog_rdk_2810"/>
            </w:sdtPr>
            <w:sdtContent>
              <w:ins w:author="Anonymous" w:id="201" w:date="2026-09-24T05:26:08Z">
                <w:sdt>
                  <w:sdtPr>
                    <w:id w:val="1667077402"/>
                    <w:tag w:val="goog_rdk_2811"/>
                  </w:sdtPr>
                  <w:sdtContent>
                    <w:del w:author="Kanihaa" w:id="9" w:date="2026-09-25T08:48:49Z"/>
                  </w:sdtContent>
                </w:sdt>
              </w:ins>
              <w:sdt>
                <w:sdtPr>
                  <w:id w:val="992262980"/>
                  <w:tag w:val="goog_rdk_281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Build the complete project from scratch, including all required folders, files, dependencies, and configurations.</w:delText>
                      </w:r>
                    </w:del>
                  </w:ins>
                </w:sdtContent>
              </w:sdt>
              <w:ins w:author="Anonymous" w:id="201" w:date="2026-09-24T05:26:08Z">
                <w:del w:author="Kanihaa" w:id="9" w:date="2026-09-25T08:48:49Z">
                  <w:bookmarkStart w:colFirst="0" w:colLast="0" w:name="_heading=h.4lu8g8igstyi" w:id="60"/>
                  <w:bookmarkEnd w:id="60"/>
                </w:del>
              </w:ins>
            </w:sdtContent>
          </w:sdt>
        </w:p>
      </w:sdtContent>
    </w:sdt>
    <w:sdt>
      <w:sdtPr>
        <w:id w:val="-1577767625"/>
        <w:tag w:val="goog_rdk_2817"/>
      </w:sdtPr>
      <w:sdtContent>
        <w:p w:rsidR="00000000" w:rsidDel="00000000" w:rsidP="00000000" w:rsidRDefault="00000000" w:rsidRPr="00000000" w14:paraId="00000214">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08217539"/>
              <w:tag w:val="goog_rdk_2814"/>
            </w:sdtPr>
            <w:sdtContent>
              <w:ins w:author="Anonymous" w:id="201" w:date="2026-09-24T05:26:08Z">
                <w:sdt>
                  <w:sdtPr>
                    <w:id w:val="431065248"/>
                    <w:tag w:val="goog_rdk_2815"/>
                  </w:sdtPr>
                  <w:sdtContent>
                    <w:del w:author="Kanihaa" w:id="9" w:date="2026-09-25T08:48:49Z"/>
                  </w:sdtContent>
                </w:sdt>
              </w:ins>
              <w:sdt>
                <w:sdtPr>
                  <w:id w:val="-1380604268"/>
                  <w:tag w:val="goog_rdk_281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6nmeilh9wn64" w:id="61"/>
                  <w:bookmarkEnd w:id="61"/>
                </w:del>
              </w:ins>
            </w:sdtContent>
          </w:sdt>
        </w:p>
      </w:sdtContent>
    </w:sdt>
    <w:sdt>
      <w:sdtPr>
        <w:id w:val="-1924577643"/>
        <w:tag w:val="goog_rdk_2821"/>
      </w:sdtPr>
      <w:sdtContent>
        <w:p w:rsidR="00000000" w:rsidDel="00000000" w:rsidP="00000000" w:rsidRDefault="00000000" w:rsidRPr="00000000" w14:paraId="00000215">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46784162"/>
              <w:tag w:val="goog_rdk_2818"/>
            </w:sdtPr>
            <w:sdtContent>
              <w:ins w:author="Anonymous" w:id="201" w:date="2026-09-24T05:26:08Z">
                <w:sdt>
                  <w:sdtPr>
                    <w:id w:val="-35289895"/>
                    <w:tag w:val="goog_rdk_2819"/>
                  </w:sdtPr>
                  <w:sdtContent>
                    <w:del w:author="Kanihaa" w:id="9" w:date="2026-09-25T08:48:49Z"/>
                  </w:sdtContent>
                </w:sdt>
              </w:ins>
              <w:sdt>
                <w:sdtPr>
                  <w:id w:val="1959044334"/>
                  <w:tag w:val="goog_rdk_282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 full, working code for every file, not just the partial snippets provided in the documentation.</w:delText>
                      </w:r>
                    </w:del>
                  </w:ins>
                </w:sdtContent>
              </w:sdt>
              <w:ins w:author="Anonymous" w:id="201" w:date="2026-09-24T05:26:08Z">
                <w:del w:author="Kanihaa" w:id="9" w:date="2026-09-25T08:48:49Z">
                  <w:bookmarkStart w:colFirst="0" w:colLast="0" w:name="_heading=h.xj356ay6dwpq" w:id="62"/>
                  <w:bookmarkEnd w:id="62"/>
                </w:del>
              </w:ins>
            </w:sdtContent>
          </w:sdt>
        </w:p>
      </w:sdtContent>
    </w:sdt>
    <w:sdt>
      <w:sdtPr>
        <w:id w:val="-1085980805"/>
        <w:tag w:val="goog_rdk_2825"/>
      </w:sdtPr>
      <w:sdtContent>
        <w:p w:rsidR="00000000" w:rsidDel="00000000" w:rsidP="00000000" w:rsidRDefault="00000000" w:rsidRPr="00000000" w14:paraId="00000216">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14493488"/>
              <w:tag w:val="goog_rdk_2822"/>
            </w:sdtPr>
            <w:sdtContent>
              <w:ins w:author="Anonymous" w:id="201" w:date="2026-09-24T05:26:08Z">
                <w:sdt>
                  <w:sdtPr>
                    <w:id w:val="496681002"/>
                    <w:tag w:val="goog_rdk_2823"/>
                  </w:sdtPr>
                  <w:sdtContent>
                    <w:del w:author="Kanihaa" w:id="9" w:date="2026-09-25T08:48:49Z"/>
                  </w:sdtContent>
                </w:sdt>
              </w:ins>
              <w:sdt>
                <w:sdtPr>
                  <w:id w:val="-1617614981"/>
                  <w:tag w:val="goog_rdk_2824"/>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le6fwhut1x6x" w:id="63"/>
                  <w:bookmarkEnd w:id="63"/>
                </w:del>
              </w:ins>
            </w:sdtContent>
          </w:sdt>
        </w:p>
      </w:sdtContent>
    </w:sdt>
    <w:sdt>
      <w:sdtPr>
        <w:id w:val="-121399990"/>
        <w:tag w:val="goog_rdk_2829"/>
      </w:sdtPr>
      <w:sdtContent>
        <w:p w:rsidR="00000000" w:rsidDel="00000000" w:rsidP="00000000" w:rsidRDefault="00000000" w:rsidRPr="00000000" w14:paraId="00000217">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45073563"/>
              <w:tag w:val="goog_rdk_2826"/>
            </w:sdtPr>
            <w:sdtContent>
              <w:ins w:author="Anonymous" w:id="201" w:date="2026-09-24T05:26:08Z">
                <w:sdt>
                  <w:sdtPr>
                    <w:id w:val="-1827926328"/>
                    <w:tag w:val="goog_rdk_2827"/>
                  </w:sdtPr>
                  <w:sdtContent>
                    <w:del w:author="Kanihaa" w:id="9" w:date="2026-09-25T08:48:49Z"/>
                  </w:sdtContent>
                </w:sdt>
              </w:ins>
              <w:sdt>
                <w:sdtPr>
                  <w:id w:val="-1841775812"/>
                  <w:tag w:val="goog_rdk_282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Ensure all frontend, backend, APIs, AI/LLM integration, and configurations work together without errors.</w:delText>
                      </w:r>
                    </w:del>
                  </w:ins>
                </w:sdtContent>
              </w:sdt>
              <w:ins w:author="Anonymous" w:id="201" w:date="2026-09-24T05:26:08Z">
                <w:del w:author="Kanihaa" w:id="9" w:date="2026-09-25T08:48:49Z">
                  <w:bookmarkStart w:colFirst="0" w:colLast="0" w:name="_heading=h.wgyyxob3p0vg" w:id="64"/>
                  <w:bookmarkEnd w:id="64"/>
                </w:del>
              </w:ins>
            </w:sdtContent>
          </w:sdt>
        </w:p>
      </w:sdtContent>
    </w:sdt>
    <w:sdt>
      <w:sdtPr>
        <w:id w:val="800887461"/>
        <w:tag w:val="goog_rdk_2833"/>
      </w:sdtPr>
      <w:sdtContent>
        <w:p w:rsidR="00000000" w:rsidDel="00000000" w:rsidP="00000000" w:rsidRDefault="00000000" w:rsidRPr="00000000" w14:paraId="00000218">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29970671"/>
              <w:tag w:val="goog_rdk_2830"/>
            </w:sdtPr>
            <w:sdtContent>
              <w:ins w:author="Anonymous" w:id="201" w:date="2026-09-24T05:26:08Z">
                <w:sdt>
                  <w:sdtPr>
                    <w:id w:val="495951601"/>
                    <w:tag w:val="goog_rdk_2831"/>
                  </w:sdtPr>
                  <w:sdtContent>
                    <w:del w:author="Kanihaa" w:id="9" w:date="2026-09-25T08:48:49Z"/>
                  </w:sdtContent>
                </w:sdt>
              </w:ins>
              <w:sdt>
                <w:sdtPr>
                  <w:id w:val="-259298439"/>
                  <w:tag w:val="goog_rdk_283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hj870bz68kba" w:id="65"/>
                  <w:bookmarkEnd w:id="65"/>
                </w:del>
              </w:ins>
            </w:sdtContent>
          </w:sdt>
        </w:p>
      </w:sdtContent>
    </w:sdt>
    <w:sdt>
      <w:sdtPr>
        <w:id w:val="-1734163014"/>
        <w:tag w:val="goog_rdk_2837"/>
      </w:sdtPr>
      <w:sdtContent>
        <w:p w:rsidR="00000000" w:rsidDel="00000000" w:rsidP="00000000" w:rsidRDefault="00000000" w:rsidRPr="00000000" w14:paraId="00000219">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95820657"/>
              <w:tag w:val="goog_rdk_2834"/>
            </w:sdtPr>
            <w:sdtContent>
              <w:ins w:author="Anonymous" w:id="201" w:date="2026-09-24T05:26:08Z">
                <w:sdt>
                  <w:sdtPr>
                    <w:id w:val="443113390"/>
                    <w:tag w:val="goog_rdk_2835"/>
                  </w:sdtPr>
                  <w:sdtContent>
                    <w:del w:author="Kanihaa" w:id="9" w:date="2026-09-25T08:48:49Z"/>
                  </w:sdtContent>
                </w:sdt>
              </w:ins>
              <w:sdt>
                <w:sdtPr>
                  <w:id w:val="-621524814"/>
                  <w:tag w:val="goog_rdk_283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Finally, provide simple VS Code setup, installation, running, and testing instructions for the complete application.</w:delText>
                      </w:r>
                    </w:del>
                  </w:ins>
                </w:sdtContent>
              </w:sdt>
              <w:ins w:author="Anonymous" w:id="201" w:date="2026-09-24T05:26:08Z">
                <w:del w:author="Kanihaa" w:id="9" w:date="2026-09-25T08:48:49Z">
                  <w:bookmarkStart w:colFirst="0" w:colLast="0" w:name="_heading=h.el6zqteqm786" w:id="66"/>
                  <w:bookmarkEnd w:id="66"/>
                </w:del>
              </w:ins>
            </w:sdtContent>
          </w:sdt>
        </w:p>
      </w:sdtContent>
    </w:sdt>
    <w:sdt>
      <w:sdtPr>
        <w:id w:val="-1338191432"/>
        <w:tag w:val="goog_rdk_2841"/>
      </w:sdtPr>
      <w:sdtContent>
        <w:p w:rsidR="00000000" w:rsidDel="00000000" w:rsidP="00000000" w:rsidRDefault="00000000" w:rsidRPr="00000000" w14:paraId="0000021A">
          <w:pPr>
            <w:pStyle w:val="Heading1"/>
            <w:spacing w:after="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55266380"/>
              <w:tag w:val="goog_rdk_2838"/>
            </w:sdtPr>
            <w:sdtContent>
              <w:ins w:author="Anonymous" w:id="201" w:date="2026-09-24T05:26:08Z">
                <w:sdt>
                  <w:sdtPr>
                    <w:id w:val="381553967"/>
                    <w:tag w:val="goog_rdk_2839"/>
                  </w:sdtPr>
                  <w:sdtContent>
                    <w:del w:author="Kanihaa" w:id="9" w:date="2026-09-25T08:48:49Z"/>
                  </w:sdtContent>
                </w:sdt>
              </w:ins>
              <w:sdt>
                <w:sdtPr>
                  <w:id w:val="360374769"/>
                  <w:tag w:val="goog_rdk_284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70xlsol052ea" w:id="23"/>
                  <w:bookmarkEnd w:id="23"/>
                </w:del>
              </w:ins>
            </w:sdtContent>
          </w:sdt>
        </w:p>
      </w:sdtContent>
    </w:sdt>
    <w:sdt>
      <w:sdtPr>
        <w:id w:val="1958579829"/>
        <w:tag w:val="goog_rdk_2845"/>
      </w:sdtPr>
      <w:sdtContent>
        <w:p w:rsidR="00000000" w:rsidDel="00000000" w:rsidP="00000000" w:rsidRDefault="00000000" w:rsidRPr="00000000" w14:paraId="0000021B">
          <w:pPr>
            <w:pStyle w:val="Heading1"/>
            <w:numPr>
              <w:ilvl w:val="0"/>
              <w:numId w:val="2"/>
            </w:numPr>
            <w:spacing w:after="80" w:line="240" w:lineRule="auto"/>
            <w:ind w:left="720" w:hanging="360"/>
            <w:rPr>
              <w:ins w:author="Anonymous" w:id="201" w:date="2026-09-24T05:26:08Z"/>
              <w:del w:author="Kanihaa" w:id="9" w:date="2026-09-25T08:48:49Z"/>
              <w:rFonts w:ascii="Cambria" w:cs="Cambria" w:eastAsia="Cambria" w:hAnsi="Cambria"/>
              <w:b w:val="1"/>
              <w:bCs w:val="1"/>
              <w:strike w:val="1"/>
              <w:rPrChange w:author="Naran" w:id="203" w:date="2026-09-24T12:30:37Z">
                <w:rPr>
                  <w:rFonts w:ascii="Cambria" w:cs="Cambria" w:eastAsia="Cambria" w:hAnsi="Cambria"/>
                  <w:b w:val="1"/>
                  <w:bCs w:val="1"/>
                  <w:strike w:val="1"/>
                </w:rPr>
              </w:rPrChange>
            </w:rPr>
            <w:pPrChange w:author="Naran" w:id="0" w:date="2026-09-24T12:30:37Z">
              <w:pPr>
                <w:pStyle w:val="Heading1"/>
                <w:numPr>
                  <w:ilvl w:val="0"/>
                  <w:numId w:val="9"/>
                </w:numPr>
                <w:spacing w:after="80" w:line="240" w:lineRule="auto"/>
                <w:ind w:left="720" w:hanging="360"/>
              </w:pPr>
            </w:pPrChange>
          </w:pPr>
          <w:sdt>
            <w:sdtPr>
              <w:id w:val="1220389946"/>
              <w:tag w:val="goog_rdk_2842"/>
            </w:sdtPr>
            <w:sdtContent>
              <w:ins w:author="Anonymous" w:id="201" w:date="2026-09-24T05:26:08Z">
                <w:sdt>
                  <w:sdtPr>
                    <w:id w:val="1117276206"/>
                    <w:tag w:val="goog_rdk_2843"/>
                  </w:sdtPr>
                  <w:sdtContent>
                    <w:del w:author="Kanihaa" w:id="9" w:date="2026-09-25T08:48:49Z"/>
                  </w:sdtContent>
                </w:sdt>
              </w:ins>
              <w:sdt>
                <w:sdtPr>
                  <w:id w:val="-656510231"/>
                  <w:tag w:val="goog_rdk_284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Architecture Overview</w:delText>
                      </w:r>
                    </w:del>
                  </w:ins>
                </w:sdtContent>
              </w:sdt>
              <w:ins w:author="Anonymous" w:id="201" w:date="2026-09-24T05:26:08Z">
                <w:del w:author="Kanihaa" w:id="9" w:date="2026-09-25T08:48:49Z">
                  <w:bookmarkStart w:colFirst="0" w:colLast="0" w:name="_heading=h.mk78sio2xilj" w:id="24"/>
                  <w:bookmarkEnd w:id="24"/>
                </w:del>
              </w:ins>
            </w:sdtContent>
          </w:sdt>
        </w:p>
      </w:sdtContent>
    </w:sdt>
    <w:sdt>
      <w:sdtPr>
        <w:id w:val="102999826"/>
        <w:tag w:val="goog_rdk_2850"/>
      </w:sdtPr>
      <w:sdtContent>
        <w:p w:rsidR="00000000" w:rsidDel="00000000" w:rsidP="00000000" w:rsidRDefault="00000000" w:rsidRPr="00000000" w14:paraId="0000021C">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60185098"/>
              <w:tag w:val="goog_rdk_2846"/>
            </w:sdtPr>
            <w:sdtContent>
              <w:ins w:author="Anonymous" w:id="201" w:date="2026-09-24T05:26:08Z">
                <w:sdt>
                  <w:sdtPr>
                    <w:id w:val="-1184277808"/>
                    <w:tag w:val="goog_rdk_2847"/>
                  </w:sdtPr>
                  <w:sdtContent>
                    <w:del w:author="Kanihaa" w:id="9" w:date="2026-09-25T08:48:49Z"/>
                  </w:sdtContent>
                </w:sdt>
              </w:ins>
              <w:sdt>
                <w:sdtPr>
                  <w:id w:val="1349813957"/>
                  <w:tag w:val="goog_rdk_284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vPocketSmart AI is an intelligent, modular platform designed to generate personalized, budget-aware recommendations across domains like home interiors, party planning, and jewelry selection. It integrates a lightweight Flask backend with Google’s Gemini 1.5 Flash Pro, a powerful multimodal AI model that processes user inputs (text, numbers, and images) to deliver smart recommendations.9</w:delText>
                      </w:r>
                    </w:del>
                  </w:ins>
                </w:sdtContent>
              </w:sdt>
              <w:ins w:author="Anonymous" w:id="201" w:date="2026-09-24T05:26:08Z">
                <w:del w:author="Kanihaa" w:id="9" w:date="2026-09-25T08:48:49Z">
                  <w:bookmarkStart w:colFirst="0" w:colLast="0" w:name="_heading=h.agu3e64z1b1t" w:id="67"/>
                  <w:bookmarkEnd w:id="67"/>
                  <w:sdt>
                    <w:sdtPr>
                      <w:id w:val="304490059"/>
                      <w:tag w:val="goog_rdk_2849"/>
                    </w:sdtPr>
                    <w:sdtContent>
                      <w:r w:rsidDel="00000000" w:rsidR="00000000" w:rsidRPr="00000000">
                        <w:rPr>
                          <w:rtl w:val="0"/>
                        </w:rPr>
                      </w:r>
                    </w:sdtContent>
                  </w:sdt>
                </w:del>
              </w:ins>
            </w:sdtContent>
          </w:sdt>
        </w:p>
      </w:sdtContent>
    </w:sdt>
    <w:sdt>
      <w:sdtPr>
        <w:id w:val="-1467850458"/>
        <w:tag w:val="goog_rdk_2854"/>
      </w:sdtPr>
      <w:sdtContent>
        <w:p w:rsidR="00000000" w:rsidDel="00000000" w:rsidP="00000000" w:rsidRDefault="00000000" w:rsidRPr="00000000" w14:paraId="0000021D">
          <w:pPr>
            <w:pStyle w:val="Heading1"/>
            <w:spacing w:after="280" w:before="28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09558495"/>
              <w:tag w:val="goog_rdk_2851"/>
            </w:sdtPr>
            <w:sdtContent>
              <w:ins w:author="Anonymous" w:id="201" w:date="2026-09-24T05:26:08Z">
                <w:sdt>
                  <w:sdtPr>
                    <w:id w:val="-1374911829"/>
                    <w:tag w:val="goog_rdk_2852"/>
                  </w:sdtPr>
                  <w:sdtContent>
                    <w:del w:author="Kanihaa" w:id="9" w:date="2026-09-25T08:48:49Z"/>
                  </w:sdtContent>
                </w:sdt>
              </w:ins>
              <w:sdt>
                <w:sdtPr>
                  <w:id w:val="1027932390"/>
                  <w:tag w:val="goog_rdk_285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Core Technologies</w:delText>
                      </w:r>
                    </w:del>
                  </w:ins>
                </w:sdtContent>
              </w:sdt>
              <w:ins w:author="Anonymous" w:id="201" w:date="2026-09-24T05:26:08Z">
                <w:del w:author="Kanihaa" w:id="9" w:date="2026-09-25T08:48:49Z">
                  <w:bookmarkStart w:colFirst="0" w:colLast="0" w:name="_heading=h.og3v0aol85ds" w:id="25"/>
                  <w:bookmarkEnd w:id="25"/>
                </w:del>
              </w:ins>
            </w:sdtContent>
          </w:sdt>
        </w:p>
      </w:sdtContent>
    </w:sdt>
    <w:sdt>
      <w:sdtPr>
        <w:id w:val="395242934"/>
        <w:tag w:val="goog_rdk_2858"/>
      </w:sdtPr>
      <w:sdtContent>
        <w:p w:rsidR="00000000" w:rsidDel="00000000" w:rsidP="00000000" w:rsidRDefault="00000000" w:rsidRPr="00000000" w14:paraId="0000021E">
          <w:pPr>
            <w:pStyle w:val="Heading1"/>
            <w:numPr>
              <w:ilvl w:val="0"/>
              <w:numId w:val="19"/>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656831137"/>
              <w:tag w:val="goog_rdk_2855"/>
            </w:sdtPr>
            <w:sdtContent>
              <w:ins w:author="Anonymous" w:id="201" w:date="2026-09-24T05:26:08Z">
                <w:sdt>
                  <w:sdtPr>
                    <w:id w:val="-22590829"/>
                    <w:tag w:val="goog_rdk_2856"/>
                  </w:sdtPr>
                  <w:sdtContent>
                    <w:del w:author="Kanihaa" w:id="9" w:date="2026-09-25T08:48:49Z"/>
                  </w:sdtContent>
                </w:sdt>
              </w:ins>
              <w:sdt>
                <w:sdtPr>
                  <w:id w:val="-323218172"/>
                  <w:tag w:val="goog_rdk_285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Flask: Backend service layer for request handling, routing, and session control.</w:delText>
                        <w:br w:type="textWrapping"/>
                      </w:r>
                    </w:del>
                  </w:ins>
                </w:sdtContent>
              </w:sdt>
              <w:ins w:author="Anonymous" w:id="201" w:date="2026-09-24T05:26:08Z">
                <w:del w:author="Kanihaa" w:id="9" w:date="2026-09-25T08:48:49Z">
                  <w:bookmarkStart w:colFirst="0" w:colLast="0" w:name="_heading=h.io0orex00atf" w:id="68"/>
                  <w:bookmarkEnd w:id="68"/>
                </w:del>
              </w:ins>
            </w:sdtContent>
          </w:sdt>
        </w:p>
      </w:sdtContent>
    </w:sdt>
    <w:sdt>
      <w:sdtPr>
        <w:id w:val="-1319302278"/>
        <w:tag w:val="goog_rdk_2862"/>
      </w:sdtPr>
      <w:sdtContent>
        <w:p w:rsidR="00000000" w:rsidDel="00000000" w:rsidP="00000000" w:rsidRDefault="00000000" w:rsidRPr="00000000" w14:paraId="0000021F">
          <w:pPr>
            <w:pStyle w:val="Heading1"/>
            <w:numPr>
              <w:ilvl w:val="0"/>
              <w:numId w:val="19"/>
            </w:numPr>
            <w:spacing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408572979"/>
              <w:tag w:val="goog_rdk_2859"/>
            </w:sdtPr>
            <w:sdtContent>
              <w:ins w:author="Anonymous" w:id="201" w:date="2026-09-24T05:26:08Z">
                <w:sdt>
                  <w:sdtPr>
                    <w:id w:val="-309353080"/>
                    <w:tag w:val="goog_rdk_2860"/>
                  </w:sdtPr>
                  <w:sdtContent>
                    <w:del w:author="Kanihaa" w:id="9" w:date="2026-09-25T08:48:49Z"/>
                  </w:sdtContent>
                </w:sdt>
              </w:ins>
              <w:sdt>
                <w:sdtPr>
                  <w:id w:val="-1198253078"/>
                  <w:tag w:val="goog_rdk_286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1.5 Flash Pro: AI model used for understanding budget context, analyzing images, generating structured suggestions, and recommending platform-specific products.</w:delText>
                        <w:br w:type="textWrapping"/>
                      </w:r>
                    </w:del>
                  </w:ins>
                </w:sdtContent>
              </w:sdt>
              <w:ins w:author="Anonymous" w:id="201" w:date="2026-09-24T05:26:08Z">
                <w:del w:author="Kanihaa" w:id="9" w:date="2026-09-25T08:48:49Z">
                  <w:bookmarkStart w:colFirst="0" w:colLast="0" w:name="_heading=h.k3fky1h33rcy" w:id="69"/>
                  <w:bookmarkEnd w:id="69"/>
                </w:del>
              </w:ins>
            </w:sdtContent>
          </w:sdt>
        </w:p>
      </w:sdtContent>
    </w:sdt>
    <w:sdt>
      <w:sdtPr>
        <w:id w:val="1590705468"/>
        <w:tag w:val="goog_rdk_2866"/>
      </w:sdtPr>
      <w:sdtContent>
        <w:p w:rsidR="00000000" w:rsidDel="00000000" w:rsidP="00000000" w:rsidRDefault="00000000" w:rsidRPr="00000000" w14:paraId="00000220">
          <w:pPr>
            <w:pStyle w:val="Heading1"/>
            <w:numPr>
              <w:ilvl w:val="0"/>
              <w:numId w:val="19"/>
            </w:numPr>
            <w:spacing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344689570"/>
              <w:tag w:val="goog_rdk_2863"/>
            </w:sdtPr>
            <w:sdtContent>
              <w:ins w:author="Anonymous" w:id="201" w:date="2026-09-24T05:26:08Z">
                <w:sdt>
                  <w:sdtPr>
                    <w:id w:val="569664569"/>
                    <w:tag w:val="goog_rdk_2864"/>
                  </w:sdtPr>
                  <w:sdtContent>
                    <w:del w:author="Kanihaa" w:id="9" w:date="2026-09-25T08:48:49Z"/>
                  </w:sdtContent>
                </w:sdt>
              </w:ins>
              <w:sdt>
                <w:sdtPr>
                  <w:id w:val="1842594311"/>
                  <w:tag w:val="goog_rdk_286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Third-party APIs (Amazon, Flipkart, IKEA, Zomato, etc.): Product and service data sourcing.</w:delText>
                        <w:br w:type="textWrapping"/>
                      </w:r>
                    </w:del>
                  </w:ins>
                </w:sdtContent>
              </w:sdt>
              <w:ins w:author="Anonymous" w:id="201" w:date="2026-09-24T05:26:08Z">
                <w:del w:author="Kanihaa" w:id="9" w:date="2026-09-25T08:48:49Z">
                  <w:bookmarkStart w:colFirst="0" w:colLast="0" w:name="_heading=h.hbg2xghardff" w:id="70"/>
                  <w:bookmarkEnd w:id="70"/>
                </w:del>
              </w:ins>
            </w:sdtContent>
          </w:sdt>
        </w:p>
      </w:sdtContent>
    </w:sdt>
    <w:sdt>
      <w:sdtPr>
        <w:id w:val="766003680"/>
        <w:tag w:val="goog_rdk_2870"/>
      </w:sdtPr>
      <w:sdtContent>
        <w:p w:rsidR="00000000" w:rsidDel="00000000" w:rsidP="00000000" w:rsidRDefault="00000000" w:rsidRPr="00000000" w14:paraId="00000221">
          <w:pPr>
            <w:pStyle w:val="Heading1"/>
            <w:numPr>
              <w:ilvl w:val="0"/>
              <w:numId w:val="19"/>
            </w:numPr>
            <w:spacing w:after="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924296863"/>
              <w:tag w:val="goog_rdk_2867"/>
            </w:sdtPr>
            <w:sdtContent>
              <w:ins w:author="Anonymous" w:id="201" w:date="2026-09-24T05:26:08Z">
                <w:sdt>
                  <w:sdtPr>
                    <w:id w:val="-649513627"/>
                    <w:tag w:val="goog_rdk_2868"/>
                  </w:sdtPr>
                  <w:sdtContent>
                    <w:del w:author="Kanihaa" w:id="9" w:date="2026-09-25T08:48:49Z"/>
                  </w:sdtContent>
                </w:sdt>
              </w:ins>
              <w:sdt>
                <w:sdtPr>
                  <w:id w:val="-329097992"/>
                  <w:tag w:val="goog_rdk_286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Frontend (HTML/CSS + JS): Interactive user interface for input collection and AI output display.</w:delText>
                        <w:br w:type="textWrapping"/>
                      </w:r>
                    </w:del>
                  </w:ins>
                </w:sdtContent>
              </w:sdt>
              <w:ins w:author="Anonymous" w:id="201" w:date="2026-09-24T05:26:08Z">
                <w:del w:author="Kanihaa" w:id="9" w:date="2026-09-25T08:48:49Z">
                  <w:bookmarkStart w:colFirst="0" w:colLast="0" w:name="_heading=h.b5da5g76prml" w:id="71"/>
                  <w:bookmarkEnd w:id="71"/>
                </w:del>
              </w:ins>
            </w:sdtContent>
          </w:sdt>
        </w:p>
      </w:sdtContent>
    </w:sdt>
    <w:sdt>
      <w:sdtPr>
        <w:id w:val="1415838016"/>
        <w:tag w:val="goog_rdk_2874"/>
      </w:sdtPr>
      <w:sdtContent>
        <w:p w:rsidR="00000000" w:rsidDel="00000000" w:rsidP="00000000" w:rsidRDefault="00000000" w:rsidRPr="00000000" w14:paraId="00000222">
          <w:pPr>
            <w:pStyle w:val="Heading1"/>
            <w:spacing w:after="240" w:before="24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9538191"/>
              <w:tag w:val="goog_rdk_2871"/>
            </w:sdtPr>
            <w:sdtContent>
              <w:ins w:author="Anonymous" w:id="201" w:date="2026-09-24T05:26:08Z">
                <w:sdt>
                  <w:sdtPr>
                    <w:id w:val="-1134687858"/>
                    <w:tag w:val="goog_rdk_2872"/>
                  </w:sdtPr>
                  <w:sdtContent>
                    <w:del w:author="Kanihaa" w:id="9" w:date="2026-09-25T08:48:49Z"/>
                  </w:sdtContent>
                </w:sdt>
              </w:ins>
              <w:sdt>
                <w:sdtPr>
                  <w:id w:val="900118408"/>
                  <w:tag w:val="goog_rdk_287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Component-Wise Architecture</w:delText>
                      </w:r>
                    </w:del>
                  </w:ins>
                </w:sdtContent>
              </w:sdt>
              <w:ins w:author="Anonymous" w:id="201" w:date="2026-09-24T05:26:08Z">
                <w:del w:author="Kanihaa" w:id="9" w:date="2026-09-25T08:48:49Z">
                  <w:bookmarkStart w:colFirst="0" w:colLast="0" w:name="_heading=h.cohcn11szvrl" w:id="72"/>
                  <w:bookmarkEnd w:id="72"/>
                </w:del>
              </w:ins>
            </w:sdtContent>
          </w:sdt>
        </w:p>
      </w:sdtContent>
    </w:sdt>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sdt>
        <w:sdtPr>
          <w:id w:val="480770368"/>
          <w:tag w:val="goog_rdk_2875"/>
        </w:sdtPr>
        <w:sdtContent>
          <w:tr>
            <w:trPr>
              <w:cantSplit w:val="0"/>
              <w:trHeight w:val="500" w:hRule="atLeast"/>
              <w:tblHeader w:val="0"/>
              <w:ins w:author="Anonymous" w:id="201" w:date="2026-09-24T05:26:08Z"/>
              <w:del w:author="Kanihaa" w:id="9" w:date="2026-09-25T08:48:49Z"/>
            </w:trPr>
            <w:tc>
              <w:tcPr/>
              <w:sdt>
                <w:sdtPr>
                  <w:id w:val="-744796292"/>
                  <w:tag w:val="goog_rdk_2879"/>
                </w:sdtPr>
                <w:sdtContent>
                  <w:p w:rsidR="00000000" w:rsidDel="00000000" w:rsidP="00000000" w:rsidRDefault="00000000" w:rsidRPr="00000000" w14:paraId="00000223">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55853802"/>
                        <w:tag w:val="goog_rdk_2876"/>
                      </w:sdtPr>
                      <w:sdtContent>
                        <w:ins w:author="Anonymous" w:id="201" w:date="2026-09-24T05:26:08Z">
                          <w:sdt>
                            <w:sdtPr>
                              <w:id w:val="-1124578678"/>
                              <w:tag w:val="goog_rdk_2877"/>
                            </w:sdtPr>
                            <w:sdtContent>
                              <w:del w:author="Kanihaa" w:id="9" w:date="2026-09-25T08:48:49Z"/>
                            </w:sdtContent>
                          </w:sdt>
                        </w:ins>
                        <w:sdt>
                          <w:sdtPr>
                            <w:id w:val="1550129323"/>
                            <w:tag w:val="goog_rdk_287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Component</w:delText>
                                </w:r>
                              </w:del>
                            </w:ins>
                          </w:sdtContent>
                        </w:sdt>
                        <w:ins w:author="Anonymous" w:id="201" w:date="2026-09-24T05:26:08Z">
                          <w:del w:author="Kanihaa" w:id="9" w:date="2026-09-25T08:48:49Z">
                            <w:bookmarkStart w:colFirst="0" w:colLast="0" w:name="_heading=h.87h7lyb2p0zq" w:id="73"/>
                            <w:bookmarkEnd w:id="73"/>
                          </w:del>
                        </w:ins>
                      </w:sdtContent>
                    </w:sdt>
                  </w:p>
                </w:sdtContent>
              </w:sdt>
            </w:tc>
            <w:tc>
              <w:tcPr/>
              <w:sdt>
                <w:sdtPr>
                  <w:id w:val="-936408637"/>
                  <w:tag w:val="goog_rdk_2883"/>
                </w:sdtPr>
                <w:sdtContent>
                  <w:p w:rsidR="00000000" w:rsidDel="00000000" w:rsidP="00000000" w:rsidRDefault="00000000" w:rsidRPr="00000000" w14:paraId="00000224">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00583162"/>
                        <w:tag w:val="goog_rdk_2880"/>
                      </w:sdtPr>
                      <w:sdtContent>
                        <w:ins w:author="Anonymous" w:id="201" w:date="2026-09-24T05:26:08Z">
                          <w:sdt>
                            <w:sdtPr>
                              <w:id w:val="1183079581"/>
                              <w:tag w:val="goog_rdk_2881"/>
                            </w:sdtPr>
                            <w:sdtContent>
                              <w:del w:author="Kanihaa" w:id="9" w:date="2026-09-25T08:48:49Z"/>
                            </w:sdtContent>
                          </w:sdt>
                        </w:ins>
                        <w:sdt>
                          <w:sdtPr>
                            <w:id w:val="-807490810"/>
                            <w:tag w:val="goog_rdk_288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Description</w:delText>
                                </w:r>
                              </w:del>
                            </w:ins>
                          </w:sdtContent>
                        </w:sdt>
                        <w:ins w:author="Anonymous" w:id="201" w:date="2026-09-24T05:26:08Z">
                          <w:del w:author="Kanihaa" w:id="9" w:date="2026-09-25T08:48:49Z">
                            <w:bookmarkStart w:colFirst="0" w:colLast="0" w:name="_heading=h.33v7bglwvpyp" w:id="74"/>
                            <w:bookmarkEnd w:id="74"/>
                          </w:del>
                        </w:ins>
                      </w:sdtContent>
                    </w:sdt>
                  </w:p>
                </w:sdtContent>
              </w:sdt>
            </w:tc>
          </w:tr>
        </w:sdtContent>
      </w:sdt>
      <w:sdt>
        <w:sdtPr>
          <w:id w:val="1742608528"/>
          <w:tag w:val="goog_rdk_2884"/>
        </w:sdtPr>
        <w:sdtContent>
          <w:tr>
            <w:trPr>
              <w:cantSplit w:val="0"/>
              <w:trHeight w:val="1055" w:hRule="atLeast"/>
              <w:tblHeader w:val="0"/>
              <w:ins w:author="Anonymous" w:id="201" w:date="2026-09-24T05:26:08Z"/>
              <w:del w:author="Kanihaa" w:id="9" w:date="2026-09-25T08:48:49Z"/>
            </w:trPr>
            <w:tc>
              <w:tcPr/>
              <w:sdt>
                <w:sdtPr>
                  <w:id w:val="500393179"/>
                  <w:tag w:val="goog_rdk_2888"/>
                </w:sdtPr>
                <w:sdtContent>
                  <w:p w:rsidR="00000000" w:rsidDel="00000000" w:rsidP="00000000" w:rsidRDefault="00000000" w:rsidRPr="00000000" w14:paraId="00000225">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69957174"/>
                        <w:tag w:val="goog_rdk_2885"/>
                      </w:sdtPr>
                      <w:sdtContent>
                        <w:ins w:author="Anonymous" w:id="201" w:date="2026-09-24T05:26:08Z">
                          <w:sdt>
                            <w:sdtPr>
                              <w:id w:val="-830111378"/>
                              <w:tag w:val="goog_rdk_2886"/>
                            </w:sdtPr>
                            <w:sdtContent>
                              <w:del w:author="Kanihaa" w:id="9" w:date="2026-09-25T08:48:49Z"/>
                            </w:sdtContent>
                          </w:sdt>
                        </w:ins>
                        <w:sdt>
                          <w:sdtPr>
                            <w:id w:val="659851282"/>
                            <w:tag w:val="goog_rdk_288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Frontend UI</w:delText>
                                </w:r>
                              </w:del>
                            </w:ins>
                          </w:sdtContent>
                        </w:sdt>
                        <w:ins w:author="Anonymous" w:id="201" w:date="2026-09-24T05:26:08Z">
                          <w:del w:author="Kanihaa" w:id="9" w:date="2026-09-25T08:48:49Z">
                            <w:bookmarkStart w:colFirst="0" w:colLast="0" w:name="_heading=h.v1owb3rwp2mj" w:id="75"/>
                            <w:bookmarkEnd w:id="75"/>
                          </w:del>
                        </w:ins>
                      </w:sdtContent>
                    </w:sdt>
                  </w:p>
                </w:sdtContent>
              </w:sdt>
            </w:tc>
            <w:tc>
              <w:tcPr/>
              <w:sdt>
                <w:sdtPr>
                  <w:id w:val="-1653968059"/>
                  <w:tag w:val="goog_rdk_2892"/>
                </w:sdtPr>
                <w:sdtContent>
                  <w:p w:rsidR="00000000" w:rsidDel="00000000" w:rsidP="00000000" w:rsidRDefault="00000000" w:rsidRPr="00000000" w14:paraId="00000226">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99991156"/>
                        <w:tag w:val="goog_rdk_2889"/>
                      </w:sdtPr>
                      <w:sdtContent>
                        <w:ins w:author="Anonymous" w:id="201" w:date="2026-09-24T05:26:08Z">
                          <w:sdt>
                            <w:sdtPr>
                              <w:id w:val="-2011993693"/>
                              <w:tag w:val="goog_rdk_2890"/>
                            </w:sdtPr>
                            <w:sdtContent>
                              <w:del w:author="Kanihaa" w:id="9" w:date="2026-09-25T08:48:49Z"/>
                            </w:sdtContent>
                          </w:sdt>
                        </w:ins>
                        <w:sdt>
                          <w:sdtPr>
                            <w:id w:val="2133322729"/>
                            <w:tag w:val="goog_rdk_289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Web interface built with HTML/CSS allows users to input budgets, preferences, and images. Displays tailored AI-driven recommendations for each category.</w:delText>
                                </w:r>
                              </w:del>
                            </w:ins>
                          </w:sdtContent>
                        </w:sdt>
                        <w:ins w:author="Anonymous" w:id="201" w:date="2026-09-24T05:26:08Z">
                          <w:del w:author="Kanihaa" w:id="9" w:date="2026-09-25T08:48:49Z">
                            <w:bookmarkStart w:colFirst="0" w:colLast="0" w:name="_heading=h.1punh8v13gt1" w:id="76"/>
                            <w:bookmarkEnd w:id="76"/>
                          </w:del>
                        </w:ins>
                      </w:sdtContent>
                    </w:sdt>
                  </w:p>
                </w:sdtContent>
              </w:sdt>
            </w:tc>
          </w:tr>
        </w:sdtContent>
      </w:sdt>
      <w:sdt>
        <w:sdtPr>
          <w:id w:val="-30441056"/>
          <w:tag w:val="goog_rdk_2893"/>
        </w:sdtPr>
        <w:sdtContent>
          <w:tr>
            <w:trPr>
              <w:cantSplit w:val="0"/>
              <w:trHeight w:val="1055" w:hRule="atLeast"/>
              <w:tblHeader w:val="0"/>
              <w:ins w:author="Anonymous" w:id="201" w:date="2026-09-24T05:26:08Z"/>
              <w:del w:author="Kanihaa" w:id="9" w:date="2026-09-25T08:48:49Z"/>
            </w:trPr>
            <w:tc>
              <w:tcPr/>
              <w:sdt>
                <w:sdtPr>
                  <w:id w:val="1944793368"/>
                  <w:tag w:val="goog_rdk_2897"/>
                </w:sdtPr>
                <w:sdtContent>
                  <w:p w:rsidR="00000000" w:rsidDel="00000000" w:rsidP="00000000" w:rsidRDefault="00000000" w:rsidRPr="00000000" w14:paraId="00000227">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48709791"/>
                        <w:tag w:val="goog_rdk_2894"/>
                      </w:sdtPr>
                      <w:sdtContent>
                        <w:ins w:author="Anonymous" w:id="201" w:date="2026-09-24T05:26:08Z">
                          <w:sdt>
                            <w:sdtPr>
                              <w:id w:val="-372354911"/>
                              <w:tag w:val="goog_rdk_2895"/>
                            </w:sdtPr>
                            <w:sdtContent>
                              <w:del w:author="Kanihaa" w:id="9" w:date="2026-09-25T08:48:49Z"/>
                            </w:sdtContent>
                          </w:sdt>
                        </w:ins>
                        <w:sdt>
                          <w:sdtPr>
                            <w:id w:val="-436688482"/>
                            <w:tag w:val="goog_rdk_289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Flask Backend</w:delText>
                                </w:r>
                              </w:del>
                            </w:ins>
                          </w:sdtContent>
                        </w:sdt>
                        <w:ins w:author="Anonymous" w:id="201" w:date="2026-09-24T05:26:08Z">
                          <w:del w:author="Kanihaa" w:id="9" w:date="2026-09-25T08:48:49Z">
                            <w:bookmarkStart w:colFirst="0" w:colLast="0" w:name="_heading=h.4wgeu7dd4qio" w:id="77"/>
                            <w:bookmarkEnd w:id="77"/>
                          </w:del>
                        </w:ins>
                      </w:sdtContent>
                    </w:sdt>
                  </w:p>
                </w:sdtContent>
              </w:sdt>
            </w:tc>
            <w:tc>
              <w:tcPr/>
              <w:sdt>
                <w:sdtPr>
                  <w:id w:val="-1778847654"/>
                  <w:tag w:val="goog_rdk_2901"/>
                </w:sdtPr>
                <w:sdtContent>
                  <w:p w:rsidR="00000000" w:rsidDel="00000000" w:rsidP="00000000" w:rsidRDefault="00000000" w:rsidRPr="00000000" w14:paraId="00000228">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04121761"/>
                        <w:tag w:val="goog_rdk_2898"/>
                      </w:sdtPr>
                      <w:sdtContent>
                        <w:ins w:author="Anonymous" w:id="201" w:date="2026-09-24T05:26:08Z">
                          <w:sdt>
                            <w:sdtPr>
                              <w:id w:val="1888971154"/>
                              <w:tag w:val="goog_rdk_2899"/>
                            </w:sdtPr>
                            <w:sdtContent>
                              <w:del w:author="Kanihaa" w:id="9" w:date="2026-09-25T08:48:49Z"/>
                            </w:sdtContent>
                          </w:sdt>
                        </w:ins>
                        <w:sdt>
                          <w:sdtPr>
                            <w:id w:val="689864874"/>
                            <w:tag w:val="goog_rdk_290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Manages user sessions, routes (/generate-home, /generate-party, /generate-jewelry), and handles communication between UI and Gemini AI.</w:delText>
                                </w:r>
                              </w:del>
                            </w:ins>
                          </w:sdtContent>
                        </w:sdt>
                        <w:ins w:author="Anonymous" w:id="201" w:date="2026-09-24T05:26:08Z">
                          <w:del w:author="Kanihaa" w:id="9" w:date="2026-09-25T08:48:49Z">
                            <w:bookmarkStart w:colFirst="0" w:colLast="0" w:name="_heading=h.xhywda2gxx3o" w:id="78"/>
                            <w:bookmarkEnd w:id="78"/>
                          </w:del>
                        </w:ins>
                      </w:sdtContent>
                    </w:sdt>
                  </w:p>
                </w:sdtContent>
              </w:sdt>
            </w:tc>
          </w:tr>
        </w:sdtContent>
      </w:sdt>
      <w:sdt>
        <w:sdtPr>
          <w:id w:val="-2087452134"/>
          <w:tag w:val="goog_rdk_2902"/>
        </w:sdtPr>
        <w:sdtContent>
          <w:tr>
            <w:trPr>
              <w:cantSplit w:val="0"/>
              <w:trHeight w:val="785" w:hRule="atLeast"/>
              <w:tblHeader w:val="0"/>
              <w:ins w:author="Anonymous" w:id="201" w:date="2026-09-24T05:26:08Z"/>
              <w:del w:author="Kanihaa" w:id="9" w:date="2026-09-25T08:48:49Z"/>
            </w:trPr>
            <w:tc>
              <w:tcPr/>
              <w:sdt>
                <w:sdtPr>
                  <w:id w:val="1889496440"/>
                  <w:tag w:val="goog_rdk_2906"/>
                </w:sdtPr>
                <w:sdtContent>
                  <w:p w:rsidR="00000000" w:rsidDel="00000000" w:rsidP="00000000" w:rsidRDefault="00000000" w:rsidRPr="00000000" w14:paraId="00000229">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26246491"/>
                        <w:tag w:val="goog_rdk_2903"/>
                      </w:sdtPr>
                      <w:sdtContent>
                        <w:ins w:author="Anonymous" w:id="201" w:date="2026-09-24T05:26:08Z">
                          <w:sdt>
                            <w:sdtPr>
                              <w:id w:val="-1191899944"/>
                              <w:tag w:val="goog_rdk_2904"/>
                            </w:sdtPr>
                            <w:sdtContent>
                              <w:del w:author="Kanihaa" w:id="9" w:date="2026-09-25T08:48:49Z"/>
                            </w:sdtContent>
                          </w:sdt>
                        </w:ins>
                        <w:sdt>
                          <w:sdtPr>
                            <w:id w:val="112463131"/>
                            <w:tag w:val="goog_rdk_290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AI Layer </w:delText>
                                </w:r>
                              </w:del>
                            </w:ins>
                          </w:sdtContent>
                        </w:sdt>
                        <w:ins w:author="Anonymous" w:id="201" w:date="2026-09-24T05:26:08Z">
                          <w:del w:author="Kanihaa" w:id="9" w:date="2026-09-25T08:48:49Z">
                            <w:bookmarkStart w:colFirst="0" w:colLast="0" w:name="_heading=h.8e3l7839caoz" w:id="79"/>
                            <w:bookmarkEnd w:id="79"/>
                          </w:del>
                        </w:ins>
                      </w:sdtContent>
                    </w:sdt>
                  </w:p>
                </w:sdtContent>
              </w:sdt>
            </w:tc>
            <w:tc>
              <w:tcPr/>
              <w:sdt>
                <w:sdtPr>
                  <w:id w:val="-1107894474"/>
                  <w:tag w:val="goog_rdk_2910"/>
                </w:sdtPr>
                <w:sdtContent>
                  <w:p w:rsidR="00000000" w:rsidDel="00000000" w:rsidP="00000000" w:rsidRDefault="00000000" w:rsidRPr="00000000" w14:paraId="0000022A">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96257426"/>
                        <w:tag w:val="goog_rdk_2907"/>
                      </w:sdtPr>
                      <w:sdtContent>
                        <w:ins w:author="Anonymous" w:id="201" w:date="2026-09-24T05:26:08Z">
                          <w:sdt>
                            <w:sdtPr>
                              <w:id w:val="-529200991"/>
                              <w:tag w:val="goog_rdk_2908"/>
                            </w:sdtPr>
                            <w:sdtContent>
                              <w:del w:author="Kanihaa" w:id="9" w:date="2026-09-25T08:48:49Z"/>
                            </w:sdtContent>
                          </w:sdt>
                        </w:ins>
                        <w:sdt>
                          <w:sdtPr>
                            <w:id w:val="1842269343"/>
                            <w:tag w:val="goog_rdk_290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Processes inpuZts using Gemini 1.5 Flash Pro to:</w:delText>
                                </w:r>
                              </w:del>
                            </w:ins>
                          </w:sdtContent>
                        </w:sdt>
                        <w:ins w:author="Anonymous" w:id="201" w:date="2026-09-24T05:26:08Z">
                          <w:del w:author="Kanihaa" w:id="9" w:date="2026-09-25T08:48:49Z">
                            <w:bookmarkStart w:colFirst="0" w:colLast="0" w:name="_heading=h.u90mst8twrxj" w:id="80"/>
                            <w:bookmarkEnd w:id="80"/>
                          </w:del>
                        </w:ins>
                      </w:sdtContent>
                    </w:sdt>
                  </w:p>
                </w:sdtContent>
              </w:sdt>
            </w:tc>
          </w:tr>
        </w:sdtContent>
      </w:sdt>
    </w:tbl>
    <w:sdt>
      <w:sdtPr>
        <w:id w:val="-819284547"/>
        <w:tag w:val="goog_rdk_2914"/>
      </w:sdtPr>
      <w:sdtContent>
        <w:p w:rsidR="00000000" w:rsidDel="00000000" w:rsidP="00000000" w:rsidRDefault="00000000" w:rsidRPr="00000000" w14:paraId="0000022B">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05015853"/>
              <w:tag w:val="goog_rdk_2911"/>
            </w:sdtPr>
            <w:sdtContent>
              <w:ins w:author="Anonymous" w:id="201" w:date="2026-09-24T05:26:08Z">
                <w:sdt>
                  <w:sdtPr>
                    <w:id w:val="1578388738"/>
                    <w:tag w:val="goog_rdk_2912"/>
                  </w:sdtPr>
                  <w:sdtContent>
                    <w:del w:author="Kanihaa" w:id="9" w:date="2026-09-25T08:48:49Z"/>
                  </w:sdtContent>
                </w:sdt>
              </w:ins>
              <w:sdt>
                <w:sdtPr>
                  <w:id w:val="1847752150"/>
                  <w:tag w:val="goog_rdk_291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(User-frontend(user information)-backend(receive information and process)-Gemini AI(generate recommendation)-Recommendation logic-Frontend(result)-Output)</w:delText>
                      </w:r>
                    </w:del>
                  </w:ins>
                </w:sdtContent>
              </w:sdt>
              <w:ins w:author="Anonymous" w:id="201" w:date="2026-09-24T05:26:08Z">
                <w:del w:author="Kanihaa" w:id="9" w:date="2026-09-25T08:48:49Z">
                  <w:bookmarkStart w:colFirst="0" w:colLast="0" w:name="_heading=h.8f2vuklmuggc" w:id="81"/>
                  <w:bookmarkEnd w:id="81"/>
                </w:del>
              </w:ins>
            </w:sdtContent>
          </w:sdt>
        </w:p>
      </w:sdtContent>
    </w:sdt>
    <w:sdt>
      <w:sdtPr>
        <w:id w:val="573335408"/>
        <w:tag w:val="goog_rdk_2918"/>
      </w:sdtPr>
      <w:sdtContent>
        <w:p w:rsidR="00000000" w:rsidDel="00000000" w:rsidP="00000000" w:rsidRDefault="00000000" w:rsidRPr="00000000" w14:paraId="0000022C">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62967006"/>
              <w:tag w:val="goog_rdk_2915"/>
            </w:sdtPr>
            <w:sdtContent>
              <w:ins w:author="Anonymous" w:id="201" w:date="2026-09-24T05:26:08Z">
                <w:sdt>
                  <w:sdtPr>
                    <w:id w:val="-1467962969"/>
                    <w:tag w:val="goog_rdk_2916"/>
                  </w:sdtPr>
                  <w:sdtContent>
                    <w:del w:author="Kanihaa" w:id="9" w:date="2026-09-25T08:48:49Z"/>
                  </w:sdtContent>
                </w:sdt>
              </w:ins>
              <w:sdt>
                <w:sdtPr>
                  <w:id w:val="-2073935793"/>
                  <w:tag w:val="goog_rdk_291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8qtd3neaxik6" w:id="82"/>
                  <w:bookmarkEnd w:id="82"/>
                </w:del>
              </w:ins>
            </w:sdtContent>
          </w:sdt>
        </w:p>
      </w:sdtContent>
    </w:sdt>
    <w:sdt>
      <w:sdtPr>
        <w:id w:val="-1172701058"/>
        <w:tag w:val="goog_rdk_2922"/>
      </w:sdtPr>
      <w:sdtContent>
        <w:p w:rsidR="00000000" w:rsidDel="00000000" w:rsidP="00000000" w:rsidRDefault="00000000" w:rsidRPr="00000000" w14:paraId="0000022D">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43992497"/>
              <w:tag w:val="goog_rdk_2919"/>
            </w:sdtPr>
            <w:sdtContent>
              <w:ins w:author="Anonymous" w:id="201" w:date="2026-09-24T05:26:08Z">
                <w:sdt>
                  <w:sdtPr>
                    <w:id w:val="-2048725321"/>
                    <w:tag w:val="goog_rdk_2920"/>
                  </w:sdtPr>
                  <w:sdtContent>
                    <w:del w:author="Kanihaa" w:id="9" w:date="2026-09-25T08:48:49Z"/>
                  </w:sdtContent>
                </w:sdt>
              </w:ins>
              <w:sdt>
                <w:sdtPr>
                  <w:id w:val="542189601"/>
                  <w:tag w:val="goog_rdk_292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1" w:date="2026-09-24T05:26:08Z">
                <w:del w:author="Kanihaa" w:id="9" w:date="2026-09-25T08:48:49Z">
                  <w:bookmarkStart w:colFirst="0" w:colLast="0" w:name="_heading=h.enj4mtox3v7x" w:id="83"/>
                  <w:bookmarkEnd w:id="83"/>
                </w:del>
              </w:ins>
            </w:sdtContent>
          </w:sdt>
        </w:p>
      </w:sdtContent>
    </w:sdt>
    <w:sdt>
      <w:sdtPr>
        <w:id w:val="-444392372"/>
        <w:tag w:val="goog_rdk_2927"/>
      </w:sdtPr>
      <w:sdtContent>
        <w:p w:rsidR="00000000" w:rsidDel="00000000" w:rsidP="00000000" w:rsidRDefault="00000000" w:rsidRPr="00000000" w14:paraId="0000022E">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49920832"/>
              <w:tag w:val="goog_rdk_2923"/>
            </w:sdtPr>
            <w:sdtContent>
              <w:ins w:author="Anonymous" w:id="201" w:date="2026-09-24T05:26:08Z">
                <w:sdt>
                  <w:sdtPr>
                    <w:id w:val="1312644996"/>
                    <w:tag w:val="goog_rdk_2924"/>
                  </w:sdtPr>
                  <w:sdtContent>
                    <w:del w:author="Kanihaa" w:id="9" w:date="2026-09-25T08:48:49Z"/>
                  </w:sdtContent>
                </w:sdt>
              </w:ins>
              <w:sdt>
                <w:sdtPr>
                  <w:id w:val="-1533581562"/>
                  <w:tag w:val="goog_rdk_292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w:delText>
                      </w:r>
                    </w:del>
                  </w:ins>
                </w:sdtContent>
              </w:sdt>
              <w:ins w:author="Anonymous" w:id="201" w:date="2026-09-24T05:26:08Z">
                <w:del w:author="Kanihaa" w:id="9" w:date="2026-09-25T08:48:49Z">
                  <w:bookmarkStart w:colFirst="0" w:colLast="0" w:name="_heading=h.6oj0wjpk7ogt" w:id="84"/>
                  <w:bookmarkEnd w:id="84"/>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498600"/>
                        <wp:effectExtent b="0" l="0" r="0" t="0"/>
                        <wp:docPr id="19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213475" cy="1498600"/>
                                </a:xfrm>
                                <a:prstGeom prst="rect"/>
                                <a:ln/>
                              </pic:spPr>
                            </pic:pic>
                          </a:graphicData>
                        </a:graphic>
                      </wp:inline>
                    </w:drawing>
                  </w:r>
                  <w:sdt>
                    <w:sdtPr>
                      <w:id w:val="-1198139442"/>
                      <w:tag w:val="goog_rdk_2926"/>
                    </w:sdtPr>
                    <w:sdtContent>
                      <w:r w:rsidDel="00000000" w:rsidR="00000000" w:rsidRPr="00000000">
                        <w:rPr>
                          <w:rtl w:val="0"/>
                        </w:rPr>
                      </w:r>
                    </w:sdtContent>
                  </w:sdt>
                </w:del>
              </w:ins>
            </w:sdtContent>
          </w:sdt>
        </w:p>
      </w:sdtContent>
    </w:sdt>
    <w:sdt>
      <w:sdtPr>
        <w:id w:val="310964015"/>
        <w:tag w:val="goog_rdk_2932"/>
      </w:sdtPr>
      <w:sdtContent>
        <w:p w:rsidR="00000000" w:rsidDel="00000000" w:rsidP="00000000" w:rsidRDefault="00000000" w:rsidRPr="00000000" w14:paraId="0000022F">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89765939"/>
              <w:tag w:val="goog_rdk_2928"/>
            </w:sdtPr>
            <w:sdtContent>
              <w:ins w:author="Anonymous" w:id="201" w:date="2026-09-24T05:26:08Z">
                <w:sdt>
                  <w:sdtPr>
                    <w:id w:val="1440921378"/>
                    <w:tag w:val="goog_rdk_2929"/>
                  </w:sdtPr>
                  <w:sdtContent>
                    <w:del w:author="Kanihaa" w:id="9" w:date="2026-09-25T08:48:49Z"/>
                  </w:sdtContent>
                </w:sdt>
              </w:ins>
              <w:sdt>
                <w:sdtPr>
                  <w:id w:val="7266061"/>
                  <w:tag w:val="goog_rdk_293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Pre-requisites</w:delText>
                      </w:r>
                    </w:del>
                  </w:ins>
                </w:sdtContent>
              </w:sdt>
              <w:ins w:author="Anonymous" w:id="201" w:date="2026-09-24T05:26:08Z">
                <w:del w:author="Kanihaa" w:id="9" w:date="2026-09-25T08:48:49Z">
                  <w:bookmarkStart w:colFirst="0" w:colLast="0" w:name="_heading=h.9yvfr03tr33e" w:id="85"/>
                  <w:bookmarkEnd w:id="85"/>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304800" cy="304800"/>
                        <wp:effectExtent b="0" l="0" r="0" t="0"/>
                        <wp:docPr descr="Pradeep" id="147" name="image2.png"/>
                        <a:graphic>
                          <a:graphicData uri="http://schemas.openxmlformats.org/drawingml/2006/picture">
                            <pic:pic>
                              <pic:nvPicPr>
                                <pic:cNvPr descr="Pradeep" id="0" name="image2.png"/>
                                <pic:cNvPicPr preferRelativeResize="0"/>
                              </pic:nvPicPr>
                              <pic:blipFill>
                                <a:blip r:embed="rId11"/>
                                <a:srcRect b="0" l="0" r="0" t="0"/>
                                <a:stretch>
                                  <a:fillRect/>
                                </a:stretch>
                              </pic:blipFill>
                              <pic:spPr>
                                <a:xfrm>
                                  <a:off x="0" y="0"/>
                                  <a:ext cx="304800" cy="304800"/>
                                </a:xfrm>
                                <a:prstGeom prst="rect"/>
                                <a:ln/>
                              </pic:spPr>
                            </pic:pic>
                          </a:graphicData>
                        </a:graphic>
                      </wp:inline>
                    </w:drawing>
                  </w:r>
                  <w:sdt>
                    <w:sdtPr>
                      <w:id w:val="1744741435"/>
                      <w:tag w:val="goog_rdk_2931"/>
                    </w:sdtPr>
                    <w:sdtContent>
                      <w:r w:rsidDel="00000000" w:rsidR="00000000" w:rsidRPr="00000000">
                        <w:rPr>
                          <w:rtl w:val="0"/>
                        </w:rPr>
                      </w:r>
                    </w:sdtContent>
                  </w:sdt>
                </w:del>
              </w:ins>
            </w:sdtContent>
          </w:sdt>
        </w:p>
      </w:sdtContent>
    </w:sdt>
    <w:sdt>
      <w:sdtPr>
        <w:id w:val="1740781178"/>
        <w:tag w:val="goog_rdk_2938"/>
      </w:sdtPr>
      <w:sdtContent>
        <w:p w:rsidR="00000000" w:rsidDel="00000000" w:rsidP="00000000" w:rsidRDefault="00000000" w:rsidRPr="00000000" w14:paraId="00000230">
          <w:pPr>
            <w:pStyle w:val="Heading1"/>
            <w:numPr>
              <w:ilvl w:val="0"/>
              <w:numId w:val="1"/>
            </w:numPr>
            <w:spacing w:before="280" w:line="240" w:lineRule="auto"/>
            <w:ind w:left="720" w:hanging="360"/>
            <w:rPr>
              <w:ins w:author="Anonymous" w:id="201" w:date="2026-09-24T05:26:08Z"/>
              <w:del w:author="Kanihaa" w:id="9" w:date="2026-09-25T08:48:49Z"/>
              <w:rFonts w:ascii="Calibri" w:cs="Calibri" w:eastAsia="Calibri" w:hAnsi="Calibri"/>
              <w:strike w:val="1"/>
              <w:highlight w:val="black"/>
              <w:rPrChange w:author="Naran" w:id="140" w:date="2026-09-22T15:47:25Z">
                <w:rPr>
                  <w:rFonts w:ascii="Calibri" w:cs="Calibri" w:eastAsia="Calibri" w:hAnsi="Calibri"/>
                  <w:strike w:val="1"/>
                  <w:highlight w:val="black"/>
                </w:rPr>
              </w:rPrChange>
            </w:rPr>
            <w:pPrChange w:author="Naran" w:id="0" w:date="2026-09-22T15:47:25Z">
              <w:pPr>
                <w:pStyle w:val="Heading1"/>
                <w:numPr>
                  <w:ilvl w:val="0"/>
                  <w:numId w:val="16"/>
                </w:numPr>
                <w:spacing w:before="280" w:line="240" w:lineRule="auto"/>
                <w:ind w:left="720" w:hanging="360"/>
              </w:pPr>
            </w:pPrChange>
          </w:pPr>
          <w:sdt>
            <w:sdtPr>
              <w:id w:val="1427630495"/>
              <w:tag w:val="goog_rdk_2933"/>
            </w:sdtPr>
            <w:sdtContent>
              <w:ins w:author="Anonymous" w:id="201" w:date="2026-09-24T05:26:08Z">
                <w:sdt>
                  <w:sdtPr>
                    <w:id w:val="1090929696"/>
                    <w:tag w:val="goog_rdk_2934"/>
                  </w:sdtPr>
                  <w:sdtContent>
                    <w:del w:author="Kanihaa" w:id="9" w:date="2026-09-25T08:48:49Z"/>
                  </w:sdtContent>
                </w:sdt>
              </w:ins>
              <w:sdt>
                <w:sdtPr>
                  <w:id w:val="2033122643"/>
                  <w:tag w:val="goog_rdk_293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IBM Cloud Account Setup: </w:delText>
                      </w:r>
                    </w:del>
                  </w:ins>
                </w:sdtContent>
              </w:sdt>
              <w:ins w:author="Anonymous" w:id="201" w:date="2026-09-24T05:26:08Z">
                <w:del w:author="Kanihaa" w:id="9" w:date="2026-09-25T08:48:49Z">
                  <w:bookmarkStart w:colFirst="0" w:colLast="0" w:name="_heading=h.i5537y9uewns" w:id="86"/>
                  <w:bookmarkEnd w:id="86"/>
                  <w:r w:rsidDel="00000000" w:rsidR="00000000" w:rsidRPr="00000000">
                    <w:fldChar w:fldCharType="begin"/>
                  </w:r>
                  <w:r w:rsidDel="00000000" w:rsidR="00000000" w:rsidRPr="00000000">
                    <w:delInstrText xml:space="preserve">HYPERLINK "https://cloud.ibm.com/"</w:delInstrText>
                  </w:r>
                  <w:r w:rsidDel="00000000" w:rsidR="00000000" w:rsidRPr="00000000">
                    <w:fldChar w:fldCharType="separate"/>
                  </w:r>
                  <w:sdt>
                    <w:sdtPr>
                      <w:id w:val="-1010499007"/>
                      <w:tag w:val="goog_rdk_29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IBM Cloud Console</w:delText>
                      </w:r>
                    </w:sdtContent>
                  </w:sdt>
                  <w:r w:rsidDel="00000000" w:rsidR="00000000" w:rsidRPr="00000000">
                    <w:fldChar w:fldCharType="end"/>
                  </w:r>
                  <w:sdt>
                    <w:sdtPr>
                      <w:id w:val="1635100329"/>
                      <w:tag w:val="goog_rdk_2937"/>
                    </w:sdtPr>
                    <w:sdtContent>
                      <w:r w:rsidDel="00000000" w:rsidR="00000000" w:rsidRPr="00000000">
                        <w:rPr>
                          <w:rtl w:val="0"/>
                        </w:rPr>
                      </w:r>
                    </w:sdtContent>
                  </w:sdt>
                </w:del>
              </w:ins>
            </w:sdtContent>
          </w:sdt>
        </w:p>
      </w:sdtContent>
    </w:sdt>
    <w:sdt>
      <w:sdtPr>
        <w:id w:val="2070954363"/>
        <w:tag w:val="goog_rdk_2942"/>
      </w:sdtPr>
      <w:sdtContent>
        <w:p w:rsidR="00000000" w:rsidDel="00000000" w:rsidP="00000000" w:rsidRDefault="00000000" w:rsidRPr="00000000" w14:paraId="00000231">
          <w:pPr>
            <w:pStyle w:val="Heading1"/>
            <w:numPr>
              <w:ilvl w:val="0"/>
              <w:numId w:val="1"/>
            </w:numPr>
            <w:spacing w:line="240" w:lineRule="auto"/>
            <w:ind w:left="720" w:hanging="360"/>
            <w:rPr>
              <w:ins w:author="Anonymous" w:id="201" w:date="2026-09-24T05:26:08Z"/>
              <w:del w:author="Kanihaa" w:id="9" w:date="2026-09-25T08:48:49Z"/>
              <w:rFonts w:ascii="Calibri" w:cs="Calibri" w:eastAsia="Calibri" w:hAnsi="Calibri"/>
              <w:strike w:val="1"/>
              <w:highlight w:val="black"/>
              <w:rPrChange w:author="Naran" w:id="140" w:date="2026-09-22T15:47:25Z">
                <w:rPr>
                  <w:rFonts w:ascii="Calibri" w:cs="Calibri" w:eastAsia="Calibri" w:hAnsi="Calibri"/>
                  <w:strike w:val="1"/>
                  <w:highlight w:val="black"/>
                </w:rPr>
              </w:rPrChange>
            </w:rPr>
            <w:pPrChange w:author="Naran" w:id="0" w:date="2026-09-22T15:47:25Z">
              <w:pPr>
                <w:pStyle w:val="Heading1"/>
                <w:numPr>
                  <w:ilvl w:val="0"/>
                  <w:numId w:val="16"/>
                </w:numPr>
                <w:spacing w:line="240" w:lineRule="auto"/>
                <w:ind w:left="720" w:hanging="360"/>
              </w:pPr>
            </w:pPrChange>
          </w:pPr>
          <w:sdt>
            <w:sdtPr>
              <w:id w:val="1052011808"/>
              <w:tag w:val="goog_rdk_2939"/>
            </w:sdtPr>
            <w:sdtContent>
              <w:ins w:author="Anonymous" w:id="201" w:date="2026-09-24T05:26:08Z">
                <w:sdt>
                  <w:sdtPr>
                    <w:id w:val="1736804335"/>
                    <w:tag w:val="goog_rdk_2940"/>
                  </w:sdtPr>
                  <w:sdtContent>
                    <w:del w:author="Kanihaa" w:id="9" w:date="2026-09-25T08:48:49Z"/>
                  </w:sdtContent>
                </w:sdt>
              </w:ins>
              <w:sdt>
                <w:sdtPr>
                  <w:id w:val="870812496"/>
                  <w:tag w:val="goog_rdk_294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Watsonx Access and Configuration: Watsonx Overview</w:delText>
                      </w:r>
                    </w:del>
                  </w:ins>
                </w:sdtContent>
              </w:sdt>
              <w:ins w:author="Anonymous" w:id="201" w:date="2026-09-24T05:26:08Z">
                <w:del w:author="Kanihaa" w:id="9" w:date="2026-09-25T08:48:49Z">
                  <w:bookmarkStart w:colFirst="0" w:colLast="0" w:name="_heading=h.w89l7f4n24gk" w:id="87"/>
                  <w:bookmarkEnd w:id="87"/>
                </w:del>
              </w:ins>
            </w:sdtContent>
          </w:sdt>
        </w:p>
      </w:sdtContent>
    </w:sdt>
    <w:sdt>
      <w:sdtPr>
        <w:id w:val="-768760652"/>
        <w:tag w:val="goog_rdk_2946"/>
      </w:sdtPr>
      <w:sdtContent>
        <w:p w:rsidR="00000000" w:rsidDel="00000000" w:rsidP="00000000" w:rsidRDefault="00000000" w:rsidRPr="00000000" w14:paraId="00000232">
          <w:pPr>
            <w:pStyle w:val="Heading1"/>
            <w:numPr>
              <w:ilvl w:val="0"/>
              <w:numId w:val="1"/>
            </w:numPr>
            <w:spacing w:line="240" w:lineRule="auto"/>
            <w:ind w:left="720" w:hanging="360"/>
            <w:rPr>
              <w:ins w:author="Anonymous" w:id="201" w:date="2026-09-24T05:26:08Z"/>
              <w:del w:author="Kanihaa" w:id="9" w:date="2026-09-25T08:48:49Z"/>
              <w:rFonts w:ascii="Cambria" w:cs="Cambria" w:eastAsia="Cambria" w:hAnsi="Cambria"/>
              <w:strike w:val="1"/>
              <w:color w:val="2e75b5"/>
              <w:sz w:val="24"/>
              <w:szCs w:val="24"/>
              <w:rPrChange w:author="Naran" w:id="140" w:date="2026-09-22T15:47:25Z">
                <w:rPr>
                  <w:rFonts w:ascii="Cambria" w:cs="Cambria" w:eastAsia="Cambria" w:hAnsi="Cambria"/>
                  <w:strike w:val="1"/>
                  <w:color w:val="2e75b5"/>
                  <w:sz w:val="24"/>
                  <w:szCs w:val="24"/>
                </w:rPr>
              </w:rPrChange>
            </w:rPr>
            <w:pPrChange w:author="Naran" w:id="0" w:date="2026-09-22T15:47:25Z">
              <w:pPr>
                <w:pStyle w:val="Heading1"/>
                <w:numPr>
                  <w:ilvl w:val="0"/>
                  <w:numId w:val="16"/>
                </w:numPr>
                <w:spacing w:line="240" w:lineRule="auto"/>
                <w:ind w:left="720" w:hanging="360"/>
              </w:pPr>
            </w:pPrChange>
          </w:pPr>
          <w:sdt>
            <w:sdtPr>
              <w:id w:val="2043835993"/>
              <w:tag w:val="goog_rdk_2943"/>
            </w:sdtPr>
            <w:sdtContent>
              <w:ins w:author="Anonymous" w:id="201" w:date="2026-09-24T05:26:08Z">
                <w:sdt>
                  <w:sdtPr>
                    <w:id w:val="1938090647"/>
                    <w:tag w:val="goog_rdk_2944"/>
                  </w:sdtPr>
                  <w:sdtContent>
                    <w:del w:author="Kanihaa" w:id="9" w:date="2026-09-25T08:48:49Z"/>
                  </w:sdtContent>
                </w:sdt>
              </w:ins>
              <w:sdt>
                <w:sdtPr>
                  <w:id w:val="513849637"/>
                  <w:tag w:val="goog_rdk_294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ij4p9o505sy" w:id="88"/>
                  <w:bookmarkEnd w:id="88"/>
                </w:del>
              </w:ins>
            </w:sdtContent>
          </w:sdt>
        </w:p>
      </w:sdtContent>
    </w:sdt>
    <w:sdt>
      <w:sdtPr>
        <w:id w:val="-774829564"/>
        <w:tag w:val="goog_rdk_2952"/>
      </w:sdtPr>
      <w:sdtContent>
        <w:p w:rsidR="00000000" w:rsidDel="00000000" w:rsidP="00000000" w:rsidRDefault="00000000" w:rsidRPr="00000000" w14:paraId="00000233">
          <w:pPr>
            <w:pStyle w:val="Heading1"/>
            <w:numPr>
              <w:ilvl w:val="0"/>
              <w:numId w:val="1"/>
            </w:numPr>
            <w:spacing w:line="240" w:lineRule="auto"/>
            <w:ind w:left="720" w:hanging="360"/>
            <w:rPr>
              <w:ins w:author="Anonymous" w:id="201" w:date="2026-09-24T05:26:08Z"/>
              <w:del w:author="Kanihaa" w:id="9" w:date="2026-09-25T08:48:49Z"/>
              <w:rFonts w:ascii="Calibri" w:cs="Calibri" w:eastAsia="Calibri" w:hAnsi="Calibri"/>
              <w:strike w:val="1"/>
              <w:highlight w:val="black"/>
              <w:rPrChange w:author="Naran" w:id="140" w:date="2026-09-22T15:47:25Z">
                <w:rPr>
                  <w:rFonts w:ascii="Calibri" w:cs="Calibri" w:eastAsia="Calibri" w:hAnsi="Calibri"/>
                  <w:strike w:val="1"/>
                  <w:highlight w:val="black"/>
                </w:rPr>
              </w:rPrChange>
            </w:rPr>
            <w:pPrChange w:author="Naran" w:id="0" w:date="2026-09-22T15:47:25Z">
              <w:pPr>
                <w:pStyle w:val="Heading1"/>
                <w:numPr>
                  <w:ilvl w:val="0"/>
                  <w:numId w:val="16"/>
                </w:numPr>
                <w:spacing w:line="240" w:lineRule="auto"/>
                <w:ind w:left="720" w:hanging="360"/>
              </w:pPr>
            </w:pPrChange>
          </w:pPr>
          <w:sdt>
            <w:sdtPr>
              <w:id w:val="-526530874"/>
              <w:tag w:val="goog_rdk_2947"/>
            </w:sdtPr>
            <w:sdtContent>
              <w:ins w:author="Anonymous" w:id="201" w:date="2026-09-24T05:26:08Z">
                <w:sdt>
                  <w:sdtPr>
                    <w:id w:val="1871636857"/>
                    <w:tag w:val="goog_rdk_2948"/>
                  </w:sdtPr>
                  <w:sdtContent>
                    <w:del w:author="Kanihaa" w:id="9" w:date="2026-09-25T08:48:49Z"/>
                  </w:sdtContent>
                </w:sdt>
              </w:ins>
              <w:sdt>
                <w:sdtPr>
                  <w:id w:val="-1706449635"/>
                  <w:tag w:val="goog_rdk_294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Python Basics: </w:delText>
                      </w:r>
                    </w:del>
                  </w:ins>
                </w:sdtContent>
              </w:sdt>
              <w:ins w:author="Anonymous" w:id="201" w:date="2026-09-24T05:26:08Z">
                <w:del w:author="Kanihaa" w:id="9" w:date="2026-09-25T08:48:49Z">
                  <w:bookmarkStart w:colFirst="0" w:colLast="0" w:name="_heading=h.bu7uv47qr9ms" w:id="89"/>
                  <w:bookmarkEnd w:id="89"/>
                  <w:r w:rsidDel="00000000" w:rsidR="00000000" w:rsidRPr="00000000">
                    <w:fldChar w:fldCharType="begin"/>
                  </w:r>
                  <w:r w:rsidDel="00000000" w:rsidR="00000000" w:rsidRPr="00000000">
                    <w:delInstrText xml:space="preserve">HYPERLINK "https://www.python.org/"</w:delInstrText>
                  </w:r>
                  <w:r w:rsidDel="00000000" w:rsidR="00000000" w:rsidRPr="00000000">
                    <w:fldChar w:fldCharType="separate"/>
                  </w:r>
                  <w:sdt>
                    <w:sdtPr>
                      <w:id w:val="682347747"/>
                      <w:tag w:val="goog_rdk_295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Python.org</w:delText>
                      </w:r>
                    </w:sdtContent>
                  </w:sdt>
                  <w:r w:rsidDel="00000000" w:rsidR="00000000" w:rsidRPr="00000000">
                    <w:fldChar w:fldCharType="end"/>
                  </w:r>
                  <w:sdt>
                    <w:sdtPr>
                      <w:id w:val="-343740647"/>
                      <w:tag w:val="goog_rdk_2951"/>
                    </w:sdtPr>
                    <w:sdtContent>
                      <w:r w:rsidDel="00000000" w:rsidR="00000000" w:rsidRPr="00000000">
                        <w:rPr>
                          <w:rtl w:val="0"/>
                        </w:rPr>
                      </w:r>
                    </w:sdtContent>
                  </w:sdt>
                </w:del>
              </w:ins>
            </w:sdtContent>
          </w:sdt>
        </w:p>
      </w:sdtContent>
    </w:sdt>
    <w:sdt>
      <w:sdtPr>
        <w:id w:val="-505837241"/>
        <w:tag w:val="goog_rdk_2956"/>
      </w:sdtPr>
      <w:sdtContent>
        <w:p w:rsidR="00000000" w:rsidDel="00000000" w:rsidP="00000000" w:rsidRDefault="00000000" w:rsidRPr="00000000" w14:paraId="00000234">
          <w:pPr>
            <w:pStyle w:val="Heading1"/>
            <w:numPr>
              <w:ilvl w:val="0"/>
              <w:numId w:val="1"/>
            </w:numPr>
            <w:spacing w:after="280" w:line="240" w:lineRule="auto"/>
            <w:ind w:left="720" w:hanging="360"/>
            <w:rPr>
              <w:ins w:author="Anonymous" w:id="201" w:date="2026-09-24T05:26:08Z"/>
              <w:del w:author="Kanihaa" w:id="9" w:date="2026-09-25T08:48:49Z"/>
              <w:rFonts w:ascii="Calibri" w:cs="Calibri" w:eastAsia="Calibri" w:hAnsi="Calibri"/>
              <w:strike w:val="1"/>
              <w:highlight w:val="black"/>
              <w:rPrChange w:author="Naran" w:id="140" w:date="2026-09-22T15:47:25Z">
                <w:rPr>
                  <w:rFonts w:ascii="Calibri" w:cs="Calibri" w:eastAsia="Calibri" w:hAnsi="Calibri"/>
                  <w:strike w:val="1"/>
                  <w:highlight w:val="black"/>
                </w:rPr>
              </w:rPrChange>
            </w:rPr>
            <w:pPrChange w:author="Naran" w:id="0" w:date="2026-09-22T15:47:25Z">
              <w:pPr>
                <w:pStyle w:val="Heading1"/>
                <w:numPr>
                  <w:ilvl w:val="0"/>
                  <w:numId w:val="16"/>
                </w:numPr>
                <w:spacing w:after="280" w:line="240" w:lineRule="auto"/>
                <w:ind w:left="720" w:hanging="360"/>
              </w:pPr>
            </w:pPrChange>
          </w:pPr>
          <w:sdt>
            <w:sdtPr>
              <w:id w:val="1031744268"/>
              <w:tag w:val="goog_rdk_2953"/>
            </w:sdtPr>
            <w:sdtContent>
              <w:ins w:author="Anonymous" w:id="201" w:date="2026-09-24T05:26:08Z">
                <w:sdt>
                  <w:sdtPr>
                    <w:id w:val="243935687"/>
                    <w:tag w:val="goog_rdk_2954"/>
                  </w:sdtPr>
                  <w:sdtContent>
                    <w:del w:author="Kanihaa" w:id="9" w:date="2026-09-25T08:48:49Z"/>
                  </w:sdtContent>
                </w:sdt>
              </w:ins>
              <w:sdt>
                <w:sdtPr>
                  <w:id w:val="-511039806"/>
                  <w:tag w:val="goog_rdk_295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FastAPI Framework: FastAPI Docs </w:delText>
                      </w:r>
                    </w:del>
                  </w:ins>
                </w:sdtContent>
              </w:sdt>
              <w:ins w:author="Anonymous" w:id="201" w:date="2026-09-24T05:26:08Z">
                <w:del w:author="Kanihaa" w:id="9" w:date="2026-09-25T08:48:49Z">
                  <w:bookmarkStart w:colFirst="0" w:colLast="0" w:name="_heading=h.37430sxv0v2y" w:id="90"/>
                  <w:bookmarkEnd w:id="90"/>
                </w:del>
              </w:ins>
            </w:sdtContent>
          </w:sdt>
        </w:p>
      </w:sdtContent>
    </w:sdt>
    <w:sdt>
      <w:sdtPr>
        <w:id w:val="-1921702357"/>
        <w:tag w:val="goog_rdk_2960"/>
      </w:sdtPr>
      <w:sdtContent>
        <w:p w:rsidR="00000000" w:rsidDel="00000000" w:rsidP="00000000" w:rsidRDefault="00000000" w:rsidRPr="00000000" w14:paraId="00000235">
          <w:pPr>
            <w:pStyle w:val="Heading1"/>
            <w:spacing w:after="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00588811"/>
              <w:tag w:val="goog_rdk_2957"/>
            </w:sdtPr>
            <w:sdtContent>
              <w:ins w:author="Anonymous" w:id="201" w:date="2026-09-24T05:26:08Z">
                <w:sdt>
                  <w:sdtPr>
                    <w:id w:val="167116930"/>
                    <w:tag w:val="goog_rdk_2958"/>
                  </w:sdtPr>
                  <w:sdtContent>
                    <w:del w:author="Kanihaa" w:id="9" w:date="2026-09-25T08:48:49Z"/>
                  </w:sdtContent>
                </w:sdt>
              </w:ins>
              <w:sdt>
                <w:sdtPr>
                  <w:id w:val="-732889152"/>
                  <w:tag w:val="goog_rdk_295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(What are the things needed for the project)</w:delText>
                      </w:r>
                    </w:del>
                  </w:ins>
                </w:sdtContent>
              </w:sdt>
              <w:ins w:author="Anonymous" w:id="201" w:date="2026-09-24T05:26:08Z">
                <w:del w:author="Kanihaa" w:id="9" w:date="2026-09-25T08:48:49Z">
                  <w:bookmarkStart w:colFirst="0" w:colLast="0" w:name="_heading=h.dxv9noc4okok" w:id="91"/>
                  <w:bookmarkEnd w:id="91"/>
                </w:del>
              </w:ins>
            </w:sdtContent>
          </w:sdt>
        </w:p>
      </w:sdtContent>
    </w:sdt>
    <w:sdt>
      <w:sdtPr>
        <w:id w:val="1485353431"/>
        <w:tag w:val="goog_rdk_2964"/>
      </w:sdtPr>
      <w:sdtContent>
        <w:p w:rsidR="00000000" w:rsidDel="00000000" w:rsidP="00000000" w:rsidRDefault="00000000" w:rsidRPr="00000000" w14:paraId="00000236">
          <w:pPr>
            <w:pStyle w:val="Heading1"/>
            <w:spacing w:after="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28063895"/>
              <w:tag w:val="goog_rdk_2961"/>
            </w:sdtPr>
            <w:sdtContent>
              <w:ins w:author="Anonymous" w:id="201" w:date="2026-09-24T05:26:08Z">
                <w:sdt>
                  <w:sdtPr>
                    <w:id w:val="-1487911036"/>
                    <w:tag w:val="goog_rdk_2962"/>
                  </w:sdtPr>
                  <w:sdtContent>
                    <w:del w:author="Kanihaa" w:id="9" w:date="2026-09-25T08:48:49Z"/>
                  </w:sdtContent>
                </w:sdt>
              </w:ins>
              <w:sdt>
                <w:sdtPr>
                  <w:id w:val="-1749818789"/>
                  <w:tag w:val="goog_rdk_296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Project Workflow(setup AI connection)</w:delText>
                      </w:r>
                    </w:del>
                  </w:ins>
                </w:sdtContent>
              </w:sdt>
              <w:ins w:author="Anonymous" w:id="201" w:date="2026-09-24T05:26:08Z">
                <w:del w:author="Kanihaa" w:id="9" w:date="2026-09-25T08:48:49Z">
                  <w:bookmarkStart w:colFirst="0" w:colLast="0" w:name="_heading=h.1h1bb540yu69" w:id="92"/>
                  <w:bookmarkEnd w:id="92"/>
                </w:del>
              </w:ins>
            </w:sdtContent>
          </w:sdt>
        </w:p>
      </w:sdtContent>
    </w:sdt>
    <w:sdt>
      <w:sdtPr>
        <w:id w:val="1714394250"/>
        <w:tag w:val="goog_rdk_2968"/>
      </w:sdtPr>
      <w:sdtContent>
        <w:p w:rsidR="00000000" w:rsidDel="00000000" w:rsidP="00000000" w:rsidRDefault="00000000" w:rsidRPr="00000000" w14:paraId="00000237">
          <w:pPr>
            <w:pStyle w:val="Heading1"/>
            <w:spacing w:after="280" w:before="280" w:lineRule="auto"/>
            <w:ind w:left="720" w:hanging="36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43979408"/>
              <w:tag w:val="goog_rdk_2965"/>
            </w:sdtPr>
            <w:sdtContent>
              <w:ins w:author="Anonymous" w:id="201" w:date="2026-09-24T05:26:08Z">
                <w:sdt>
                  <w:sdtPr>
                    <w:id w:val="-1631988514"/>
                    <w:tag w:val="goog_rdk_2966"/>
                  </w:sdtPr>
                  <w:sdtContent>
                    <w:del w:author="Kanihaa" w:id="9" w:date="2026-09-25T08:48:49Z"/>
                  </w:sdtContent>
                </w:sdt>
              </w:ins>
              <w:sdt>
                <w:sdtPr>
                  <w:id w:val="218790627"/>
                  <w:tag w:val="goog_rdk_296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1. Gemini AI Setup &amp; Initialization</w:delText>
                      </w:r>
                    </w:del>
                  </w:ins>
                </w:sdtContent>
              </w:sdt>
              <w:ins w:author="Anonymous" w:id="201" w:date="2026-09-24T05:26:08Z">
                <w:del w:author="Kanihaa" w:id="9" w:date="2026-09-25T08:48:49Z">
                  <w:bookmarkStart w:colFirst="0" w:colLast="0" w:name="_heading=h.phvmhskibdth" w:id="93"/>
                  <w:bookmarkEnd w:id="93"/>
                </w:del>
              </w:ins>
            </w:sdtContent>
          </w:sdt>
        </w:p>
      </w:sdtContent>
    </w:sdt>
    <w:sdt>
      <w:sdtPr>
        <w:id w:val="1524674112"/>
        <w:tag w:val="goog_rdk_2972"/>
      </w:sdtPr>
      <w:sdtContent>
        <w:p w:rsidR="00000000" w:rsidDel="00000000" w:rsidP="00000000" w:rsidRDefault="00000000" w:rsidRPr="00000000" w14:paraId="00000238">
          <w:pPr>
            <w:pStyle w:val="Heading1"/>
            <w:numPr>
              <w:ilvl w:val="0"/>
              <w:numId w:val="25"/>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525669159"/>
              <w:tag w:val="goog_rdk_2969"/>
            </w:sdtPr>
            <w:sdtContent>
              <w:ins w:author="Anonymous" w:id="201" w:date="2026-09-24T05:26:08Z">
                <w:sdt>
                  <w:sdtPr>
                    <w:id w:val="-1495054221"/>
                    <w:tag w:val="goog_rdk_2970"/>
                  </w:sdtPr>
                  <w:sdtContent>
                    <w:del w:author="Kanihaa" w:id="9" w:date="2026-09-25T08:48:49Z"/>
                  </w:sdtContent>
                </w:sdt>
              </w:ins>
              <w:sdt>
                <w:sdtPr>
                  <w:id w:val="-1373109165"/>
                  <w:tag w:val="goog_rdk_297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1.1: Set up Google Cloud access (or platform) with Gemini 1.5 Flash Pro API access.</w:delText>
                        <w:br w:type="textWrapping"/>
                      </w:r>
                    </w:del>
                  </w:ins>
                </w:sdtContent>
              </w:sdt>
              <w:ins w:author="Anonymous" w:id="201" w:date="2026-09-24T05:26:08Z">
                <w:del w:author="Kanihaa" w:id="9" w:date="2026-09-25T08:48:49Z">
                  <w:bookmarkStart w:colFirst="0" w:colLast="0" w:name="_heading=h.ph63l7ylhnmh" w:id="94"/>
                  <w:bookmarkEnd w:id="94"/>
                </w:del>
              </w:ins>
            </w:sdtContent>
          </w:sdt>
        </w:p>
      </w:sdtContent>
    </w:sdt>
    <w:sdt>
      <w:sdtPr>
        <w:id w:val="-1822473599"/>
        <w:tag w:val="goog_rdk_2976"/>
      </w:sdtPr>
      <w:sdtContent>
        <w:p w:rsidR="00000000" w:rsidDel="00000000" w:rsidP="00000000" w:rsidRDefault="00000000" w:rsidRPr="00000000" w14:paraId="00000239">
          <w:pPr>
            <w:pStyle w:val="Heading1"/>
            <w:numPr>
              <w:ilvl w:val="0"/>
              <w:numId w:val="25"/>
            </w:numPr>
            <w:spacing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136866486"/>
              <w:tag w:val="goog_rdk_2973"/>
            </w:sdtPr>
            <w:sdtContent>
              <w:ins w:author="Anonymous" w:id="201" w:date="2026-09-24T05:26:08Z">
                <w:sdt>
                  <w:sdtPr>
                    <w:id w:val="21166810"/>
                    <w:tag w:val="goog_rdk_2974"/>
                  </w:sdtPr>
                  <w:sdtContent>
                    <w:del w:author="Kanihaa" w:id="9" w:date="2026-09-25T08:48:49Z"/>
                  </w:sdtContent>
                </w:sdt>
              </w:ins>
              <w:sdt>
                <w:sdtPr>
                  <w:id w:val="-146211597"/>
                  <w:tag w:val="goog_rdk_297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1.2: Configure API keys, usage limits, and test integration for multimodal support (text + image).</w:delText>
                        <w:br w:type="textWrapping"/>
                      </w:r>
                    </w:del>
                  </w:ins>
                </w:sdtContent>
              </w:sdt>
              <w:ins w:author="Anonymous" w:id="201" w:date="2026-09-24T05:26:08Z">
                <w:del w:author="Kanihaa" w:id="9" w:date="2026-09-25T08:48:49Z">
                  <w:bookmarkStart w:colFirst="0" w:colLast="0" w:name="_heading=h.ky6gl11fqr59" w:id="95"/>
                  <w:bookmarkEnd w:id="95"/>
                </w:del>
              </w:ins>
            </w:sdtContent>
          </w:sdt>
        </w:p>
      </w:sdtContent>
    </w:sdt>
    <w:sdt>
      <w:sdtPr>
        <w:id w:val="-1660036485"/>
        <w:tag w:val="goog_rdk_2980"/>
      </w:sdtPr>
      <w:sdtContent>
        <w:p w:rsidR="00000000" w:rsidDel="00000000" w:rsidP="00000000" w:rsidRDefault="00000000" w:rsidRPr="00000000" w14:paraId="0000023A">
          <w:pPr>
            <w:pStyle w:val="Heading1"/>
            <w:numPr>
              <w:ilvl w:val="0"/>
              <w:numId w:val="25"/>
            </w:numPr>
            <w:spacing w:after="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956841999"/>
              <w:tag w:val="goog_rdk_2977"/>
            </w:sdtPr>
            <w:sdtContent>
              <w:ins w:author="Anonymous" w:id="201" w:date="2026-09-24T05:26:08Z">
                <w:sdt>
                  <w:sdtPr>
                    <w:id w:val="-492479769"/>
                    <w:tag w:val="goog_rdk_2978"/>
                  </w:sdtPr>
                  <w:sdtContent>
                    <w:del w:author="Kanihaa" w:id="9" w:date="2026-09-25T08:48:49Z"/>
                  </w:sdtContent>
                </w:sdt>
              </w:ins>
              <w:sdt>
                <w:sdtPr>
                  <w:id w:val="308712197"/>
                  <w:tag w:val="goog_rdk_297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1.3: Fine-tune prompts for budget interpretation and product recommendation generation.</w:delText>
                        <w:br w:type="textWrapping"/>
                      </w:r>
                    </w:del>
                  </w:ins>
                </w:sdtContent>
              </w:sdt>
              <w:ins w:author="Anonymous" w:id="201" w:date="2026-09-24T05:26:08Z">
                <w:del w:author="Kanihaa" w:id="9" w:date="2026-09-25T08:48:49Z">
                  <w:bookmarkStart w:colFirst="0" w:colLast="0" w:name="_heading=h.wg8qibdq8h12" w:id="96"/>
                  <w:bookmarkEnd w:id="96"/>
                </w:del>
              </w:ins>
            </w:sdtContent>
          </w:sdt>
        </w:p>
      </w:sdtContent>
    </w:sdt>
    <w:sdt>
      <w:sdtPr>
        <w:id w:val="-1475000147"/>
        <w:tag w:val="goog_rdk_2984"/>
      </w:sdtPr>
      <w:sdtContent>
        <w:p w:rsidR="00000000" w:rsidDel="00000000" w:rsidP="00000000" w:rsidRDefault="00000000" w:rsidRPr="00000000" w14:paraId="0000023B">
          <w:pPr>
            <w:pStyle w:val="Heading1"/>
            <w:spacing w:after="280" w:before="280" w:lineRule="auto"/>
            <w:ind w:left="720" w:hanging="360"/>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80963299"/>
              <w:tag w:val="goog_rdk_2981"/>
            </w:sdtPr>
            <w:sdtContent>
              <w:ins w:author="Anonymous" w:id="201" w:date="2026-09-24T05:26:08Z">
                <w:sdt>
                  <w:sdtPr>
                    <w:id w:val="-1600101697"/>
                    <w:tag w:val="goog_rdk_2982"/>
                  </w:sdtPr>
                  <w:sdtContent>
                    <w:del w:author="Kanihaa" w:id="9" w:date="2026-09-25T08:48:49Z"/>
                  </w:sdtContent>
                </w:sdt>
              </w:ins>
              <w:sdt>
                <w:sdtPr>
                  <w:id w:val="-88713166"/>
                  <w:tag w:val="goog_rdk_298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2. Core Functionality Development(Built Home,Party,Jewelry logic)</w:delText>
                      </w:r>
                    </w:del>
                  </w:ins>
                </w:sdtContent>
              </w:sdt>
              <w:ins w:author="Anonymous" w:id="201" w:date="2026-09-24T05:26:08Z">
                <w:del w:author="Kanihaa" w:id="9" w:date="2026-09-25T08:48:49Z">
                  <w:bookmarkStart w:colFirst="0" w:colLast="0" w:name="_heading=h.wyo4vbfbbz0d" w:id="27"/>
                  <w:bookmarkEnd w:id="27"/>
                </w:del>
              </w:ins>
            </w:sdtContent>
          </w:sdt>
        </w:p>
      </w:sdtContent>
    </w:sdt>
    <w:sdt>
      <w:sdtPr>
        <w:id w:val="-1527104195"/>
        <w:tag w:val="goog_rdk_2988"/>
      </w:sdtPr>
      <w:sdtContent>
        <w:p w:rsidR="00000000" w:rsidDel="00000000" w:rsidP="00000000" w:rsidRDefault="00000000" w:rsidRPr="00000000" w14:paraId="0000023C">
          <w:pPr>
            <w:pStyle w:val="Heading1"/>
            <w:numPr>
              <w:ilvl w:val="0"/>
              <w:numId w:val="34"/>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691036736"/>
              <w:tag w:val="goog_rdk_2985"/>
            </w:sdtPr>
            <w:sdtContent>
              <w:ins w:author="Anonymous" w:id="201" w:date="2026-09-24T05:26:08Z">
                <w:sdt>
                  <w:sdtPr>
                    <w:id w:val="-774695296"/>
                    <w:tag w:val="goog_rdk_2986"/>
                  </w:sdtPr>
                  <w:sdtContent>
                    <w:del w:author="Kanihaa" w:id="9" w:date="2026-09-25T08:48:49Z"/>
                  </w:sdtContent>
                </w:sdt>
              </w:ins>
              <w:sdt>
                <w:sdtPr>
                  <w:id w:val="-2045312818"/>
                  <w:tag w:val="goog_rdk_298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2.1: Design Flask-based backend structure for routing, session control, and planner modules.</w:delText>
                        <w:br w:type="textWrapping"/>
                      </w:r>
                    </w:del>
                  </w:ins>
                </w:sdtContent>
              </w:sdt>
              <w:ins w:author="Anonymous" w:id="201" w:date="2026-09-24T05:26:08Z">
                <w:del w:author="Kanihaa" w:id="9" w:date="2026-09-25T08:48:49Z">
                  <w:bookmarkStart w:colFirst="0" w:colLast="0" w:name="_heading=h.m7dw1fhh7dpg" w:id="97"/>
                  <w:bookmarkEnd w:id="97"/>
                </w:del>
              </w:ins>
            </w:sdtContent>
          </w:sdt>
        </w:p>
      </w:sdtContent>
    </w:sdt>
    <w:sdt>
      <w:sdtPr>
        <w:id w:val="602935430"/>
        <w:tag w:val="goog_rdk_2992"/>
      </w:sdtPr>
      <w:sdtContent>
        <w:p w:rsidR="00000000" w:rsidDel="00000000" w:rsidP="00000000" w:rsidRDefault="00000000" w:rsidRPr="00000000" w14:paraId="0000023D">
          <w:pPr>
            <w:pStyle w:val="Heading1"/>
            <w:numPr>
              <w:ilvl w:val="0"/>
              <w:numId w:val="34"/>
            </w:numPr>
            <w:spacing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407738358"/>
              <w:tag w:val="goog_rdk_2989"/>
            </w:sdtPr>
            <w:sdtContent>
              <w:ins w:author="Anonymous" w:id="201" w:date="2026-09-24T05:26:08Z">
                <w:sdt>
                  <w:sdtPr>
                    <w:id w:val="172372511"/>
                    <w:tag w:val="goog_rdk_2990"/>
                  </w:sdtPr>
                  <w:sdtContent>
                    <w:del w:author="Kanihaa" w:id="9" w:date="2026-09-25T08:48:49Z"/>
                  </w:sdtContent>
                </w:sdt>
              </w:ins>
              <w:sdt>
                <w:sdtPr>
                  <w:id w:val="-1676589784"/>
                  <w:tag w:val="goog_rdk_299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2.2: Create endpoints for Home Planner, Party Planner, and Jewelry Planner.</w:delText>
                        <w:br w:type="textWrapping"/>
                      </w:r>
                    </w:del>
                  </w:ins>
                </w:sdtContent>
              </w:sdt>
              <w:ins w:author="Anonymous" w:id="201" w:date="2026-09-24T05:26:08Z">
                <w:del w:author="Kanihaa" w:id="9" w:date="2026-09-25T08:48:49Z">
                  <w:bookmarkStart w:colFirst="0" w:colLast="0" w:name="_heading=h.23ja59uyzn0d" w:id="98"/>
                  <w:bookmarkEnd w:id="98"/>
                </w:del>
              </w:ins>
            </w:sdtContent>
          </w:sdt>
        </w:p>
      </w:sdtContent>
    </w:sdt>
    <w:sdt>
      <w:sdtPr>
        <w:id w:val="-961038096"/>
        <w:tag w:val="goog_rdk_2996"/>
      </w:sdtPr>
      <w:sdtContent>
        <w:p w:rsidR="00000000" w:rsidDel="00000000" w:rsidP="00000000" w:rsidRDefault="00000000" w:rsidRPr="00000000" w14:paraId="0000023E">
          <w:pPr>
            <w:pStyle w:val="Heading1"/>
            <w:numPr>
              <w:ilvl w:val="0"/>
              <w:numId w:val="34"/>
            </w:numPr>
            <w:spacing w:after="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379007584"/>
              <w:tag w:val="goog_rdk_2993"/>
            </w:sdtPr>
            <w:sdtContent>
              <w:ins w:author="Anonymous" w:id="201" w:date="2026-09-24T05:26:08Z">
                <w:sdt>
                  <w:sdtPr>
                    <w:id w:val="1895528514"/>
                    <w:tag w:val="goog_rdk_2994"/>
                  </w:sdtPr>
                  <w:sdtContent>
                    <w:del w:author="Kanihaa" w:id="9" w:date="2026-09-25T08:48:49Z"/>
                  </w:sdtContent>
                </w:sdt>
              </w:ins>
              <w:sdt>
                <w:sdtPr>
                  <w:id w:val="-1423563518"/>
                  <w:tag w:val="goog_rdk_299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2.3: Integrate Gemini prompts and templates for each planner with support for text + optional image inputs.</w:delText>
                        <w:br w:type="textWrapping"/>
                      </w:r>
                    </w:del>
                  </w:ins>
                </w:sdtContent>
              </w:sdt>
              <w:ins w:author="Anonymous" w:id="201" w:date="2026-09-24T05:26:08Z">
                <w:del w:author="Kanihaa" w:id="9" w:date="2026-09-25T08:48:49Z">
                  <w:bookmarkStart w:colFirst="0" w:colLast="0" w:name="_heading=h.ciwx469eg8us" w:id="99"/>
                  <w:bookmarkEnd w:id="99"/>
                </w:del>
              </w:ins>
            </w:sdtContent>
          </w:sdt>
        </w:p>
      </w:sdtContent>
    </w:sdt>
    <w:sdt>
      <w:sdtPr>
        <w:id w:val="-883920595"/>
        <w:tag w:val="goog_rdk_3002"/>
      </w:sdtPr>
      <w:sdtContent>
        <w:p w:rsidR="00000000" w:rsidDel="00000000" w:rsidP="00000000" w:rsidRDefault="00000000" w:rsidRPr="00000000" w14:paraId="0000023F">
          <w:pPr>
            <w:pStyle w:val="Heading1"/>
            <w:spacing w:after="280" w:before="280" w:lineRule="auto"/>
            <w:ind w:left="720" w:hanging="36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95150233"/>
              <w:tag w:val="goog_rdk_2997"/>
            </w:sdtPr>
            <w:sdtContent>
              <w:ins w:author="Anonymous" w:id="201" w:date="2026-09-24T05:26:08Z">
                <w:sdt>
                  <w:sdtPr>
                    <w:id w:val="1711098207"/>
                    <w:tag w:val="goog_rdk_2998"/>
                  </w:sdtPr>
                  <w:sdtContent>
                    <w:del w:author="Kanihaa" w:id="9" w:date="2026-09-25T08:48:49Z"/>
                  </w:sdtContent>
                </w:sdt>
              </w:ins>
              <w:sdt>
                <w:sdtPr>
                  <w:id w:val="-1113447225"/>
                  <w:tag w:val="goog_rdk_299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3. Backend Implementation (</w:delText>
                      </w:r>
                    </w:del>
                  </w:ins>
                </w:sdtContent>
              </w:sdt>
              <w:ins w:author="Anonymous" w:id="201" w:date="2026-09-24T05:26:08Z">
                <w:del w:author="Kanihaa" w:id="9" w:date="2026-09-25T08:48:49Z">
                  <w:bookmarkStart w:colFirst="0" w:colLast="0" w:name="_heading=h.3k1ehgosxgyl" w:id="28"/>
                  <w:bookmarkEnd w:id="28"/>
                  <w:r w:rsidDel="00000000" w:rsidR="00000000" w:rsidRPr="00000000">
                    <w:fldChar w:fldCharType="begin"/>
                  </w:r>
                  <w:r w:rsidDel="00000000" w:rsidR="00000000" w:rsidRPr="00000000">
                    <w:delInstrText xml:space="preserve">HYPERLINK "http://app.py"</w:delInstrText>
                  </w:r>
                  <w:r w:rsidDel="00000000" w:rsidR="00000000" w:rsidRPr="00000000">
                    <w:fldChar w:fldCharType="separate"/>
                  </w:r>
                  <w:sdt>
                    <w:sdtPr>
                      <w:id w:val="294205117"/>
                      <w:tag w:val="goog_rdk_300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app.py</w:delText>
                      </w:r>
                    </w:sdtContent>
                  </w:sdt>
                  <w:r w:rsidDel="00000000" w:rsidR="00000000" w:rsidRPr="00000000">
                    <w:fldChar w:fldCharType="end"/>
                  </w:r>
                  <w:sdt>
                    <w:sdtPr>
                      <w:id w:val="2053239297"/>
                      <w:tag w:val="goog_rdk_300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 backends and routes)</w:delText>
                      </w:r>
                    </w:sdtContent>
                  </w:sdt>
                </w:del>
              </w:ins>
            </w:sdtContent>
          </w:sdt>
        </w:p>
      </w:sdtContent>
    </w:sdt>
    <w:sdt>
      <w:sdtPr>
        <w:id w:val="625367062"/>
        <w:tag w:val="goog_rdk_3006"/>
      </w:sdtPr>
      <w:sdtContent>
        <w:p w:rsidR="00000000" w:rsidDel="00000000" w:rsidP="00000000" w:rsidRDefault="00000000" w:rsidRPr="00000000" w14:paraId="00000240">
          <w:pPr>
            <w:pStyle w:val="Heading1"/>
            <w:numPr>
              <w:ilvl w:val="0"/>
              <w:numId w:val="30"/>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957214606"/>
              <w:tag w:val="goog_rdk_3003"/>
            </w:sdtPr>
            <w:sdtContent>
              <w:ins w:author="Anonymous" w:id="201" w:date="2026-09-24T05:26:08Z">
                <w:sdt>
                  <w:sdtPr>
                    <w:id w:val="1239357088"/>
                    <w:tag w:val="goog_rdk_3004"/>
                  </w:sdtPr>
                  <w:sdtContent>
                    <w:del w:author="Kanihaa" w:id="9" w:date="2026-09-25T08:48:49Z"/>
                  </w:sdtContent>
                </w:sdt>
              </w:ins>
              <w:sdt>
                <w:sdtPr>
                  <w:id w:val="-1968341194"/>
                  <w:tag w:val="goog_rdk_300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3.1: Define Flask routes like /generate-home, /generate-party, /generate-jewelry.</w:delText>
                        <w:br w:type="textWrapping"/>
                      </w:r>
                    </w:del>
                  </w:ins>
                </w:sdtContent>
              </w:sdt>
              <w:ins w:author="Anonymous" w:id="201" w:date="2026-09-24T05:26:08Z">
                <w:del w:author="Kanihaa" w:id="9" w:date="2026-09-25T08:48:49Z">
                  <w:bookmarkStart w:colFirst="0" w:colLast="0" w:name="_heading=h.d9z7kgje509e" w:id="100"/>
                  <w:bookmarkEnd w:id="100"/>
                </w:del>
              </w:ins>
            </w:sdtContent>
          </w:sdt>
        </w:p>
      </w:sdtContent>
    </w:sdt>
    <w:sdt>
      <w:sdtPr>
        <w:id w:val="-1038745173"/>
        <w:tag w:val="goog_rdk_3010"/>
      </w:sdtPr>
      <w:sdtContent>
        <w:p w:rsidR="00000000" w:rsidDel="00000000" w:rsidP="00000000" w:rsidRDefault="00000000" w:rsidRPr="00000000" w14:paraId="00000241">
          <w:pPr>
            <w:pStyle w:val="Heading1"/>
            <w:numPr>
              <w:ilvl w:val="0"/>
              <w:numId w:val="30"/>
            </w:numPr>
            <w:spacing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2109067774"/>
              <w:tag w:val="goog_rdk_3007"/>
            </w:sdtPr>
            <w:sdtContent>
              <w:ins w:author="Anonymous" w:id="201" w:date="2026-09-24T05:26:08Z">
                <w:sdt>
                  <w:sdtPr>
                    <w:id w:val="2102822209"/>
                    <w:tag w:val="goog_rdk_3008"/>
                  </w:sdtPr>
                  <w:sdtContent>
                    <w:del w:author="Kanihaa" w:id="9" w:date="2026-09-25T08:48:49Z"/>
                  </w:sdtContent>
                </w:sdt>
              </w:ins>
              <w:sdt>
                <w:sdtPr>
                  <w:id w:val="1433222580"/>
                  <w:tag w:val="goog_rdk_300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3.2: Organize backend using modular structure:</w:delText>
                        <w:br w:type="textWrapping"/>
                      </w:r>
                    </w:del>
                  </w:ins>
                </w:sdtContent>
              </w:sdt>
              <w:ins w:author="Anonymous" w:id="201" w:date="2026-09-24T05:26:08Z">
                <w:del w:author="Kanihaa" w:id="9" w:date="2026-09-25T08:48:49Z">
                  <w:bookmarkStart w:colFirst="0" w:colLast="0" w:name="_heading=h.e1nxufv4on1w" w:id="101"/>
                  <w:bookmarkEnd w:id="101"/>
                </w:del>
              </w:ins>
            </w:sdtContent>
          </w:sdt>
        </w:p>
      </w:sdtContent>
    </w:sdt>
    <w:sdt>
      <w:sdtPr>
        <w:id w:val="-342457338"/>
        <w:tag w:val="goog_rdk_3014"/>
      </w:sdtPr>
      <w:sdtContent>
        <w:p w:rsidR="00000000" w:rsidDel="00000000" w:rsidP="00000000" w:rsidRDefault="00000000" w:rsidRPr="00000000" w14:paraId="00000242">
          <w:pPr>
            <w:pStyle w:val="Heading1"/>
            <w:numPr>
              <w:ilvl w:val="1"/>
              <w:numId w:val="30"/>
            </w:numPr>
            <w:spacing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872533107"/>
              <w:tag w:val="goog_rdk_3011"/>
            </w:sdtPr>
            <w:sdtContent>
              <w:ins w:author="Anonymous" w:id="201" w:date="2026-09-24T05:26:08Z">
                <w:sdt>
                  <w:sdtPr>
                    <w:id w:val="367050592"/>
                    <w:tag w:val="goog_rdk_3012"/>
                  </w:sdtPr>
                  <w:sdtContent>
                    <w:del w:author="Kanihaa" w:id="9" w:date="2026-09-25T08:48:49Z"/>
                  </w:sdtContent>
                </w:sdt>
              </w:ins>
              <w:sdt>
                <w:sdtPr>
                  <w:id w:val="537492455"/>
                  <w:tag w:val="goog_rdk_301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routes/: Endpoints</w:delText>
                        <w:br w:type="textWrapping"/>
                      </w:r>
                    </w:del>
                  </w:ins>
                </w:sdtContent>
              </w:sdt>
              <w:ins w:author="Anonymous" w:id="201" w:date="2026-09-24T05:26:08Z">
                <w:del w:author="Kanihaa" w:id="9" w:date="2026-09-25T08:48:49Z">
                  <w:bookmarkStart w:colFirst="0" w:colLast="0" w:name="_heading=h.naclcqw75v30" w:id="102"/>
                  <w:bookmarkEnd w:id="102"/>
                </w:del>
              </w:ins>
            </w:sdtContent>
          </w:sdt>
        </w:p>
      </w:sdtContent>
    </w:sdt>
    <w:sdt>
      <w:sdtPr>
        <w:id w:val="-88741534"/>
        <w:tag w:val="goog_rdk_3018"/>
      </w:sdtPr>
      <w:sdtContent>
        <w:p w:rsidR="00000000" w:rsidDel="00000000" w:rsidP="00000000" w:rsidRDefault="00000000" w:rsidRPr="00000000" w14:paraId="00000243">
          <w:pPr>
            <w:pStyle w:val="Heading1"/>
            <w:numPr>
              <w:ilvl w:val="1"/>
              <w:numId w:val="30"/>
            </w:numPr>
            <w:spacing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436960924"/>
              <w:tag w:val="goog_rdk_3015"/>
            </w:sdtPr>
            <w:sdtContent>
              <w:ins w:author="Anonymous" w:id="201" w:date="2026-09-24T05:26:08Z">
                <w:sdt>
                  <w:sdtPr>
                    <w:id w:val="-992094787"/>
                    <w:tag w:val="goog_rdk_3016"/>
                  </w:sdtPr>
                  <w:sdtContent>
                    <w:del w:author="Kanihaa" w:id="9" w:date="2026-09-25T08:48:49Z"/>
                  </w:sdtContent>
                </w:sdt>
              </w:ins>
              <w:sdt>
                <w:sdtPr>
                  <w:id w:val="-1388123603"/>
                  <w:tag w:val="goog_rdk_301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services/: Recommendation logic &amp; AI calls</w:delText>
                        <w:br w:type="textWrapping"/>
                      </w:r>
                    </w:del>
                  </w:ins>
                </w:sdtContent>
              </w:sdt>
              <w:ins w:author="Anonymous" w:id="201" w:date="2026-09-24T05:26:08Z">
                <w:del w:author="Kanihaa" w:id="9" w:date="2026-09-25T08:48:49Z">
                  <w:bookmarkStart w:colFirst="0" w:colLast="0" w:name="_heading=h.edg6pcqj838a" w:id="103"/>
                  <w:bookmarkEnd w:id="103"/>
                </w:del>
              </w:ins>
            </w:sdtContent>
          </w:sdt>
        </w:p>
      </w:sdtContent>
    </w:sdt>
    <w:sdt>
      <w:sdtPr>
        <w:id w:val="286498335"/>
        <w:tag w:val="goog_rdk_3022"/>
      </w:sdtPr>
      <w:sdtContent>
        <w:p w:rsidR="00000000" w:rsidDel="00000000" w:rsidP="00000000" w:rsidRDefault="00000000" w:rsidRPr="00000000" w14:paraId="00000244">
          <w:pPr>
            <w:pStyle w:val="Heading1"/>
            <w:numPr>
              <w:ilvl w:val="1"/>
              <w:numId w:val="30"/>
            </w:numPr>
            <w:spacing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685272401"/>
              <w:tag w:val="goog_rdk_3019"/>
            </w:sdtPr>
            <w:sdtContent>
              <w:ins w:author="Anonymous" w:id="201" w:date="2026-09-24T05:26:08Z">
                <w:sdt>
                  <w:sdtPr>
                    <w:id w:val="-724111103"/>
                    <w:tag w:val="goog_rdk_3020"/>
                  </w:sdtPr>
                  <w:sdtContent>
                    <w:del w:author="Kanihaa" w:id="9" w:date="2026-09-25T08:48:49Z"/>
                  </w:sdtContent>
                </w:sdt>
              </w:ins>
              <w:sdt>
                <w:sdtPr>
                  <w:id w:val="-440508541"/>
                  <w:tag w:val="goog_rdk_302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models/: Input/output schemas</w:delText>
                        <w:br w:type="textWrapping"/>
                      </w:r>
                    </w:del>
                  </w:ins>
                </w:sdtContent>
              </w:sdt>
              <w:ins w:author="Anonymous" w:id="201" w:date="2026-09-24T05:26:08Z">
                <w:del w:author="Kanihaa" w:id="9" w:date="2026-09-25T08:48:49Z">
                  <w:bookmarkStart w:colFirst="0" w:colLast="0" w:name="_heading=h.aem9uyxe5ypd" w:id="104"/>
                  <w:bookmarkEnd w:id="104"/>
                </w:del>
              </w:ins>
            </w:sdtContent>
          </w:sdt>
        </w:p>
      </w:sdtContent>
    </w:sdt>
    <w:sdt>
      <w:sdtPr>
        <w:id w:val="-2076318901"/>
        <w:tag w:val="goog_rdk_3026"/>
      </w:sdtPr>
      <w:sdtContent>
        <w:p w:rsidR="00000000" w:rsidDel="00000000" w:rsidP="00000000" w:rsidRDefault="00000000" w:rsidRPr="00000000" w14:paraId="00000245">
          <w:pPr>
            <w:pStyle w:val="Heading1"/>
            <w:numPr>
              <w:ilvl w:val="0"/>
              <w:numId w:val="30"/>
            </w:numPr>
            <w:spacing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90138835"/>
              <w:tag w:val="goog_rdk_3023"/>
            </w:sdtPr>
            <w:sdtContent>
              <w:ins w:author="Anonymous" w:id="201" w:date="2026-09-24T05:26:08Z">
                <w:sdt>
                  <w:sdtPr>
                    <w:id w:val="-1713697539"/>
                    <w:tag w:val="goog_rdk_3024"/>
                  </w:sdtPr>
                  <w:sdtContent>
                    <w:del w:author="Kanihaa" w:id="9" w:date="2026-09-25T08:48:49Z"/>
                  </w:sdtContent>
                </w:sdt>
              </w:ins>
              <w:sdt>
                <w:sdtPr>
                  <w:id w:val="-1043225940"/>
                  <w:tag w:val="goog_rdk_302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3.3: Setup CORS headers for frontend communication and implement basic session management.</w:delText>
                        <w:br w:type="textWrapping"/>
                      </w:r>
                    </w:del>
                  </w:ins>
                </w:sdtContent>
              </w:sdt>
              <w:ins w:author="Anonymous" w:id="201" w:date="2026-09-24T05:26:08Z">
                <w:del w:author="Kanihaa" w:id="9" w:date="2026-09-25T08:48:49Z">
                  <w:bookmarkStart w:colFirst="0" w:colLast="0" w:name="_heading=h.4gf43bnxhs5b" w:id="105"/>
                  <w:bookmarkEnd w:id="105"/>
                </w:del>
              </w:ins>
            </w:sdtContent>
          </w:sdt>
        </w:p>
      </w:sdtContent>
    </w:sdt>
    <w:sdt>
      <w:sdtPr>
        <w:id w:val="1437984503"/>
        <w:tag w:val="goog_rdk_3030"/>
      </w:sdtPr>
      <w:sdtContent>
        <w:p w:rsidR="00000000" w:rsidDel="00000000" w:rsidP="00000000" w:rsidRDefault="00000000" w:rsidRPr="00000000" w14:paraId="00000246">
          <w:pPr>
            <w:pStyle w:val="Heading1"/>
            <w:numPr>
              <w:ilvl w:val="0"/>
              <w:numId w:val="30"/>
            </w:numPr>
            <w:spacing w:after="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396400048"/>
              <w:tag w:val="goog_rdk_3027"/>
            </w:sdtPr>
            <w:sdtContent>
              <w:ins w:author="Anonymous" w:id="201" w:date="2026-09-24T05:26:08Z">
                <w:sdt>
                  <w:sdtPr>
                    <w:id w:val="-1660398805"/>
                    <w:tag w:val="goog_rdk_3028"/>
                  </w:sdtPr>
                  <w:sdtContent>
                    <w:del w:author="Kanihaa" w:id="9" w:date="2026-09-25T08:48:49Z"/>
                  </w:sdtContent>
                </w:sdt>
              </w:ins>
              <w:sdt>
                <w:sdtPr>
                  <w:id w:val="-1896531236"/>
                  <w:tag w:val="goog_rdk_302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3.4: Include mock API calls or simulated scraping from Amazon, IKEA, Zomato, etc.</w:delText>
                        <w:br w:type="textWrapping"/>
                      </w:r>
                    </w:del>
                  </w:ins>
                </w:sdtContent>
              </w:sdt>
              <w:ins w:author="Anonymous" w:id="201" w:date="2026-09-24T05:26:08Z">
                <w:del w:author="Kanihaa" w:id="9" w:date="2026-09-25T08:48:49Z">
                  <w:bookmarkStart w:colFirst="0" w:colLast="0" w:name="_heading=h.7szqcp58gq4u" w:id="106"/>
                  <w:bookmarkEnd w:id="106"/>
                </w:del>
              </w:ins>
            </w:sdtContent>
          </w:sdt>
        </w:p>
      </w:sdtContent>
    </w:sdt>
    <w:sdt>
      <w:sdtPr>
        <w:id w:val="-984714228"/>
        <w:tag w:val="goog_rdk_3034"/>
      </w:sdtPr>
      <w:sdtContent>
        <w:p w:rsidR="00000000" w:rsidDel="00000000" w:rsidP="00000000" w:rsidRDefault="00000000" w:rsidRPr="00000000" w14:paraId="00000247">
          <w:pPr>
            <w:pStyle w:val="Heading1"/>
            <w:spacing w:after="280" w:before="280" w:lineRule="auto"/>
            <w:ind w:left="720" w:hanging="36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02403373"/>
              <w:tag w:val="goog_rdk_3031"/>
            </w:sdtPr>
            <w:sdtContent>
              <w:ins w:author="Anonymous" w:id="201" w:date="2026-09-24T05:26:08Z">
                <w:sdt>
                  <w:sdtPr>
                    <w:id w:val="1567917581"/>
                    <w:tag w:val="goog_rdk_3032"/>
                  </w:sdtPr>
                  <w:sdtContent>
                    <w:del w:author="Kanihaa" w:id="9" w:date="2026-09-25T08:48:49Z"/>
                  </w:sdtContent>
                </w:sdt>
              </w:ins>
              <w:sdt>
                <w:sdtPr>
                  <w:id w:val="-2017354199"/>
                  <w:tag w:val="goog_rdk_303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4. UI Development(To create frontend page)</w:delText>
                      </w:r>
                    </w:del>
                  </w:ins>
                </w:sdtContent>
              </w:sdt>
              <w:ins w:author="Anonymous" w:id="201" w:date="2026-09-24T05:26:08Z">
                <w:del w:author="Kanihaa" w:id="9" w:date="2026-09-25T08:48:49Z">
                  <w:bookmarkStart w:colFirst="0" w:colLast="0" w:name="_heading=h.cdfw78mr7op0" w:id="29"/>
                  <w:bookmarkEnd w:id="29"/>
                </w:del>
              </w:ins>
            </w:sdtContent>
          </w:sdt>
        </w:p>
      </w:sdtContent>
    </w:sdt>
    <w:sdt>
      <w:sdtPr>
        <w:id w:val="1727358427"/>
        <w:tag w:val="goog_rdk_3038"/>
      </w:sdtPr>
      <w:sdtContent>
        <w:p w:rsidR="00000000" w:rsidDel="00000000" w:rsidP="00000000" w:rsidRDefault="00000000" w:rsidRPr="00000000" w14:paraId="00000248">
          <w:pPr>
            <w:pStyle w:val="Heading1"/>
            <w:numPr>
              <w:ilvl w:val="0"/>
              <w:numId w:val="13"/>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317871117"/>
              <w:tag w:val="goog_rdk_3035"/>
            </w:sdtPr>
            <w:sdtContent>
              <w:ins w:author="Anonymous" w:id="201" w:date="2026-09-24T05:26:08Z">
                <w:sdt>
                  <w:sdtPr>
                    <w:id w:val="31139441"/>
                    <w:tag w:val="goog_rdk_3036"/>
                  </w:sdtPr>
                  <w:sdtContent>
                    <w:del w:author="Kanihaa" w:id="9" w:date="2026-09-25T08:48:49Z"/>
                  </w:sdtContent>
                </w:sdt>
              </w:ins>
              <w:sdt>
                <w:sdtPr>
                  <w:id w:val="-1102299631"/>
                  <w:tag w:val="goog_rdk_303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4.1: Build responsive HTML forms for:</w:delText>
                        <w:br w:type="textWrapping"/>
                      </w:r>
                    </w:del>
                  </w:ins>
                </w:sdtContent>
              </w:sdt>
              <w:ins w:author="Anonymous" w:id="201" w:date="2026-09-24T05:26:08Z">
                <w:del w:author="Kanihaa" w:id="9" w:date="2026-09-25T08:48:49Z">
                  <w:bookmarkStart w:colFirst="0" w:colLast="0" w:name="_heading=h.j620p34mipp" w:id="107"/>
                  <w:bookmarkEnd w:id="107"/>
                </w:del>
              </w:ins>
            </w:sdtContent>
          </w:sdt>
        </w:p>
      </w:sdtContent>
    </w:sdt>
    <w:sdt>
      <w:sdtPr>
        <w:id w:val="-1681897723"/>
        <w:tag w:val="goog_rdk_3042"/>
      </w:sdtPr>
      <w:sdtContent>
        <w:p w:rsidR="00000000" w:rsidDel="00000000" w:rsidP="00000000" w:rsidRDefault="00000000" w:rsidRPr="00000000" w14:paraId="00000249">
          <w:pPr>
            <w:pStyle w:val="Heading1"/>
            <w:numPr>
              <w:ilvl w:val="1"/>
              <w:numId w:val="13"/>
            </w:numPr>
            <w:spacing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272361128"/>
              <w:tag w:val="goog_rdk_3039"/>
            </w:sdtPr>
            <w:sdtContent>
              <w:ins w:author="Anonymous" w:id="201" w:date="2026-09-24T05:26:08Z">
                <w:sdt>
                  <w:sdtPr>
                    <w:id w:val="-2055717445"/>
                    <w:tag w:val="goog_rdk_3040"/>
                  </w:sdtPr>
                  <w:sdtContent>
                    <w:del w:author="Kanihaa" w:id="9" w:date="2026-09-25T08:48:49Z"/>
                  </w:sdtContent>
                </w:sdt>
              </w:ins>
              <w:sdt>
                <w:sdtPr>
                  <w:id w:val="-1571599880"/>
                  <w:tag w:val="goog_rdk_304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Interior Planner (room details, quantities)</w:delText>
                        <w:br w:type="textWrapping"/>
                      </w:r>
                    </w:del>
                  </w:ins>
                </w:sdtContent>
              </w:sdt>
              <w:ins w:author="Anonymous" w:id="201" w:date="2026-09-24T05:26:08Z">
                <w:del w:author="Kanihaa" w:id="9" w:date="2026-09-25T08:48:49Z">
                  <w:bookmarkStart w:colFirst="0" w:colLast="0" w:name="_heading=h.q4nge7gbiy2" w:id="108"/>
                  <w:bookmarkEnd w:id="108"/>
                </w:del>
              </w:ins>
            </w:sdtContent>
          </w:sdt>
        </w:p>
      </w:sdtContent>
    </w:sdt>
    <w:sdt>
      <w:sdtPr>
        <w:id w:val="-1100427874"/>
        <w:tag w:val="goog_rdk_3046"/>
      </w:sdtPr>
      <w:sdtContent>
        <w:p w:rsidR="00000000" w:rsidDel="00000000" w:rsidP="00000000" w:rsidRDefault="00000000" w:rsidRPr="00000000" w14:paraId="0000024A">
          <w:pPr>
            <w:pStyle w:val="Heading1"/>
            <w:numPr>
              <w:ilvl w:val="1"/>
              <w:numId w:val="13"/>
            </w:numPr>
            <w:spacing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55287868"/>
              <w:tag w:val="goog_rdk_3043"/>
            </w:sdtPr>
            <w:sdtContent>
              <w:ins w:author="Anonymous" w:id="201" w:date="2026-09-24T05:26:08Z">
                <w:sdt>
                  <w:sdtPr>
                    <w:id w:val="495123252"/>
                    <w:tag w:val="goog_rdk_3044"/>
                  </w:sdtPr>
                  <w:sdtContent>
                    <w:del w:author="Kanihaa" w:id="9" w:date="2026-09-25T08:48:49Z"/>
                  </w:sdtContent>
                </w:sdt>
              </w:ins>
              <w:sdt>
                <w:sdtPr>
                  <w:id w:val="-684906079"/>
                  <w:tag w:val="goog_rdk_304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Planner (event type, budget, guests)</w:delText>
                        <w:br w:type="textWrapping"/>
                      </w:r>
                    </w:del>
                  </w:ins>
                </w:sdtContent>
              </w:sdt>
              <w:ins w:author="Anonymous" w:id="201" w:date="2026-09-24T05:26:08Z">
                <w:del w:author="Kanihaa" w:id="9" w:date="2026-09-25T08:48:49Z">
                  <w:bookmarkStart w:colFirst="0" w:colLast="0" w:name="_heading=h.pth0xhggr3oz" w:id="109"/>
                  <w:bookmarkEnd w:id="109"/>
                </w:del>
              </w:ins>
            </w:sdtContent>
          </w:sdt>
        </w:p>
      </w:sdtContent>
    </w:sdt>
    <w:sdt>
      <w:sdtPr>
        <w:id w:val="1199971211"/>
        <w:tag w:val="goog_rdk_3050"/>
      </w:sdtPr>
      <w:sdtContent>
        <w:p w:rsidR="00000000" w:rsidDel="00000000" w:rsidP="00000000" w:rsidRDefault="00000000" w:rsidRPr="00000000" w14:paraId="0000024B">
          <w:pPr>
            <w:pStyle w:val="Heading1"/>
            <w:numPr>
              <w:ilvl w:val="1"/>
              <w:numId w:val="13"/>
            </w:numPr>
            <w:spacing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33188526"/>
              <w:tag w:val="goog_rdk_3047"/>
            </w:sdtPr>
            <w:sdtContent>
              <w:ins w:author="Anonymous" w:id="201" w:date="2026-09-24T05:26:08Z">
                <w:sdt>
                  <w:sdtPr>
                    <w:id w:val="1309904934"/>
                    <w:tag w:val="goog_rdk_3048"/>
                  </w:sdtPr>
                  <w:sdtContent>
                    <w:del w:author="Kanihaa" w:id="9" w:date="2026-09-25T08:48:49Z"/>
                  </w:sdtContent>
                </w:sdt>
              </w:ins>
              <w:sdt>
                <w:sdtPr>
                  <w:id w:val="-2061303203"/>
                  <w:tag w:val="goog_rdk_304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Planner (budget, occasion, outfit image upload)</w:delText>
                        <w:br w:type="textWrapping"/>
                      </w:r>
                    </w:del>
                  </w:ins>
                </w:sdtContent>
              </w:sdt>
              <w:ins w:author="Anonymous" w:id="201" w:date="2026-09-24T05:26:08Z">
                <w:del w:author="Kanihaa" w:id="9" w:date="2026-09-25T08:48:49Z">
                  <w:bookmarkStart w:colFirst="0" w:colLast="0" w:name="_heading=h.jl4ers89wkmu" w:id="110"/>
                  <w:bookmarkEnd w:id="110"/>
                </w:del>
              </w:ins>
            </w:sdtContent>
          </w:sdt>
        </w:p>
      </w:sdtContent>
    </w:sdt>
    <w:sdt>
      <w:sdtPr>
        <w:id w:val="469496289"/>
        <w:tag w:val="goog_rdk_3054"/>
      </w:sdtPr>
      <w:sdtContent>
        <w:p w:rsidR="00000000" w:rsidDel="00000000" w:rsidP="00000000" w:rsidRDefault="00000000" w:rsidRPr="00000000" w14:paraId="0000024C">
          <w:pPr>
            <w:pStyle w:val="Heading1"/>
            <w:numPr>
              <w:ilvl w:val="0"/>
              <w:numId w:val="13"/>
            </w:numPr>
            <w:spacing w:after="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707476683"/>
              <w:tag w:val="goog_rdk_3051"/>
            </w:sdtPr>
            <w:sdtContent>
              <w:ins w:author="Anonymous" w:id="201" w:date="2026-09-24T05:26:08Z">
                <w:sdt>
                  <w:sdtPr>
                    <w:id w:val="1394865526"/>
                    <w:tag w:val="goog_rdk_3052"/>
                  </w:sdtPr>
                  <w:sdtContent>
                    <w:del w:author="Kanihaa" w:id="9" w:date="2026-09-25T08:48:49Z"/>
                  </w:sdtContent>
                </w:sdt>
              </w:ins>
              <w:sdt>
                <w:sdtPr>
                  <w:id w:val="251383821"/>
                  <w:tag w:val="goog_rdk_305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4.2: Add dynamic result display and formatting for recommendations using JavaScript.</w:delText>
                        <w:br w:type="textWrapping"/>
                      </w:r>
                    </w:del>
                  </w:ins>
                </w:sdtContent>
              </w:sdt>
              <w:ins w:author="Anonymous" w:id="201" w:date="2026-09-24T05:26:08Z">
                <w:del w:author="Kanihaa" w:id="9" w:date="2026-09-25T08:48:49Z">
                  <w:bookmarkStart w:colFirst="0" w:colLast="0" w:name="_heading=h.k8chz545wuiu" w:id="111"/>
                  <w:bookmarkEnd w:id="111"/>
                </w:del>
              </w:ins>
            </w:sdtContent>
          </w:sdt>
        </w:p>
      </w:sdtContent>
    </w:sdt>
    <w:sdt>
      <w:sdtPr>
        <w:id w:val="-1030667638"/>
        <w:tag w:val="goog_rdk_3058"/>
      </w:sdtPr>
      <w:sdtContent>
        <w:p w:rsidR="00000000" w:rsidDel="00000000" w:rsidP="00000000" w:rsidRDefault="00000000" w:rsidRPr="00000000" w14:paraId="0000024D">
          <w:pPr>
            <w:pStyle w:val="Heading1"/>
            <w:spacing w:after="280" w:before="280" w:lineRule="auto"/>
            <w:ind w:left="720" w:hanging="36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3418962"/>
              <w:tag w:val="goog_rdk_3055"/>
            </w:sdtPr>
            <w:sdtContent>
              <w:ins w:author="Anonymous" w:id="201" w:date="2026-09-24T05:26:08Z">
                <w:sdt>
                  <w:sdtPr>
                    <w:id w:val="-1089763487"/>
                    <w:tag w:val="goog_rdk_3056"/>
                  </w:sdtPr>
                  <w:sdtContent>
                    <w:del w:author="Kanihaa" w:id="9" w:date="2026-09-25T08:48:49Z"/>
                  </w:sdtContent>
                </w:sdt>
              </w:ins>
              <w:sdt>
                <w:sdtPr>
                  <w:id w:val="-616047331"/>
                  <w:tag w:val="goog_rdk_305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5. Testing &amp; Optimization(To cross check the application we created)</w:delText>
                      </w:r>
                    </w:del>
                  </w:ins>
                </w:sdtContent>
              </w:sdt>
              <w:ins w:author="Anonymous" w:id="201" w:date="2026-09-24T05:26:08Z">
                <w:del w:author="Kanihaa" w:id="9" w:date="2026-09-25T08:48:49Z">
                  <w:bookmarkStart w:colFirst="0" w:colLast="0" w:name="_heading=h.oh6pw9buy582" w:id="30"/>
                  <w:bookmarkEnd w:id="30"/>
                </w:del>
              </w:ins>
            </w:sdtContent>
          </w:sdt>
        </w:p>
      </w:sdtContent>
    </w:sdt>
    <w:sdt>
      <w:sdtPr>
        <w:id w:val="1923337292"/>
        <w:tag w:val="goog_rdk_3062"/>
      </w:sdtPr>
      <w:sdtContent>
        <w:p w:rsidR="00000000" w:rsidDel="00000000" w:rsidP="00000000" w:rsidRDefault="00000000" w:rsidRPr="00000000" w14:paraId="0000024E">
          <w:pPr>
            <w:pStyle w:val="Heading1"/>
            <w:numPr>
              <w:ilvl w:val="0"/>
              <w:numId w:val="36"/>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965413775"/>
              <w:tag w:val="goog_rdk_3059"/>
            </w:sdtPr>
            <w:sdtContent>
              <w:ins w:author="Anonymous" w:id="201" w:date="2026-09-24T05:26:08Z">
                <w:sdt>
                  <w:sdtPr>
                    <w:id w:val="26321976"/>
                    <w:tag w:val="goog_rdk_3060"/>
                  </w:sdtPr>
                  <w:sdtContent>
                    <w:del w:author="Kanihaa" w:id="9" w:date="2026-09-25T08:48:49Z"/>
                  </w:sdtContent>
                </w:sdt>
              </w:ins>
              <w:sdt>
                <w:sdtPr>
                  <w:id w:val="1102227503"/>
                  <w:tag w:val="goog_rdk_306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5.1: Perform testing with real-world use cases across all three planners.</w:delText>
                        <w:br w:type="textWrapping"/>
                      </w:r>
                    </w:del>
                  </w:ins>
                </w:sdtContent>
              </w:sdt>
              <w:ins w:author="Anonymous" w:id="201" w:date="2026-09-24T05:26:08Z">
                <w:del w:author="Kanihaa" w:id="9" w:date="2026-09-25T08:48:49Z">
                  <w:bookmarkStart w:colFirst="0" w:colLast="0" w:name="_heading=h.opois7jzdh6" w:id="112"/>
                  <w:bookmarkEnd w:id="112"/>
                </w:del>
              </w:ins>
            </w:sdtContent>
          </w:sdt>
        </w:p>
      </w:sdtContent>
    </w:sdt>
    <w:sdt>
      <w:sdtPr>
        <w:id w:val="-2017547012"/>
        <w:tag w:val="goog_rdk_3066"/>
      </w:sdtPr>
      <w:sdtContent>
        <w:p w:rsidR="00000000" w:rsidDel="00000000" w:rsidP="00000000" w:rsidRDefault="00000000" w:rsidRPr="00000000" w14:paraId="0000024F">
          <w:pPr>
            <w:pStyle w:val="Heading1"/>
            <w:numPr>
              <w:ilvl w:val="0"/>
              <w:numId w:val="36"/>
            </w:numPr>
            <w:spacing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20670355"/>
              <w:tag w:val="goog_rdk_3063"/>
            </w:sdtPr>
            <w:sdtContent>
              <w:ins w:author="Anonymous" w:id="201" w:date="2026-09-24T05:26:08Z">
                <w:sdt>
                  <w:sdtPr>
                    <w:id w:val="-1547978735"/>
                    <w:tag w:val="goog_rdk_3064"/>
                  </w:sdtPr>
                  <w:sdtContent>
                    <w:del w:author="Kanihaa" w:id="9" w:date="2026-09-25T08:48:49Z"/>
                  </w:sdtContent>
                </w:sdt>
              </w:ins>
              <w:sdt>
                <w:sdtPr>
                  <w:id w:val="1132691882"/>
                  <w:tag w:val="goog_rdk_306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5.2: Evaluate Gemini response quality, budget adherence, and platform accuracy.</w:delText>
                        <w:br w:type="textWrapping"/>
                      </w:r>
                    </w:del>
                  </w:ins>
                </w:sdtContent>
              </w:sdt>
              <w:ins w:author="Anonymous" w:id="201" w:date="2026-09-24T05:26:08Z">
                <w:del w:author="Kanihaa" w:id="9" w:date="2026-09-25T08:48:49Z">
                  <w:bookmarkStart w:colFirst="0" w:colLast="0" w:name="_heading=h.d3s8u4e2wlaj" w:id="113"/>
                  <w:bookmarkEnd w:id="113"/>
                </w:del>
              </w:ins>
            </w:sdtContent>
          </w:sdt>
        </w:p>
      </w:sdtContent>
    </w:sdt>
    <w:sdt>
      <w:sdtPr>
        <w:id w:val="-1967778845"/>
        <w:tag w:val="goog_rdk_3070"/>
      </w:sdtPr>
      <w:sdtContent>
        <w:p w:rsidR="00000000" w:rsidDel="00000000" w:rsidP="00000000" w:rsidRDefault="00000000" w:rsidRPr="00000000" w14:paraId="00000250">
          <w:pPr>
            <w:pStyle w:val="Heading1"/>
            <w:numPr>
              <w:ilvl w:val="0"/>
              <w:numId w:val="36"/>
            </w:numPr>
            <w:spacing w:line="360" w:lineRule="auto"/>
            <w:ind w:left="720" w:hanging="360"/>
            <w:jc w:val="center"/>
            <w:rPr>
              <w:ins w:author="Anonymous" w:id="201" w:date="2026-09-24T05:26:08Z"/>
              <w:del w:author="Kanihaa" w:id="9" w:date="2026-09-25T08:48:49Z"/>
              <w:rFonts w:ascii="Calibri" w:cs="Calibri" w:eastAsia="Calibri" w:hAnsi="Calibri"/>
              <w:strike w:val="1"/>
              <w:highlight w:val="black"/>
            </w:rPr>
          </w:pPr>
          <w:sdt>
            <w:sdtPr>
              <w:id w:val="1212711223"/>
              <w:tag w:val="goog_rdk_3067"/>
            </w:sdtPr>
            <w:sdtContent>
              <w:ins w:author="Anonymous" w:id="201" w:date="2026-09-24T05:26:08Z">
                <w:sdt>
                  <w:sdtPr>
                    <w:id w:val="-2096143090"/>
                    <w:tag w:val="goog_rdk_3068"/>
                  </w:sdtPr>
                  <w:sdtContent>
                    <w:del w:author="Kanihaa" w:id="9" w:date="2026-09-25T08:48:49Z"/>
                  </w:sdtContent>
                </w:sdt>
              </w:ins>
              <w:sdt>
                <w:sdtPr>
                  <w:id w:val="1807969623"/>
                  <w:tag w:val="goog_rdk_306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5.3: Optimize prompts and add validations to prevent input edge-case failures.</w:delText>
                        <w:br w:type="textWrapping"/>
                      </w:r>
                    </w:del>
                  </w:ins>
                </w:sdtContent>
              </w:sdt>
              <w:ins w:author="Anonymous" w:id="201" w:date="2026-09-24T05:26:08Z">
                <w:del w:author="Kanihaa" w:id="9" w:date="2026-09-25T08:48:49Z">
                  <w:bookmarkStart w:colFirst="0" w:colLast="0" w:name="_heading=h.l91m3wip06ye" w:id="114"/>
                  <w:bookmarkEnd w:id="114"/>
                </w:del>
              </w:ins>
            </w:sdtContent>
          </w:sdt>
        </w:p>
      </w:sdtContent>
    </w:sdt>
    <w:sdt>
      <w:sdtPr>
        <w:id w:val="-2095937603"/>
        <w:tag w:val="goog_rdk_3074"/>
      </w:sdtPr>
      <w:sdtContent>
        <w:p w:rsidR="00000000" w:rsidDel="00000000" w:rsidP="00000000" w:rsidRDefault="00000000" w:rsidRPr="00000000" w14:paraId="00000251">
          <w:pPr>
            <w:pStyle w:val="Heading1"/>
            <w:numPr>
              <w:ilvl w:val="0"/>
              <w:numId w:val="36"/>
            </w:numPr>
            <w:spacing w:after="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590435495"/>
              <w:tag w:val="goog_rdk_3071"/>
            </w:sdtPr>
            <w:sdtContent>
              <w:ins w:author="Anonymous" w:id="201" w:date="2026-09-24T05:26:08Z">
                <w:sdt>
                  <w:sdtPr>
                    <w:id w:val="90287916"/>
                    <w:tag w:val="goog_rdk_3072"/>
                  </w:sdtPr>
                  <w:sdtContent>
                    <w:del w:author="Kanihaa" w:id="9" w:date="2026-09-25T08:48:49Z"/>
                  </w:sdtContent>
                </w:sdt>
              </w:ins>
              <w:sdt>
                <w:sdtPr>
                  <w:id w:val="2071532512"/>
                  <w:tag w:val="goog_rdk_307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5.4: Add fallback/default recommendations when AI returns insufficient results.</w:delText>
                        <w:br w:type="textWrapping"/>
                      </w:r>
                    </w:del>
                  </w:ins>
                </w:sdtContent>
              </w:sdt>
              <w:ins w:author="Anonymous" w:id="201" w:date="2026-09-24T05:26:08Z">
                <w:del w:author="Kanihaa" w:id="9" w:date="2026-09-25T08:48:49Z">
                  <w:bookmarkStart w:colFirst="0" w:colLast="0" w:name="_heading=h.69kxofrxvc50" w:id="115"/>
                  <w:bookmarkEnd w:id="115"/>
                </w:del>
              </w:ins>
            </w:sdtContent>
          </w:sdt>
        </w:p>
      </w:sdtContent>
    </w:sdt>
    <w:sdt>
      <w:sdtPr>
        <w:id w:val="-515219511"/>
        <w:tag w:val="goog_rdk_3078"/>
      </w:sdtPr>
      <w:sdtContent>
        <w:p w:rsidR="00000000" w:rsidDel="00000000" w:rsidP="00000000" w:rsidRDefault="00000000" w:rsidRPr="00000000" w14:paraId="00000252">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64462199"/>
              <w:tag w:val="goog_rdk_3075"/>
            </w:sdtPr>
            <w:sdtContent>
              <w:ins w:author="Anonymous" w:id="201" w:date="2026-09-24T05:26:08Z">
                <w:sdt>
                  <w:sdtPr>
                    <w:id w:val="-759669917"/>
                    <w:tag w:val="goog_rdk_3076"/>
                  </w:sdtPr>
                  <w:sdtContent>
                    <w:del w:author="Kanihaa" w:id="9" w:date="2026-09-25T08:48:49Z"/>
                  </w:sdtContent>
                </w:sdt>
              </w:ins>
              <w:sdt>
                <w:sdtPr>
                  <w:id w:val="-1588473408"/>
                  <w:tag w:val="goog_rdk_307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nxrye9c0hjb" w:id="116"/>
                  <w:bookmarkEnd w:id="116"/>
                </w:del>
              </w:ins>
            </w:sdtContent>
          </w:sdt>
        </w:p>
      </w:sdtContent>
    </w:sdt>
    <w:sdt>
      <w:sdtPr>
        <w:id w:val="-171415003"/>
        <w:tag w:val="goog_rdk_3082"/>
      </w:sdtPr>
      <w:sdtContent>
        <w:p w:rsidR="00000000" w:rsidDel="00000000" w:rsidP="00000000" w:rsidRDefault="00000000" w:rsidRPr="00000000" w14:paraId="00000253">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15879816"/>
              <w:tag w:val="goog_rdk_3079"/>
            </w:sdtPr>
            <w:sdtContent>
              <w:ins w:author="Anonymous" w:id="201" w:date="2026-09-24T05:26:08Z">
                <w:sdt>
                  <w:sdtPr>
                    <w:id w:val="-8720675"/>
                    <w:tag w:val="goog_rdk_3080"/>
                  </w:sdtPr>
                  <w:sdtContent>
                    <w:del w:author="Kanihaa" w:id="9" w:date="2026-09-25T08:48:49Z"/>
                  </w:sdtContent>
                </w:sdt>
              </w:ins>
              <w:sdt>
                <w:sdtPr>
                  <w:id w:val="908143781"/>
                  <w:tag w:val="goog_rdk_308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dulmowmbfc3n" w:id="117"/>
                  <w:bookmarkEnd w:id="117"/>
                </w:del>
              </w:ins>
            </w:sdtContent>
          </w:sdt>
        </w:p>
      </w:sdtContent>
    </w:sdt>
    <w:sdt>
      <w:sdtPr>
        <w:id w:val="1749737167"/>
        <w:tag w:val="goog_rdk_3086"/>
      </w:sdtPr>
      <w:sdtContent>
        <w:p w:rsidR="00000000" w:rsidDel="00000000" w:rsidP="00000000" w:rsidRDefault="00000000" w:rsidRPr="00000000" w14:paraId="00000254">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90864136"/>
              <w:tag w:val="goog_rdk_3083"/>
            </w:sdtPr>
            <w:sdtContent>
              <w:ins w:author="Anonymous" w:id="201" w:date="2026-09-24T05:26:08Z">
                <w:sdt>
                  <w:sdtPr>
                    <w:id w:val="74773683"/>
                    <w:tag w:val="goog_rdk_3084"/>
                  </w:sdtPr>
                  <w:sdtContent>
                    <w:del w:author="Kanihaa" w:id="9" w:date="2026-09-25T08:48:49Z"/>
                  </w:sdtContent>
                </w:sdt>
              </w:ins>
              <w:sdt>
                <w:sdtPr>
                  <w:id w:val="-383893598"/>
                  <w:tag w:val="goog_rdk_308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gqkzjyg6llja" w:id="118"/>
                  <w:bookmarkEnd w:id="118"/>
                </w:del>
              </w:ins>
            </w:sdtContent>
          </w:sdt>
        </w:p>
      </w:sdtContent>
    </w:sdt>
    <w:sdt>
      <w:sdtPr>
        <w:id w:val="-2130832327"/>
        <w:tag w:val="goog_rdk_3090"/>
      </w:sdtPr>
      <w:sdtContent>
        <w:p w:rsidR="00000000" w:rsidDel="00000000" w:rsidP="00000000" w:rsidRDefault="00000000" w:rsidRPr="00000000" w14:paraId="00000255">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23280694"/>
              <w:tag w:val="goog_rdk_3087"/>
            </w:sdtPr>
            <w:sdtContent>
              <w:ins w:author="Anonymous" w:id="201" w:date="2026-09-24T05:26:08Z">
                <w:sdt>
                  <w:sdtPr>
                    <w:id w:val="1715174766"/>
                    <w:tag w:val="goog_rdk_3088"/>
                  </w:sdtPr>
                  <w:sdtContent>
                    <w:del w:author="Kanihaa" w:id="9" w:date="2026-09-25T08:48:49Z"/>
                  </w:sdtContent>
                </w:sdt>
              </w:ins>
              <w:sdt>
                <w:sdtPr>
                  <w:id w:val="334554123"/>
                  <w:tag w:val="goog_rdk_308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tab/>
                        <w:tab/>
                      </w:r>
                    </w:del>
                  </w:ins>
                </w:sdtContent>
              </w:sdt>
              <w:ins w:author="Anonymous" w:id="201" w:date="2026-09-24T05:26:08Z">
                <w:del w:author="Kanihaa" w:id="9" w:date="2026-09-25T08:48:49Z">
                  <w:bookmarkStart w:colFirst="0" w:colLast="0" w:name="_heading=h.ocivyc2ly01c" w:id="119"/>
                  <w:bookmarkEnd w:id="119"/>
                </w:del>
              </w:ins>
            </w:sdtContent>
          </w:sdt>
        </w:p>
      </w:sdtContent>
    </w:sdt>
    <w:sdt>
      <w:sdtPr>
        <w:id w:val="-1088775083"/>
        <w:tag w:val="goog_rdk_3094"/>
      </w:sdtPr>
      <w:sdtContent>
        <w:p w:rsidR="00000000" w:rsidDel="00000000" w:rsidP="00000000" w:rsidRDefault="00000000" w:rsidRPr="00000000" w14:paraId="00000256">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67394798"/>
              <w:tag w:val="goog_rdk_3091"/>
            </w:sdtPr>
            <w:sdtContent>
              <w:ins w:author="Anonymous" w:id="201" w:date="2026-09-24T05:26:08Z">
                <w:sdt>
                  <w:sdtPr>
                    <w:id w:val="1755577980"/>
                    <w:tag w:val="goog_rdk_3092"/>
                  </w:sdtPr>
                  <w:sdtContent>
                    <w:del w:author="Kanihaa" w:id="9" w:date="2026-09-25T08:48:49Z"/>
                  </w:sdtContent>
                </w:sdt>
              </w:ins>
              <w:sdt>
                <w:sdtPr>
                  <w:id w:val="-2018071807"/>
                  <w:tag w:val="goog_rdk_309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ug0ljdnnrvbb" w:id="120"/>
                  <w:bookmarkEnd w:id="120"/>
                </w:del>
              </w:ins>
            </w:sdtContent>
          </w:sdt>
        </w:p>
      </w:sdtContent>
    </w:sdt>
    <w:sdt>
      <w:sdtPr>
        <w:id w:val="1241430469"/>
        <w:tag w:val="goog_rdk_3098"/>
      </w:sdtPr>
      <w:sdtContent>
        <w:p w:rsidR="00000000" w:rsidDel="00000000" w:rsidP="00000000" w:rsidRDefault="00000000" w:rsidRPr="00000000" w14:paraId="00000257">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27486723"/>
              <w:tag w:val="goog_rdk_3095"/>
            </w:sdtPr>
            <w:sdtContent>
              <w:ins w:author="Anonymous" w:id="201" w:date="2026-09-24T05:26:08Z">
                <w:sdt>
                  <w:sdtPr>
                    <w:id w:val="-1352466166"/>
                    <w:tag w:val="goog_rdk_3096"/>
                  </w:sdtPr>
                  <w:sdtContent>
                    <w:del w:author="Kanihaa" w:id="9" w:date="2026-09-25T08:48:49Z"/>
                  </w:sdtContent>
                </w:sdt>
              </w:ins>
              <w:sdt>
                <w:sdtPr>
                  <w:id w:val="-2056656213"/>
                  <w:tag w:val="goog_rdk_309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51eighwkz3gb" w:id="121"/>
                  <w:bookmarkEnd w:id="121"/>
                </w:del>
              </w:ins>
            </w:sdtContent>
          </w:sdt>
        </w:p>
      </w:sdtContent>
    </w:sdt>
    <w:sdt>
      <w:sdtPr>
        <w:id w:val="1207391666"/>
        <w:tag w:val="goog_rdk_3102"/>
      </w:sdtPr>
      <w:sdtContent>
        <w:p w:rsidR="00000000" w:rsidDel="00000000" w:rsidP="00000000" w:rsidRDefault="00000000" w:rsidRPr="00000000" w14:paraId="00000258">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86340749"/>
              <w:tag w:val="goog_rdk_3099"/>
            </w:sdtPr>
            <w:sdtContent>
              <w:ins w:author="Anonymous" w:id="201" w:date="2026-09-24T05:26:08Z">
                <w:sdt>
                  <w:sdtPr>
                    <w:id w:val="-1193456731"/>
                    <w:tag w:val="goog_rdk_3100"/>
                  </w:sdtPr>
                  <w:sdtContent>
                    <w:del w:author="Kanihaa" w:id="9" w:date="2026-09-25T08:48:49Z"/>
                  </w:sdtContent>
                </w:sdt>
              </w:ins>
              <w:sdt>
                <w:sdtPr>
                  <w:id w:val="96695052"/>
                  <w:tag w:val="goog_rdk_310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r6248e2xhzdw" w:id="122"/>
                  <w:bookmarkEnd w:id="122"/>
                </w:del>
              </w:ins>
            </w:sdtContent>
          </w:sdt>
        </w:p>
      </w:sdtContent>
    </w:sdt>
    <w:sdt>
      <w:sdtPr>
        <w:id w:val="1131733748"/>
        <w:tag w:val="goog_rdk_3106"/>
      </w:sdtPr>
      <w:sdtContent>
        <w:p w:rsidR="00000000" w:rsidDel="00000000" w:rsidP="00000000" w:rsidRDefault="00000000" w:rsidRPr="00000000" w14:paraId="00000259">
          <w:pPr>
            <w:pStyle w:val="Heading1"/>
            <w:spacing w:after="8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28931940"/>
              <w:tag w:val="goog_rdk_3103"/>
            </w:sdtPr>
            <w:sdtContent>
              <w:ins w:author="Anonymous" w:id="201" w:date="2026-09-24T05:26:08Z">
                <w:sdt>
                  <w:sdtPr>
                    <w:id w:val="-571052231"/>
                    <w:tag w:val="goog_rdk_3104"/>
                  </w:sdtPr>
                  <w:sdtContent>
                    <w:del w:author="Kanihaa" w:id="9" w:date="2026-09-25T08:48:49Z"/>
                  </w:sdtContent>
                </w:sdt>
              </w:ins>
              <w:sdt>
                <w:sdtPr>
                  <w:id w:val="-888556955"/>
                  <w:tag w:val="goog_rdk_310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1: Gemini AI Initialization</w:delText>
                      </w:r>
                    </w:del>
                  </w:ins>
                </w:sdtContent>
              </w:sdt>
              <w:ins w:author="Anonymous" w:id="201" w:date="2026-09-24T05:26:08Z">
                <w:del w:author="Kanihaa" w:id="9" w:date="2026-09-25T08:48:49Z">
                  <w:bookmarkStart w:colFirst="0" w:colLast="0" w:name="_heading=h.aierybygwtjs" w:id="31"/>
                  <w:bookmarkEnd w:id="31"/>
                </w:del>
              </w:ins>
            </w:sdtContent>
          </w:sdt>
        </w:p>
      </w:sdtContent>
    </w:sdt>
    <w:sdt>
      <w:sdtPr>
        <w:id w:val="578608925"/>
        <w:tag w:val="goog_rdk_3110"/>
      </w:sdtPr>
      <w:sdtContent>
        <w:p w:rsidR="00000000" w:rsidDel="00000000" w:rsidP="00000000" w:rsidRDefault="00000000" w:rsidRPr="00000000" w14:paraId="0000025A">
          <w:pPr>
            <w:pStyle w:val="Heading1"/>
            <w:spacing w:after="240" w:before="240" w:lin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90762911"/>
              <w:tag w:val="goog_rdk_3107"/>
            </w:sdtPr>
            <w:sdtContent>
              <w:ins w:author="Anonymous" w:id="201" w:date="2026-09-24T05:26:08Z">
                <w:sdt>
                  <w:sdtPr>
                    <w:id w:val="125037123"/>
                    <w:tag w:val="goog_rdk_3108"/>
                  </w:sdtPr>
                  <w:sdtContent>
                    <w:del w:author="Kanihaa" w:id="9" w:date="2026-09-25T08:48:49Z"/>
                  </w:sdtContent>
                </w:sdt>
              </w:ins>
              <w:sdt>
                <w:sdtPr>
                  <w:id w:val="-1836690549"/>
                  <w:tag w:val="goog_rdk_310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 this foundational stage, the objective is to establish and configure the core AI infrastructure required to power PocketSmart AI. The platform relies on Gemini 1.5 Flash Pro—Google's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delText>
                      </w:r>
                    </w:del>
                  </w:ins>
                </w:sdtContent>
              </w:sdt>
              <w:ins w:author="Anonymous" w:id="201" w:date="2026-09-24T05:26:08Z">
                <w:del w:author="Kanihaa" w:id="9" w:date="2026-09-25T08:48:49Z">
                  <w:bookmarkStart w:colFirst="0" w:colLast="0" w:name="_heading=h.2ov5o1j9tnn4" w:id="123"/>
                  <w:bookmarkEnd w:id="123"/>
                </w:del>
              </w:ins>
            </w:sdtContent>
          </w:sdt>
        </w:p>
      </w:sdtContent>
    </w:sdt>
    <w:sdt>
      <w:sdtPr>
        <w:id w:val="386455215"/>
        <w:tag w:val="goog_rdk_3114"/>
      </w:sdtPr>
      <w:sdtContent>
        <w:p w:rsidR="00000000" w:rsidDel="00000000" w:rsidP="00000000" w:rsidRDefault="00000000" w:rsidRPr="00000000" w14:paraId="0000025B">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81016951"/>
              <w:tag w:val="goog_rdk_3111"/>
            </w:sdtPr>
            <w:sdtContent>
              <w:ins w:author="Anonymous" w:id="201" w:date="2026-09-24T05:26:08Z">
                <w:sdt>
                  <w:sdtPr>
                    <w:id w:val="-643545050"/>
                    <w:tag w:val="goog_rdk_3112"/>
                  </w:sdtPr>
                  <w:sdtContent>
                    <w:del w:author="Kanihaa" w:id="9" w:date="2026-09-25T08:48:49Z"/>
                  </w:sdtContent>
                </w:sdt>
              </w:ins>
              <w:sdt>
                <w:sdtPr>
                  <w:id w:val="-942823221"/>
                  <w:tag w:val="goog_rdk_311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Activity 1.1: Set up Google Cloud account and enable Gemini API</w:delText>
                      </w:r>
                    </w:del>
                  </w:ins>
                </w:sdtContent>
              </w:sdt>
              <w:ins w:author="Anonymous" w:id="201" w:date="2026-09-24T05:26:08Z">
                <w:del w:author="Kanihaa" w:id="9" w:date="2026-09-25T08:48:49Z">
                  <w:bookmarkStart w:colFirst="0" w:colLast="0" w:name="_heading=h.2bux0uihcgwv" w:id="124"/>
                  <w:bookmarkEnd w:id="124"/>
                </w:del>
              </w:ins>
            </w:sdtContent>
          </w:sdt>
        </w:p>
      </w:sdtContent>
    </w:sdt>
    <w:sdt>
      <w:sdtPr>
        <w:id w:val="-1697028651"/>
        <w:tag w:val="goog_rdk_3120"/>
      </w:sdtPr>
      <w:sdtContent>
        <w:p w:rsidR="00000000" w:rsidDel="00000000" w:rsidP="00000000" w:rsidRDefault="00000000" w:rsidRPr="00000000" w14:paraId="0000025C">
          <w:pPr>
            <w:pStyle w:val="Heading1"/>
            <w:numPr>
              <w:ilvl w:val="0"/>
              <w:numId w:val="29"/>
            </w:numPr>
            <w:spacing w:after="280" w:before="280" w:lineRule="auto"/>
            <w:ind w:left="720" w:hanging="360"/>
            <w:rPr>
              <w:ins w:author="Anonymous" w:id="201" w:date="2026-09-24T05:26:08Z"/>
              <w:del w:author="Kanihaa" w:id="9" w:date="2026-09-25T08:48:49Z"/>
              <w:rFonts w:ascii="Calibri" w:cs="Calibri" w:eastAsia="Calibri" w:hAnsi="Calibri"/>
              <w:strike w:val="1"/>
              <w:highlight w:val="black"/>
            </w:rPr>
          </w:pPr>
          <w:sdt>
            <w:sdtPr>
              <w:id w:val="1025155168"/>
              <w:tag w:val="goog_rdk_3115"/>
            </w:sdtPr>
            <w:sdtContent>
              <w:ins w:author="Anonymous" w:id="201" w:date="2026-09-24T05:26:08Z">
                <w:sdt>
                  <w:sdtPr>
                    <w:id w:val="1604184429"/>
                    <w:tag w:val="goog_rdk_3116"/>
                  </w:sdtPr>
                  <w:sdtContent>
                    <w:del w:author="Kanihaa" w:id="9" w:date="2026-09-25T08:48:49Z"/>
                  </w:sdtContent>
                </w:sdt>
              </w:ins>
              <w:sdt>
                <w:sdtPr>
                  <w:id w:val="1373726352"/>
                  <w:tag w:val="goog_rdk_311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Sign in or create a Google Cloud account via </w:delText>
                      </w:r>
                    </w:del>
                  </w:ins>
                </w:sdtContent>
              </w:sdt>
              <w:ins w:author="Anonymous" w:id="201" w:date="2026-09-24T05:26:08Z">
                <w:del w:author="Kanihaa" w:id="9" w:date="2026-09-25T08:48:49Z">
                  <w:bookmarkStart w:colFirst="0" w:colLast="0" w:name="_heading=h.35kroagkbzpr" w:id="125"/>
                  <w:bookmarkEnd w:id="125"/>
                  <w:r w:rsidDel="00000000" w:rsidR="00000000" w:rsidRPr="00000000">
                    <w:fldChar w:fldCharType="begin"/>
                  </w:r>
                  <w:r w:rsidDel="00000000" w:rsidR="00000000" w:rsidRPr="00000000">
                    <w:delInstrText xml:space="preserve">HYPERLINK "http://console.cloud.google.com"</w:delInstrText>
                  </w:r>
                  <w:r w:rsidDel="00000000" w:rsidR="00000000" w:rsidRPr="00000000">
                    <w:fldChar w:fldCharType="separate"/>
                  </w:r>
                  <w:sdt>
                    <w:sdtPr>
                      <w:id w:val="1654141883"/>
                      <w:tag w:val="goog_rdk_31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trike w:val="1"/>
                              <w:u w:val="single"/>
                            </w:rPr>
                          </w:rPrChange>
                        </w:rPr>
                        <w:delText xml:space="preserve">console.cloud.google.coconsolem</w:delText>
                      </w:r>
                    </w:sdtContent>
                  </w:sdt>
                  <w:r w:rsidDel="00000000" w:rsidR="00000000" w:rsidRPr="00000000">
                    <w:fldChar w:fldCharType="end"/>
                  </w:r>
                  <w:sdt>
                    <w:sdtPr>
                      <w:id w:val="-1519950805"/>
                      <w:tag w:val="goog_rdk_31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tab/>
                      </w:r>
                    </w:sdtContent>
                  </w:sdt>
                </w:del>
              </w:ins>
            </w:sdtContent>
          </w:sdt>
        </w:p>
      </w:sdtContent>
    </w:sdt>
    <w:sdt>
      <w:sdtPr>
        <w:id w:val="275230019"/>
        <w:tag w:val="goog_rdk_3124"/>
      </w:sdtPr>
      <w:sdtContent>
        <w:p w:rsidR="00000000" w:rsidDel="00000000" w:rsidP="00000000" w:rsidRDefault="00000000" w:rsidRPr="00000000" w14:paraId="0000025D">
          <w:pPr>
            <w:pStyle w:val="Heading1"/>
            <w:spacing w:after="280" w:before="280" w:lineRule="auto"/>
            <w:ind w:left="720" w:right="-111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1802372"/>
              <w:tag w:val="goog_rdk_3121"/>
            </w:sdtPr>
            <w:sdtContent>
              <w:ins w:author="Anonymous" w:id="201" w:date="2026-09-24T05:26:08Z">
                <w:sdt>
                  <w:sdtPr>
                    <w:id w:val="-1738600646"/>
                    <w:tag w:val="goog_rdk_312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463800"/>
                            <wp:effectExtent b="0" l="0" r="0" t="0"/>
                            <wp:docPr id="210" name="image40.png"/>
                            <a:graphic>
                              <a:graphicData uri="http://schemas.openxmlformats.org/drawingml/2006/picture">
                                <pic:pic>
                                  <pic:nvPicPr>
                                    <pic:cNvPr id="0" name="image40.png"/>
                                    <pic:cNvPicPr preferRelativeResize="0"/>
                                  </pic:nvPicPr>
                                  <pic:blipFill>
                                    <a:blip r:embed="rId13"/>
                                    <a:srcRect b="25305" l="0" r="0" t="-25305"/>
                                    <a:stretch>
                                      <a:fillRect/>
                                    </a:stretch>
                                  </pic:blipFill>
                                  <pic:spPr>
                                    <a:xfrm>
                                      <a:off x="0" y="0"/>
                                      <a:ext cx="5213475" cy="2463800"/>
                                    </a:xfrm>
                                    <a:prstGeom prst="rect"/>
                                    <a:ln/>
                                  </pic:spPr>
                                </pic:pic>
                              </a:graphicData>
                            </a:graphic>
                          </wp:inline>
                        </w:drawing>
                      </w:r>
                    </w:del>
                  </w:sdtContent>
                </w:sdt>
              </w:ins>
              <w:sdt>
                <w:sdtPr>
                  <w:id w:val="-136684143"/>
                  <w:tag w:val="goog_rdk_312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delText xml:space="preserve">i</w:delText>
                      </w:r>
                    </w:del>
                  </w:ins>
                </w:sdtContent>
              </w:sdt>
              <w:ins w:author="Anonymous" w:id="201" w:date="2026-09-24T05:26:08Z">
                <w:del w:author="Kanihaa" w:id="9" w:date="2026-09-25T08:48:49Z">
                  <w:bookmarkStart w:colFirst="0" w:colLast="0" w:name="_heading=h.oa1b9juokbej" w:id="126"/>
                  <w:bookmarkEnd w:id="126"/>
                </w:del>
              </w:ins>
            </w:sdtContent>
          </w:sdt>
        </w:p>
      </w:sdtContent>
    </w:sdt>
    <w:sdt>
      <w:sdtPr>
        <w:id w:val="-322152154"/>
        <w:tag w:val="goog_rdk_3128"/>
      </w:sdtPr>
      <w:sdtContent>
        <w:p w:rsidR="00000000" w:rsidDel="00000000" w:rsidP="00000000" w:rsidRDefault="00000000" w:rsidRPr="00000000" w14:paraId="0000025E">
          <w:pPr>
            <w:pStyle w:val="Heading1"/>
            <w:numPr>
              <w:ilvl w:val="0"/>
              <w:numId w:val="29"/>
            </w:numPr>
            <w:spacing w:after="280" w:before="280" w:lineRule="auto"/>
            <w:ind w:left="720" w:hanging="360"/>
            <w:rPr>
              <w:ins w:author="Anonymous" w:id="201" w:date="2026-09-24T05:26:08Z"/>
              <w:del w:author="Kanihaa" w:id="9" w:date="2026-09-25T08:48:49Z"/>
              <w:rFonts w:ascii="Calibri" w:cs="Calibri" w:eastAsia="Calibri" w:hAnsi="Calibri"/>
              <w:strike w:val="1"/>
              <w:highlight w:val="black"/>
            </w:rPr>
          </w:pPr>
          <w:sdt>
            <w:sdtPr>
              <w:id w:val="-1417923315"/>
              <w:tag w:val="goog_rdk_3125"/>
            </w:sdtPr>
            <w:sdtContent>
              <w:ins w:author="Anonymous" w:id="201" w:date="2026-09-24T05:26:08Z">
                <w:sdt>
                  <w:sdtPr>
                    <w:id w:val="380170431"/>
                    <w:tag w:val="goog_rdk_3126"/>
                  </w:sdtPr>
                  <w:sdtContent>
                    <w:del w:author="Kanihaa" w:id="9" w:date="2026-09-25T08:48:49Z"/>
                  </w:sdtContent>
                </w:sdt>
              </w:ins>
              <w:sdt>
                <w:sdtPr>
                  <w:id w:val="2083363917"/>
                  <w:tag w:val="goog_rdk_312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Accept all terms and conditions and click on Get API key </w:delText>
                      </w:r>
                    </w:del>
                  </w:ins>
                </w:sdtContent>
              </w:sdt>
              <w:ins w:author="Anonymous" w:id="201" w:date="2026-09-24T05:26:08Z">
                <w:del w:author="Kanihaa" w:id="9" w:date="2026-09-25T08:48:49Z">
                  <w:bookmarkStart w:colFirst="0" w:colLast="0" w:name="_heading=h.3tzz4o1pxgiq" w:id="127"/>
                  <w:bookmarkEnd w:id="127"/>
                </w:del>
              </w:ins>
            </w:sdtContent>
          </w:sdt>
        </w:p>
      </w:sdtContent>
    </w:sdt>
    <w:sdt>
      <w:sdtPr>
        <w:id w:val="-2133272969"/>
        <w:tag w:val="goog_rdk_3132"/>
      </w:sdtPr>
      <w:sdtContent>
        <w:p w:rsidR="00000000" w:rsidDel="00000000" w:rsidP="00000000" w:rsidRDefault="00000000" w:rsidRPr="00000000" w14:paraId="0000025F">
          <w:pPr>
            <w:pStyle w:val="Heading1"/>
            <w:spacing w:after="280" w:before="28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19469800"/>
              <w:tag w:val="goog_rdk_3129"/>
            </w:sdtPr>
            <w:sdtContent>
              <w:ins w:author="Anonymous" w:id="201" w:date="2026-09-24T05:26:08Z">
                <w:sdt>
                  <w:sdtPr>
                    <w:id w:val="746572257"/>
                    <w:tag w:val="goog_rdk_313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527300"/>
                            <wp:effectExtent b="0" l="0" r="0" t="0"/>
                            <wp:docPr id="208" name="image44.png"/>
                            <a:graphic>
                              <a:graphicData uri="http://schemas.openxmlformats.org/drawingml/2006/picture">
                                <pic:pic>
                                  <pic:nvPicPr>
                                    <pic:cNvPr id="0" name="image44.png"/>
                                    <pic:cNvPicPr preferRelativeResize="0"/>
                                  </pic:nvPicPr>
                                  <pic:blipFill>
                                    <a:blip r:embed="rId14"/>
                                    <a:srcRect b="0" l="-895" r="0" t="0"/>
                                    <a:stretch>
                                      <a:fillRect/>
                                    </a:stretch>
                                  </pic:blipFill>
                                  <pic:spPr>
                                    <a:xfrm>
                                      <a:off x="0" y="0"/>
                                      <a:ext cx="5213475" cy="2527300"/>
                                    </a:xfrm>
                                    <a:prstGeom prst="rect"/>
                                    <a:ln/>
                                  </pic:spPr>
                                </pic:pic>
                              </a:graphicData>
                            </a:graphic>
                          </wp:inline>
                        </w:drawing>
                      </w:r>
                    </w:del>
                  </w:sdtContent>
                </w:sdt>
              </w:ins>
              <w:sdt>
                <w:sdtPr>
                  <w:id w:val="-625695476"/>
                  <w:tag w:val="goog_rdk_313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h8zsvhzfy3p6" w:id="128"/>
                  <w:bookmarkEnd w:id="128"/>
                </w:del>
              </w:ins>
            </w:sdtContent>
          </w:sdt>
        </w:p>
      </w:sdtContent>
    </w:sdt>
    <w:sdt>
      <w:sdtPr>
        <w:id w:val="-1075888820"/>
        <w:tag w:val="goog_rdk_3140"/>
      </w:sdtPr>
      <w:sdtContent>
        <w:p w:rsidR="00000000" w:rsidDel="00000000" w:rsidP="00000000" w:rsidRDefault="00000000" w:rsidRPr="00000000" w14:paraId="00000260">
          <w:pPr>
            <w:pStyle w:val="Heading1"/>
            <w:numPr>
              <w:ilvl w:val="0"/>
              <w:numId w:val="31"/>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824387024"/>
              <w:tag w:val="goog_rdk_3133"/>
            </w:sdtPr>
            <w:sdtContent>
              <w:ins w:author="Anonymous" w:id="201" w:date="2026-09-24T05:26:08Z">
                <w:sdt>
                  <w:sdtPr>
                    <w:id w:val="1321846170"/>
                    <w:tag w:val="goog_rdk_3134"/>
                  </w:sdtPr>
                  <w:sdtContent>
                    <w:del w:author="Kanihaa" w:id="9" w:date="2026-09-25T08:48:49Z"/>
                  </w:sdtContent>
                </w:sdt>
              </w:ins>
              <w:sdt>
                <w:sdtPr>
                  <w:id w:val="-1644553374"/>
                  <w:tag w:val="goog_rdk_313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You will get trending models here you can select the model here or you can set the model by </w:delText>
                      </w:r>
                    </w:del>
                  </w:ins>
                </w:sdtContent>
              </w:sdt>
              <w:ins w:author="Anonymous" w:id="201" w:date="2026-09-24T05:26:08Z">
                <w:del w:author="Kanihaa" w:id="9" w:date="2026-09-25T08:48:49Z">
                  <w:bookmarkStart w:colFirst="0" w:colLast="0" w:name="_heading=h.7ae62zphh0so" w:id="129"/>
                  <w:bookmarkEnd w:id="129"/>
                  <w:sdt>
                    <w:sdtPr>
                      <w:id w:val="44507818"/>
                      <w:tag w:val="goog_rdk_313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going </w:delText>
                      </w:r>
                    </w:sdtContent>
                  </w:sdt>
                  <w:sdt>
                    <w:sdtPr>
                      <w:id w:val="1728513742"/>
                      <w:tag w:val="goog_rdk_313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togo</w:delText>
                      </w:r>
                    </w:sdtContent>
                  </w:sdt>
                  <w:sdt>
                    <w:sdtPr>
                      <w:id w:val="923096780"/>
                      <w:tag w:val="goog_rdk_313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to</w:delText>
                      </w:r>
                    </w:sdtContent>
                  </w:sdt>
                  <w:sdt>
                    <w:sdtPr>
                      <w:id w:val="1113006191"/>
                      <w:tag w:val="goog_rdk_313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the API Documentation.</w:delText>
                      </w:r>
                    </w:sdtContent>
                  </w:sdt>
                </w:del>
              </w:ins>
            </w:sdtContent>
          </w:sdt>
        </w:p>
      </w:sdtContent>
    </w:sdt>
    <w:sdt>
      <w:sdtPr>
        <w:id w:val="852235713"/>
        <w:tag w:val="goog_rdk_3145"/>
      </w:sdtPr>
      <w:sdtContent>
        <w:p w:rsidR="00000000" w:rsidDel="00000000" w:rsidP="00000000" w:rsidRDefault="00000000" w:rsidRPr="00000000" w14:paraId="00000261">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72840685"/>
              <w:tag w:val="goog_rdk_3141"/>
            </w:sdtPr>
            <w:sdtContent>
              <w:ins w:author="Anonymous" w:id="201" w:date="2026-09-24T05:26:08Z">
                <w:sdt>
                  <w:sdtPr>
                    <w:id w:val="670086518"/>
                    <w:tag w:val="goog_rdk_3142"/>
                  </w:sdtPr>
                  <w:sdtContent>
                    <w:del w:author="Kanihaa" w:id="9" w:date="2026-09-25T08:48:49Z"/>
                  </w:sdtContent>
                </w:sdt>
              </w:ins>
              <w:sdt>
                <w:sdtPr>
                  <w:id w:val="1451963169"/>
                  <w:tag w:val="goog_rdk_314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r>
                    </w:del>
                  </w:ins>
                </w:sdtContent>
              </w:sdt>
              <w:ins w:author="Anonymous" w:id="201" w:date="2026-09-24T05:26:08Z">
                <w:del w:author="Kanihaa" w:id="9" w:date="2026-09-25T08:48:49Z">
                  <w:bookmarkStart w:colFirst="0" w:colLast="0" w:name="_heading=h.ibogf44w9bcc" w:id="130"/>
                  <w:bookmarkEnd w:id="130"/>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076700"/>
                        <wp:effectExtent b="0" l="0" r="0" t="0"/>
                        <wp:docPr id="236" name="image52.png"/>
                        <a:graphic>
                          <a:graphicData uri="http://schemas.openxmlformats.org/drawingml/2006/picture">
                            <pic:pic>
                              <pic:nvPicPr>
                                <pic:cNvPr id="0" name="image52.png"/>
                                <pic:cNvPicPr preferRelativeResize="0"/>
                              </pic:nvPicPr>
                              <pic:blipFill>
                                <a:blip r:embed="rId15"/>
                                <a:srcRect b="0" l="-2492" r="2492" t="0"/>
                                <a:stretch>
                                  <a:fillRect/>
                                </a:stretch>
                              </pic:blipFill>
                              <pic:spPr>
                                <a:xfrm>
                                  <a:off x="0" y="0"/>
                                  <a:ext cx="5213475" cy="4076700"/>
                                </a:xfrm>
                                <a:prstGeom prst="rect"/>
                                <a:ln/>
                              </pic:spPr>
                            </pic:pic>
                          </a:graphicData>
                        </a:graphic>
                      </wp:inline>
                    </w:drawing>
                  </w:r>
                  <w:sdt>
                    <w:sdtPr>
                      <w:id w:val="-2002939601"/>
                      <w:tag w:val="goog_rdk_314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sdtContent>
                  </w:sdt>
                </w:del>
              </w:ins>
            </w:sdtContent>
          </w:sdt>
        </w:p>
      </w:sdtContent>
    </w:sdt>
    <w:sdt>
      <w:sdtPr>
        <w:id w:val="920209942"/>
        <w:tag w:val="goog_rdk_3149"/>
      </w:sdtPr>
      <w:sdtContent>
        <w:p w:rsidR="00000000" w:rsidDel="00000000" w:rsidP="00000000" w:rsidRDefault="00000000" w:rsidRPr="00000000" w14:paraId="00000262">
          <w:pPr>
            <w:pStyle w:val="Heading1"/>
            <w:spacing w:after="280" w:before="28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36856081"/>
              <w:tag w:val="goog_rdk_3146"/>
            </w:sdtPr>
            <w:sdtContent>
              <w:ins w:author="Anonymous" w:id="201" w:date="2026-09-24T05:26:08Z">
                <w:sdt>
                  <w:sdtPr>
                    <w:id w:val="2147031787"/>
                    <w:tag w:val="goog_rdk_3147"/>
                  </w:sdtPr>
                  <w:sdtContent>
                    <w:del w:author="Kanihaa" w:id="9" w:date="2026-09-25T08:48:49Z"/>
                  </w:sdtContent>
                </w:sdt>
              </w:ins>
              <w:sdt>
                <w:sdtPr>
                  <w:id w:val="650075342"/>
                  <w:tag w:val="goog_rdk_314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beax3lvk7q6n" w:id="32"/>
                  <w:bookmarkEnd w:id="32"/>
                </w:del>
              </w:ins>
            </w:sdtContent>
          </w:sdt>
        </w:p>
      </w:sdtContent>
    </w:sdt>
    <w:sdt>
      <w:sdtPr>
        <w:id w:val="16092402"/>
        <w:tag w:val="goog_rdk_3153"/>
      </w:sdtPr>
      <w:sdtContent>
        <w:p w:rsidR="00000000" w:rsidDel="00000000" w:rsidP="00000000" w:rsidRDefault="00000000" w:rsidRPr="00000000" w14:paraId="00000263">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81553291"/>
              <w:tag w:val="goog_rdk_3150"/>
            </w:sdtPr>
            <w:sdtContent>
              <w:ins w:author="Anonymous" w:id="201" w:date="2026-09-24T05:26:08Z">
                <w:sdt>
                  <w:sdtPr>
                    <w:id w:val="1117004087"/>
                    <w:tag w:val="goog_rdk_3151"/>
                  </w:sdtPr>
                  <w:sdtContent>
                    <w:del w:author="Kanihaa" w:id="9" w:date="2026-09-25T08:48:49Z"/>
                  </w:sdtContent>
                </w:sdt>
              </w:ins>
              <w:sdt>
                <w:sdtPr>
                  <w:id w:val="-184595022"/>
                  <w:tag w:val="goog_rdk_315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umh8g1z07n8b" w:id="131"/>
                  <w:bookmarkEnd w:id="131"/>
                </w:del>
              </w:ins>
            </w:sdtContent>
          </w:sdt>
        </w:p>
      </w:sdtContent>
    </w:sdt>
    <w:sdt>
      <w:sdtPr>
        <w:id w:val="1697586756"/>
        <w:tag w:val="goog_rdk_3157"/>
      </w:sdtPr>
      <w:sdtContent>
        <w:p w:rsidR="00000000" w:rsidDel="00000000" w:rsidP="00000000" w:rsidRDefault="00000000" w:rsidRPr="00000000" w14:paraId="00000264">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81029171"/>
              <w:tag w:val="goog_rdk_3154"/>
            </w:sdtPr>
            <w:sdtContent>
              <w:ins w:author="Anonymous" w:id="201" w:date="2026-09-24T05:26:08Z">
                <w:sdt>
                  <w:sdtPr>
                    <w:id w:val="-1088659530"/>
                    <w:tag w:val="goog_rdk_3155"/>
                  </w:sdtPr>
                  <w:sdtContent>
                    <w:del w:author="Kanihaa" w:id="9" w:date="2026-09-25T08:48:49Z"/>
                  </w:sdtContent>
                </w:sdt>
              </w:ins>
              <w:sdt>
                <w:sdtPr>
                  <w:id w:val="-356684616"/>
                  <w:tag w:val="goog_rdk_315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qtgbrr1l0o1l" w:id="132"/>
                  <w:bookmarkEnd w:id="132"/>
                </w:del>
              </w:ins>
            </w:sdtContent>
          </w:sdt>
        </w:p>
      </w:sdtContent>
    </w:sdt>
    <w:sdt>
      <w:sdtPr>
        <w:id w:val="-617747831"/>
        <w:tag w:val="goog_rdk_3161"/>
      </w:sdtPr>
      <w:sdtContent>
        <w:p w:rsidR="00000000" w:rsidDel="00000000" w:rsidP="00000000" w:rsidRDefault="00000000" w:rsidRPr="00000000" w14:paraId="00000265">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8704958"/>
              <w:tag w:val="goog_rdk_3158"/>
            </w:sdtPr>
            <w:sdtContent>
              <w:ins w:author="Anonymous" w:id="201" w:date="2026-09-24T05:26:08Z">
                <w:sdt>
                  <w:sdtPr>
                    <w:id w:val="1761795004"/>
                    <w:tag w:val="goog_rdk_3159"/>
                  </w:sdtPr>
                  <w:sdtContent>
                    <w:del w:author="Kanihaa" w:id="9" w:date="2026-09-25T08:48:49Z"/>
                  </w:sdtContent>
                </w:sdt>
              </w:ins>
              <w:sdt>
                <w:sdtPr>
                  <w:id w:val="-420250245"/>
                  <w:tag w:val="goog_rdk_316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6a8v26ooprmi" w:id="133"/>
                  <w:bookmarkEnd w:id="133"/>
                </w:del>
              </w:ins>
            </w:sdtContent>
          </w:sdt>
        </w:p>
      </w:sdtContent>
    </w:sdt>
    <w:sdt>
      <w:sdtPr>
        <w:id w:val="1073413518"/>
        <w:tag w:val="goog_rdk_3165"/>
      </w:sdtPr>
      <w:sdtContent>
        <w:p w:rsidR="00000000" w:rsidDel="00000000" w:rsidP="00000000" w:rsidRDefault="00000000" w:rsidRPr="00000000" w14:paraId="00000266">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30478168"/>
              <w:tag w:val="goog_rdk_3162"/>
            </w:sdtPr>
            <w:sdtContent>
              <w:ins w:author="Anonymous" w:id="201" w:date="2026-09-24T05:26:08Z">
                <w:sdt>
                  <w:sdtPr>
                    <w:id w:val="-1094289320"/>
                    <w:tag w:val="goog_rdk_3163"/>
                  </w:sdtPr>
                  <w:sdtContent>
                    <w:del w:author="Kanihaa" w:id="9" w:date="2026-09-25T08:48:49Z"/>
                  </w:sdtContent>
                </w:sdt>
              </w:ins>
              <w:sdt>
                <w:sdtPr>
                  <w:id w:val="676794168"/>
                  <w:tag w:val="goog_rdk_3164"/>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htvo2g9r12bb" w:id="134"/>
                  <w:bookmarkEnd w:id="134"/>
                </w:del>
              </w:ins>
            </w:sdtContent>
          </w:sdt>
        </w:p>
      </w:sdtContent>
    </w:sdt>
    <w:sdt>
      <w:sdtPr>
        <w:id w:val="802006355"/>
        <w:tag w:val="goog_rdk_3169"/>
      </w:sdtPr>
      <w:sdtContent>
        <w:p w:rsidR="00000000" w:rsidDel="00000000" w:rsidP="00000000" w:rsidRDefault="00000000" w:rsidRPr="00000000" w14:paraId="00000267">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88666561"/>
              <w:tag w:val="goog_rdk_3166"/>
            </w:sdtPr>
            <w:sdtContent>
              <w:ins w:author="Anonymous" w:id="201" w:date="2026-09-24T05:26:08Z">
                <w:sdt>
                  <w:sdtPr>
                    <w:id w:val="-114929549"/>
                    <w:tag w:val="goog_rdk_3167"/>
                  </w:sdtPr>
                  <w:sdtContent>
                    <w:del w:author="Kanihaa" w:id="9" w:date="2026-09-25T08:48:49Z"/>
                  </w:sdtContent>
                </w:sdt>
              </w:ins>
              <w:sdt>
                <w:sdtPr>
                  <w:id w:val="-252958580"/>
                  <w:tag w:val="goog_rdk_316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nqy27up5xbg" w:id="135"/>
                  <w:bookmarkEnd w:id="135"/>
                </w:del>
              </w:ins>
            </w:sdtContent>
          </w:sdt>
        </w:p>
      </w:sdtContent>
    </w:sdt>
    <w:sdt>
      <w:sdtPr>
        <w:id w:val="-1025340953"/>
        <w:tag w:val="goog_rdk_3173"/>
      </w:sdtPr>
      <w:sdtContent>
        <w:p w:rsidR="00000000" w:rsidDel="00000000" w:rsidP="00000000" w:rsidRDefault="00000000" w:rsidRPr="00000000" w14:paraId="00000268">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95152286"/>
              <w:tag w:val="goog_rdk_3170"/>
            </w:sdtPr>
            <w:sdtContent>
              <w:ins w:author="Anonymous" w:id="201" w:date="2026-09-24T05:26:08Z">
                <w:sdt>
                  <w:sdtPr>
                    <w:id w:val="1218460751"/>
                    <w:tag w:val="goog_rdk_3171"/>
                  </w:sdtPr>
                  <w:sdtContent>
                    <w:del w:author="Kanihaa" w:id="9" w:date="2026-09-25T08:48:49Z"/>
                  </w:sdtContent>
                </w:sdt>
              </w:ins>
              <w:sdt>
                <w:sdtPr>
                  <w:id w:val="-1732624352"/>
                  <w:tag w:val="goog_rdk_317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jcqf4y5te8vj" w:id="136"/>
                  <w:bookmarkEnd w:id="136"/>
                </w:del>
              </w:ins>
            </w:sdtContent>
          </w:sdt>
        </w:p>
      </w:sdtContent>
    </w:sdt>
    <w:sdt>
      <w:sdtPr>
        <w:id w:val="-1494266753"/>
        <w:tag w:val="goog_rdk_3177"/>
      </w:sdtPr>
      <w:sdtContent>
        <w:p w:rsidR="00000000" w:rsidDel="00000000" w:rsidP="00000000" w:rsidRDefault="00000000" w:rsidRPr="00000000" w14:paraId="00000269">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93645766"/>
              <w:tag w:val="goog_rdk_3174"/>
            </w:sdtPr>
            <w:sdtContent>
              <w:ins w:author="Anonymous" w:id="201" w:date="2026-09-24T05:26:08Z">
                <w:sdt>
                  <w:sdtPr>
                    <w:id w:val="-994535709"/>
                    <w:tag w:val="goog_rdk_3175"/>
                  </w:sdtPr>
                  <w:sdtContent>
                    <w:del w:author="Kanihaa" w:id="9" w:date="2026-09-25T08:48:49Z"/>
                  </w:sdtContent>
                </w:sdt>
              </w:ins>
              <w:sdt>
                <w:sdtPr>
                  <w:id w:val="6646343"/>
                  <w:tag w:val="goog_rdk_317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sdefyo1aevgm" w:id="137"/>
                  <w:bookmarkEnd w:id="137"/>
                </w:del>
              </w:ins>
            </w:sdtContent>
          </w:sdt>
        </w:p>
      </w:sdtContent>
    </w:sdt>
    <w:sdt>
      <w:sdtPr>
        <w:id w:val="201290892"/>
        <w:tag w:val="goog_rdk_3181"/>
      </w:sdtPr>
      <w:sdtContent>
        <w:p w:rsidR="00000000" w:rsidDel="00000000" w:rsidP="00000000" w:rsidRDefault="00000000" w:rsidRPr="00000000" w14:paraId="0000026A">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39315280"/>
              <w:tag w:val="goog_rdk_3178"/>
            </w:sdtPr>
            <w:sdtContent>
              <w:ins w:author="Anonymous" w:id="201" w:date="2026-09-24T05:26:08Z">
                <w:sdt>
                  <w:sdtPr>
                    <w:id w:val="297437735"/>
                    <w:tag w:val="goog_rdk_3179"/>
                  </w:sdtPr>
                  <w:sdtContent>
                    <w:del w:author="Kanihaa" w:id="9" w:date="2026-09-25T08:48:49Z"/>
                  </w:sdtContent>
                </w:sdt>
              </w:ins>
              <w:sdt>
                <w:sdtPr>
                  <w:id w:val="-1467356667"/>
                  <w:tag w:val="goog_rdk_318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pkb6q1dqz227" w:id="138"/>
                  <w:bookmarkEnd w:id="138"/>
                </w:del>
              </w:ins>
            </w:sdtContent>
          </w:sdt>
        </w:p>
      </w:sdtContent>
    </w:sdt>
    <w:sdt>
      <w:sdtPr>
        <w:id w:val="665696823"/>
        <w:tag w:val="goog_rdk_3185"/>
      </w:sdtPr>
      <w:sdtContent>
        <w:p w:rsidR="00000000" w:rsidDel="00000000" w:rsidP="00000000" w:rsidRDefault="00000000" w:rsidRPr="00000000" w14:paraId="0000026B">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86959098"/>
              <w:tag w:val="goog_rdk_3182"/>
            </w:sdtPr>
            <w:sdtContent>
              <w:ins w:author="Anonymous" w:id="201" w:date="2026-09-24T05:26:08Z">
                <w:sdt>
                  <w:sdtPr>
                    <w:id w:val="-1338085470"/>
                    <w:tag w:val="goog_rdk_3183"/>
                  </w:sdtPr>
                  <w:sdtContent>
                    <w:del w:author="Kanihaa" w:id="9" w:date="2026-09-25T08:48:49Z"/>
                  </w:sdtContent>
                </w:sdt>
              </w:ins>
              <w:sdt>
                <w:sdtPr>
                  <w:id w:val="-1071608065"/>
                  <w:tag w:val="goog_rdk_3184"/>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8gshqsdkf5rh" w:id="139"/>
                  <w:bookmarkEnd w:id="139"/>
                </w:del>
              </w:ins>
            </w:sdtContent>
          </w:sdt>
        </w:p>
      </w:sdtContent>
    </w:sdt>
    <w:sdt>
      <w:sdtPr>
        <w:id w:val="-1191249833"/>
        <w:tag w:val="goog_rdk_3189"/>
      </w:sdtPr>
      <w:sdtContent>
        <w:p w:rsidR="00000000" w:rsidDel="00000000" w:rsidP="00000000" w:rsidRDefault="00000000" w:rsidRPr="00000000" w14:paraId="0000026C">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57512987"/>
              <w:tag w:val="goog_rdk_3186"/>
            </w:sdtPr>
            <w:sdtContent>
              <w:ins w:author="Anonymous" w:id="201" w:date="2026-09-24T05:26:08Z">
                <w:sdt>
                  <w:sdtPr>
                    <w:id w:val="705565116"/>
                    <w:tag w:val="goog_rdk_3187"/>
                  </w:sdtPr>
                  <w:sdtContent>
                    <w:del w:author="Kanihaa" w:id="9" w:date="2026-09-25T08:48:49Z"/>
                  </w:sdtContent>
                </w:sdt>
              </w:ins>
              <w:sdt>
                <w:sdtPr>
                  <w:id w:val="-1054437933"/>
                  <w:tag w:val="goog_rdk_318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7ccvi75rhi8x" w:id="140"/>
                  <w:bookmarkEnd w:id="140"/>
                </w:del>
              </w:ins>
            </w:sdtContent>
          </w:sdt>
        </w:p>
      </w:sdtContent>
    </w:sdt>
    <w:sdt>
      <w:sdtPr>
        <w:id w:val="-773696413"/>
        <w:tag w:val="goog_rdk_3193"/>
      </w:sdtPr>
      <w:sdtContent>
        <w:p w:rsidR="00000000" w:rsidDel="00000000" w:rsidP="00000000" w:rsidRDefault="00000000" w:rsidRPr="00000000" w14:paraId="0000026D">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54042924"/>
              <w:tag w:val="goog_rdk_3190"/>
            </w:sdtPr>
            <w:sdtContent>
              <w:ins w:author="Anonymous" w:id="201" w:date="2026-09-24T05:26:08Z">
                <w:sdt>
                  <w:sdtPr>
                    <w:id w:val="-231417974"/>
                    <w:tag w:val="goog_rdk_3191"/>
                  </w:sdtPr>
                  <w:sdtContent>
                    <w:del w:author="Kanihaa" w:id="9" w:date="2026-09-25T08:48:49Z"/>
                  </w:sdtContent>
                </w:sdt>
              </w:ins>
              <w:sdt>
                <w:sdtPr>
                  <w:id w:val="-645676838"/>
                  <w:tag w:val="goog_rdk_319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quttl053h9fr" w:id="141"/>
                  <w:bookmarkEnd w:id="141"/>
                </w:del>
              </w:ins>
            </w:sdtContent>
          </w:sdt>
        </w:p>
      </w:sdtContent>
    </w:sdt>
    <w:sdt>
      <w:sdtPr>
        <w:id w:val="-1648073846"/>
        <w:tag w:val="goog_rdk_3197"/>
      </w:sdtPr>
      <w:sdtContent>
        <w:p w:rsidR="00000000" w:rsidDel="00000000" w:rsidP="00000000" w:rsidRDefault="00000000" w:rsidRPr="00000000" w14:paraId="0000026E">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69935292"/>
              <w:tag w:val="goog_rdk_3194"/>
            </w:sdtPr>
            <w:sdtContent>
              <w:ins w:author="Anonymous" w:id="201" w:date="2026-09-24T05:26:08Z">
                <w:sdt>
                  <w:sdtPr>
                    <w:id w:val="-294900554"/>
                    <w:tag w:val="goog_rdk_3195"/>
                  </w:sdtPr>
                  <w:sdtContent>
                    <w:del w:author="Kanihaa" w:id="9" w:date="2026-09-25T08:48:49Z"/>
                  </w:sdtContent>
                </w:sdt>
              </w:ins>
              <w:sdt>
                <w:sdtPr>
                  <w:id w:val="2096527133"/>
                  <w:tag w:val="goog_rdk_319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nr5zmcyy5siq" w:id="142"/>
                  <w:bookmarkEnd w:id="142"/>
                </w:del>
              </w:ins>
            </w:sdtContent>
          </w:sdt>
        </w:p>
      </w:sdtContent>
    </w:sdt>
    <w:sdt>
      <w:sdtPr>
        <w:id w:val="385441645"/>
        <w:tag w:val="goog_rdk_3201"/>
      </w:sdtPr>
      <w:sdtContent>
        <w:p w:rsidR="00000000" w:rsidDel="00000000" w:rsidP="00000000" w:rsidRDefault="00000000" w:rsidRPr="00000000" w14:paraId="0000026F">
          <w:pPr>
            <w:pStyle w:val="Heading1"/>
            <w:spacing w:after="240" w:before="24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79204566"/>
              <w:tag w:val="goog_rdk_3198"/>
            </w:sdtPr>
            <w:sdtContent>
              <w:ins w:author="Anonymous" w:id="201" w:date="2026-09-24T05:26:08Z">
                <w:sdt>
                  <w:sdtPr>
                    <w:id w:val="-1495095158"/>
                    <w:tag w:val="goog_rdk_3199"/>
                  </w:sdtPr>
                  <w:sdtContent>
                    <w:del w:author="Kanihaa" w:id="9" w:date="2026-09-25T08:48:49Z"/>
                  </w:sdtContent>
                </w:sdt>
              </w:ins>
              <w:sdt>
                <w:sdtPr>
                  <w:id w:val="1441023506"/>
                  <w:tag w:val="goog_rdk_320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1.2: Configure access and permissions</w:delText>
                      </w:r>
                    </w:del>
                  </w:ins>
                </w:sdtContent>
              </w:sdt>
              <w:ins w:author="Anonymous" w:id="201" w:date="2026-09-24T05:26:08Z">
                <w:del w:author="Kanihaa" w:id="9" w:date="2026-09-25T08:48:49Z">
                  <w:bookmarkStart w:colFirst="0" w:colLast="0" w:name="_heading=h.n6i5w24dt2bc" w:id="143"/>
                  <w:bookmarkEnd w:id="143"/>
                </w:del>
              </w:ins>
            </w:sdtContent>
          </w:sdt>
        </w:p>
      </w:sdtContent>
    </w:sdt>
    <w:sdt>
      <w:sdtPr>
        <w:id w:val="-616255486"/>
        <w:tag w:val="goog_rdk_3205"/>
      </w:sdtPr>
      <w:sdtContent>
        <w:p w:rsidR="00000000" w:rsidDel="00000000" w:rsidP="00000000" w:rsidRDefault="00000000" w:rsidRPr="00000000" w14:paraId="00000270">
          <w:pPr>
            <w:pStyle w:val="Heading1"/>
            <w:numPr>
              <w:ilvl w:val="0"/>
              <w:numId w:val="18"/>
            </w:numPr>
            <w:spacing w:after="280" w:before="280" w:lineRule="auto"/>
            <w:ind w:left="720" w:hanging="360"/>
            <w:rPr>
              <w:ins w:author="Anonymous" w:id="201" w:date="2026-09-24T05:26:08Z"/>
              <w:del w:author="Kanihaa" w:id="9" w:date="2026-09-25T08:48:49Z"/>
              <w:rFonts w:ascii="Calibri" w:cs="Calibri" w:eastAsia="Calibri" w:hAnsi="Calibri"/>
              <w:strike w:val="1"/>
              <w:highlight w:val="black"/>
            </w:rPr>
          </w:pPr>
          <w:sdt>
            <w:sdtPr>
              <w:id w:val="-328641054"/>
              <w:tag w:val="goog_rdk_3202"/>
            </w:sdtPr>
            <w:sdtContent>
              <w:ins w:author="Anonymous" w:id="201" w:date="2026-09-24T05:26:08Z">
                <w:sdt>
                  <w:sdtPr>
                    <w:id w:val="-86587039"/>
                    <w:tag w:val="goog_rdk_3203"/>
                  </w:sdtPr>
                  <w:sdtContent>
                    <w:del w:author="Kanihaa" w:id="9" w:date="2026-09-25T08:48:49Z"/>
                  </w:sdtContent>
                </w:sdt>
              </w:ins>
              <w:sdt>
                <w:sdtPr>
                  <w:id w:val="210993661"/>
                  <w:tag w:val="goog_rdk_320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You will get interface like this and now click on Create API key</w:delText>
                      </w:r>
                    </w:del>
                  </w:ins>
                </w:sdtContent>
              </w:sdt>
              <w:ins w:author="Anonymous" w:id="201" w:date="2026-09-24T05:26:08Z">
                <w:del w:author="Kanihaa" w:id="9" w:date="2026-09-25T08:48:49Z">
                  <w:bookmarkStart w:colFirst="0" w:colLast="0" w:name="_heading=h.umui35nzem1m" w:id="33"/>
                  <w:bookmarkEnd w:id="33"/>
                </w:del>
              </w:ins>
            </w:sdtContent>
          </w:sdt>
        </w:p>
      </w:sdtContent>
    </w:sdt>
    <w:sdt>
      <w:sdtPr>
        <w:id w:val="447896978"/>
        <w:tag w:val="goog_rdk_3209"/>
      </w:sdtPr>
      <w:sdtContent>
        <w:p w:rsidR="00000000" w:rsidDel="00000000" w:rsidP="00000000" w:rsidRDefault="00000000" w:rsidRPr="00000000" w14:paraId="00000271">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89229007"/>
              <w:tag w:val="goog_rdk_3206"/>
            </w:sdtPr>
            <w:sdtContent>
              <w:ins w:author="Anonymous" w:id="201" w:date="2026-09-24T05:26:08Z">
                <w:sdt>
                  <w:sdtPr>
                    <w:id w:val="-1260107074"/>
                    <w:tag w:val="goog_rdk_320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362200"/>
                            <wp:effectExtent b="0" l="0" r="0" t="0"/>
                            <wp:docPr id="166" name="image22.png"/>
                            <a:graphic>
                              <a:graphicData uri="http://schemas.openxmlformats.org/drawingml/2006/picture">
                                <pic:pic>
                                  <pic:nvPicPr>
                                    <pic:cNvPr id="0" name="image22.png"/>
                                    <pic:cNvPicPr preferRelativeResize="0"/>
                                  </pic:nvPicPr>
                                  <pic:blipFill>
                                    <a:blip r:embed="rId16"/>
                                    <a:srcRect b="10623" l="0" r="0" t="-10623"/>
                                    <a:stretch>
                                      <a:fillRect/>
                                    </a:stretch>
                                  </pic:blipFill>
                                  <pic:spPr>
                                    <a:xfrm>
                                      <a:off x="0" y="0"/>
                                      <a:ext cx="5213475" cy="2362200"/>
                                    </a:xfrm>
                                    <a:prstGeom prst="rect"/>
                                    <a:ln/>
                                  </pic:spPr>
                                </pic:pic>
                              </a:graphicData>
                            </a:graphic>
                          </wp:inline>
                        </w:drawing>
                      </w:r>
                    </w:del>
                  </w:sdtContent>
                </w:sdt>
              </w:ins>
              <w:sdt>
                <w:sdtPr>
                  <w:id w:val="1623281264"/>
                  <w:tag w:val="goog_rdk_320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s2tru7f5vqhs" w:id="144"/>
                  <w:bookmarkEnd w:id="144"/>
                </w:del>
              </w:ins>
            </w:sdtContent>
          </w:sdt>
        </w:p>
      </w:sdtContent>
    </w:sdt>
    <w:sdt>
      <w:sdtPr>
        <w:id w:val="126955048"/>
        <w:tag w:val="goog_rdk_3213"/>
      </w:sdtPr>
      <w:sdtContent>
        <w:p w:rsidR="00000000" w:rsidDel="00000000" w:rsidP="00000000" w:rsidRDefault="00000000" w:rsidRPr="00000000" w14:paraId="00000272">
          <w:pPr>
            <w:pStyle w:val="Heading1"/>
            <w:spacing w:after="240" w:before="24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97550256"/>
              <w:tag w:val="goog_rdk_3210"/>
            </w:sdtPr>
            <w:sdtContent>
              <w:ins w:author="Anonymous" w:id="201" w:date="2026-09-24T05:26:08Z">
                <w:sdt>
                  <w:sdtPr>
                    <w:id w:val="1031103229"/>
                    <w:tag w:val="goog_rdk_3211"/>
                  </w:sdtPr>
                  <w:sdtContent>
                    <w:del w:author="Kanihaa" w:id="9" w:date="2026-09-25T08:48:49Z"/>
                  </w:sdtContent>
                </w:sdt>
              </w:ins>
              <w:sdt>
                <w:sdtPr>
                  <w:id w:val="520384592"/>
                  <w:tag w:val="goog_rdk_321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kxk2qttrlnzp" w:id="145"/>
                  <w:bookmarkEnd w:id="145"/>
                </w:del>
              </w:ins>
            </w:sdtContent>
          </w:sdt>
        </w:p>
      </w:sdtContent>
    </w:sdt>
    <w:sdt>
      <w:sdtPr>
        <w:id w:val="451052341"/>
        <w:tag w:val="goog_rdk_3217"/>
      </w:sdtPr>
      <w:sdtContent>
        <w:p w:rsidR="00000000" w:rsidDel="00000000" w:rsidP="00000000" w:rsidRDefault="00000000" w:rsidRPr="00000000" w14:paraId="00000273">
          <w:pPr>
            <w:pStyle w:val="Heading1"/>
            <w:spacing w:after="240" w:before="24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00942989"/>
              <w:tag w:val="goog_rdk_3214"/>
            </w:sdtPr>
            <w:sdtContent>
              <w:ins w:author="Anonymous" w:id="201" w:date="2026-09-24T05:26:08Z">
                <w:sdt>
                  <w:sdtPr>
                    <w:id w:val="214398666"/>
                    <w:tag w:val="goog_rdk_3215"/>
                  </w:sdtPr>
                  <w:sdtContent>
                    <w:del w:author="Kanihaa" w:id="9" w:date="2026-09-25T08:48:49Z"/>
                  </w:sdtContent>
                </w:sdt>
              </w:ins>
              <w:sdt>
                <w:sdtPr>
                  <w:id w:val="70602586"/>
                  <w:tag w:val="goog_rdk_321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dtgaibuv0v9q" w:id="146"/>
                  <w:bookmarkEnd w:id="146"/>
                </w:del>
              </w:ins>
            </w:sdtContent>
          </w:sdt>
        </w:p>
      </w:sdtContent>
    </w:sdt>
    <w:sdt>
      <w:sdtPr>
        <w:id w:val="-632865492"/>
        <w:tag w:val="goog_rdk_3221"/>
      </w:sdtPr>
      <w:sdtContent>
        <w:p w:rsidR="00000000" w:rsidDel="00000000" w:rsidP="00000000" w:rsidRDefault="00000000" w:rsidRPr="00000000" w14:paraId="00000274">
          <w:pPr>
            <w:pStyle w:val="Heading1"/>
            <w:numPr>
              <w:ilvl w:val="0"/>
              <w:numId w:val="31"/>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2118742546"/>
              <w:tag w:val="goog_rdk_3218"/>
            </w:sdtPr>
            <w:sdtContent>
              <w:ins w:author="Anonymous" w:id="201" w:date="2026-09-24T05:26:08Z">
                <w:sdt>
                  <w:sdtPr>
                    <w:id w:val="77401019"/>
                    <w:tag w:val="goog_rdk_3219"/>
                  </w:sdtPr>
                  <w:sdtContent>
                    <w:del w:author="Kanihaa" w:id="9" w:date="2026-09-25T08:48:49Z"/>
                  </w:sdtContent>
                </w:sdt>
              </w:ins>
              <w:sdt>
                <w:sdtPr>
                  <w:id w:val="-2090348607"/>
                  <w:tag w:val="goog_rdk_322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Once click on API key you will the api key and make sure to copy the API key</w:delText>
                      </w:r>
                    </w:del>
                  </w:ins>
                </w:sdtContent>
              </w:sdt>
              <w:ins w:author="Anonymous" w:id="201" w:date="2026-09-24T05:26:08Z">
                <w:del w:author="Kanihaa" w:id="9" w:date="2026-09-25T08:48:49Z">
                  <w:bookmarkStart w:colFirst="0" w:colLast="0" w:name="_heading=h.wm5c5y2oaiuo" w:id="147"/>
                  <w:bookmarkEnd w:id="147"/>
                </w:del>
              </w:ins>
            </w:sdtContent>
          </w:sdt>
        </w:p>
      </w:sdtContent>
    </w:sdt>
    <w:sdt>
      <w:sdtPr>
        <w:id w:val="-879807107"/>
        <w:tag w:val="goog_rdk_3225"/>
      </w:sdtPr>
      <w:sdtContent>
        <w:p w:rsidR="00000000" w:rsidDel="00000000" w:rsidP="00000000" w:rsidRDefault="00000000" w:rsidRPr="00000000" w14:paraId="00000275">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70282715"/>
              <w:tag w:val="goog_rdk_3222"/>
            </w:sdtPr>
            <w:sdtContent>
              <w:ins w:author="Anonymous" w:id="201" w:date="2026-09-24T05:26:08Z">
                <w:sdt>
                  <w:sdtPr>
                    <w:id w:val="-196278541"/>
                    <w:tag w:val="goog_rdk_322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463800"/>
                            <wp:effectExtent b="0" l="0" r="0" t="0"/>
                            <wp:docPr id="257" name="image55.png"/>
                            <a:graphic>
                              <a:graphicData uri="http://schemas.openxmlformats.org/drawingml/2006/picture">
                                <pic:pic>
                                  <pic:nvPicPr>
                                    <pic:cNvPr id="0" name="image55.png"/>
                                    <pic:cNvPicPr preferRelativeResize="0"/>
                                  </pic:nvPicPr>
                                  <pic:blipFill>
                                    <a:blip r:embed="rId17"/>
                                    <a:srcRect b="-38732" l="17940" r="-17940" t="38732"/>
                                    <a:stretch>
                                      <a:fillRect/>
                                    </a:stretch>
                                  </pic:blipFill>
                                  <pic:spPr>
                                    <a:xfrm>
                                      <a:off x="0" y="0"/>
                                      <a:ext cx="5213475" cy="2463800"/>
                                    </a:xfrm>
                                    <a:prstGeom prst="rect"/>
                                    <a:ln/>
                                  </pic:spPr>
                                </pic:pic>
                              </a:graphicData>
                            </a:graphic>
                          </wp:inline>
                        </w:drawing>
                      </w:r>
                    </w:del>
                  </w:sdtContent>
                </w:sdt>
              </w:ins>
              <w:sdt>
                <w:sdtPr>
                  <w:id w:val="690222118"/>
                  <w:tag w:val="goog_rdk_3224"/>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613arlg4mxa" w:id="148"/>
                  <w:bookmarkEnd w:id="148"/>
                </w:del>
              </w:ins>
            </w:sdtContent>
          </w:sdt>
        </w:p>
      </w:sdtContent>
    </w:sdt>
    <w:sdt>
      <w:sdtPr>
        <w:id w:val="-1428482652"/>
        <w:tag w:val="goog_rdk_3229"/>
      </w:sdtPr>
      <w:sdtContent>
        <w:p w:rsidR="00000000" w:rsidDel="00000000" w:rsidP="00000000" w:rsidRDefault="00000000" w:rsidRPr="00000000" w14:paraId="00000276">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39011633"/>
              <w:tag w:val="goog_rdk_3226"/>
            </w:sdtPr>
            <w:sdtContent>
              <w:ins w:author="Anonymous" w:id="201" w:date="2026-09-24T05:26:08Z">
                <w:sdt>
                  <w:sdtPr>
                    <w:id w:val="-1264482837"/>
                    <w:tag w:val="goog_rdk_3227"/>
                  </w:sdtPr>
                  <w:sdtContent>
                    <w:del w:author="Kanihaa" w:id="9" w:date="2026-09-25T08:48:49Z"/>
                  </w:sdtContent>
                </w:sdt>
              </w:ins>
              <w:sdt>
                <w:sdtPr>
                  <w:id w:val="1991667588"/>
                  <w:tag w:val="goog_rdk_322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hsv0iohndsb" w:id="149"/>
                  <w:bookmarkEnd w:id="149"/>
                </w:del>
              </w:ins>
            </w:sdtContent>
          </w:sdt>
        </w:p>
      </w:sdtContent>
    </w:sdt>
    <w:sdt>
      <w:sdtPr>
        <w:id w:val="1526111798"/>
        <w:tag w:val="goog_rdk_3233"/>
      </w:sdtPr>
      <w:sdtContent>
        <w:p w:rsidR="00000000" w:rsidDel="00000000" w:rsidP="00000000" w:rsidRDefault="00000000" w:rsidRPr="00000000" w14:paraId="00000277">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11120787"/>
              <w:tag w:val="goog_rdk_3230"/>
            </w:sdtPr>
            <w:sdtContent>
              <w:ins w:author="Anonymous" w:id="201" w:date="2026-09-24T05:26:08Z">
                <w:sdt>
                  <w:sdtPr>
                    <w:id w:val="1277614239"/>
                    <w:tag w:val="goog_rdk_3231"/>
                  </w:sdtPr>
                  <w:sdtContent>
                    <w:del w:author="Kanihaa" w:id="9" w:date="2026-09-25T08:48:49Z"/>
                  </w:sdtContent>
                </w:sdt>
              </w:ins>
              <w:sdt>
                <w:sdtPr>
                  <w:id w:val="753571999"/>
                  <w:tag w:val="goog_rdk_323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2i8sfpt9oe" w:id="150"/>
                  <w:bookmarkEnd w:id="150"/>
                </w:del>
              </w:ins>
            </w:sdtContent>
          </w:sdt>
        </w:p>
      </w:sdtContent>
    </w:sdt>
    <w:sdt>
      <w:sdtPr>
        <w:id w:val="7578223"/>
        <w:tag w:val="goog_rdk_3237"/>
      </w:sdtPr>
      <w:sdtContent>
        <w:p w:rsidR="00000000" w:rsidDel="00000000" w:rsidP="00000000" w:rsidRDefault="00000000" w:rsidRPr="00000000" w14:paraId="00000278">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34815718"/>
              <w:tag w:val="goog_rdk_3234"/>
            </w:sdtPr>
            <w:sdtContent>
              <w:ins w:author="Anonymous" w:id="201" w:date="2026-09-24T05:26:08Z">
                <w:sdt>
                  <w:sdtPr>
                    <w:id w:val="-1134203274"/>
                    <w:tag w:val="goog_rdk_3235"/>
                  </w:sdtPr>
                  <w:sdtContent>
                    <w:del w:author="Kanihaa" w:id="9" w:date="2026-09-25T08:48:49Z"/>
                  </w:sdtContent>
                </w:sdt>
              </w:ins>
              <w:sdt>
                <w:sdtPr>
                  <w:id w:val="612590596"/>
                  <w:tag w:val="goog_rdk_323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yqwt284vfsxi" w:id="151"/>
                  <w:bookmarkEnd w:id="151"/>
                </w:del>
              </w:ins>
            </w:sdtContent>
          </w:sdt>
        </w:p>
      </w:sdtContent>
    </w:sdt>
    <w:sdt>
      <w:sdtPr>
        <w:id w:val="794577852"/>
        <w:tag w:val="goog_rdk_3241"/>
      </w:sdtPr>
      <w:sdtContent>
        <w:p w:rsidR="00000000" w:rsidDel="00000000" w:rsidP="00000000" w:rsidRDefault="00000000" w:rsidRPr="00000000" w14:paraId="00000279">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19322351"/>
              <w:tag w:val="goog_rdk_3238"/>
            </w:sdtPr>
            <w:sdtContent>
              <w:ins w:author="Anonymous" w:id="201" w:date="2026-09-24T05:26:08Z">
                <w:sdt>
                  <w:sdtPr>
                    <w:id w:val="-1790460462"/>
                    <w:tag w:val="goog_rdk_3239"/>
                  </w:sdtPr>
                  <w:sdtContent>
                    <w:del w:author="Kanihaa" w:id="9" w:date="2026-09-25T08:48:49Z"/>
                  </w:sdtContent>
                </w:sdt>
              </w:ins>
              <w:sdt>
                <w:sdtPr>
                  <w:id w:val="-1097246661"/>
                  <w:tag w:val="goog_rdk_324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e7h1mijjw30l" w:id="152"/>
                  <w:bookmarkEnd w:id="152"/>
                </w:del>
              </w:ins>
            </w:sdtContent>
          </w:sdt>
        </w:p>
      </w:sdtContent>
    </w:sdt>
    <w:sdt>
      <w:sdtPr>
        <w:id w:val="2102225348"/>
        <w:tag w:val="goog_rdk_3245"/>
      </w:sdtPr>
      <w:sdtContent>
        <w:p w:rsidR="00000000" w:rsidDel="00000000" w:rsidP="00000000" w:rsidRDefault="00000000" w:rsidRPr="00000000" w14:paraId="0000027A">
          <w:pPr>
            <w:pStyle w:val="Heading1"/>
            <w:numPr>
              <w:ilvl w:val="0"/>
              <w:numId w:val="35"/>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243937706"/>
              <w:tag w:val="goog_rdk_3242"/>
            </w:sdtPr>
            <w:sdtContent>
              <w:ins w:author="Anonymous" w:id="201" w:date="2026-09-24T05:26:08Z">
                <w:sdt>
                  <w:sdtPr>
                    <w:id w:val="1642034386"/>
                    <w:tag w:val="goog_rdk_3243"/>
                  </w:sdtPr>
                  <w:sdtContent>
                    <w:del w:author="Kanihaa" w:id="9" w:date="2026-09-25T08:48:49Z"/>
                  </w:sdtContent>
                </w:sdt>
              </w:ins>
              <w:sdt>
                <w:sdtPr>
                  <w:id w:val="1306500899"/>
                  <w:tag w:val="goog_rdk_324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1.3: Validate Gemini API connectivity</w:delText>
                        <w:br w:type="textWrapping"/>
                      </w:r>
                    </w:del>
                  </w:ins>
                </w:sdtContent>
              </w:sdt>
              <w:ins w:author="Anonymous" w:id="201" w:date="2026-09-24T05:26:08Z">
                <w:del w:author="Kanihaa" w:id="9" w:date="2026-09-25T08:48:49Z">
                  <w:bookmarkStart w:colFirst="0" w:colLast="0" w:name="_heading=h.tghwab26rnhe" w:id="153"/>
                  <w:bookmarkEnd w:id="153"/>
                </w:del>
              </w:ins>
            </w:sdtContent>
          </w:sdt>
        </w:p>
      </w:sdtContent>
    </w:sdt>
    <w:sdt>
      <w:sdtPr>
        <w:id w:val="1722802976"/>
        <w:tag w:val="goog_rdk_3249"/>
      </w:sdtPr>
      <w:sdtContent>
        <w:p w:rsidR="00000000" w:rsidDel="00000000" w:rsidP="00000000" w:rsidRDefault="00000000" w:rsidRPr="00000000" w14:paraId="0000027B">
          <w:pPr>
            <w:pStyle w:val="Heading1"/>
            <w:numPr>
              <w:ilvl w:val="1"/>
              <w:numId w:val="35"/>
            </w:numPr>
            <w:spacing w:after="240"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378349892"/>
              <w:tag w:val="goog_rdk_3246"/>
            </w:sdtPr>
            <w:sdtContent>
              <w:ins w:author="Anonymous" w:id="201" w:date="2026-09-24T05:26:08Z">
                <w:sdt>
                  <w:sdtPr>
                    <w:id w:val="-384074060"/>
                    <w:tag w:val="goog_rdk_3247"/>
                  </w:sdtPr>
                  <w:sdtContent>
                    <w:del w:author="Kanihaa" w:id="9" w:date="2026-09-25T08:48:49Z"/>
                  </w:sdtContent>
                </w:sdt>
              </w:ins>
              <w:sdt>
                <w:sdtPr>
                  <w:id w:val="1845144400"/>
                  <w:tag w:val="goog_rdk_324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Make a sample prompt call using Python to confirm integration.</w:delText>
                      </w:r>
                    </w:del>
                  </w:ins>
                </w:sdtContent>
              </w:sdt>
              <w:ins w:author="Anonymous" w:id="201" w:date="2026-09-24T05:26:08Z">
                <w:del w:author="Kanihaa" w:id="9" w:date="2026-09-25T08:48:49Z">
                  <w:bookmarkStart w:colFirst="0" w:colLast="0" w:name="_heading=h.71i8p1tp6d7j" w:id="154"/>
                  <w:bookmarkEnd w:id="154"/>
                </w:del>
              </w:ins>
            </w:sdtContent>
          </w:sdt>
        </w:p>
      </w:sdtContent>
    </w:sdt>
    <w:sdt>
      <w:sdtPr>
        <w:id w:val="-1847949199"/>
        <w:tag w:val="goog_rdk_3253"/>
      </w:sdtPr>
      <w:sdtContent>
        <w:p w:rsidR="00000000" w:rsidDel="00000000" w:rsidP="00000000" w:rsidRDefault="00000000" w:rsidRPr="00000000" w14:paraId="0000027C">
          <w:pPr>
            <w:pStyle w:val="Heading1"/>
            <w:spacing w:after="240" w:before="240" w:line="240" w:lineRule="auto"/>
            <w:ind w:left="144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67476948"/>
              <w:tag w:val="goog_rdk_3250"/>
            </w:sdtPr>
            <w:sdtContent>
              <w:ins w:author="Anonymous" w:id="201" w:date="2026-09-24T05:26:08Z">
                <w:sdt>
                  <w:sdtPr>
                    <w:id w:val="436905552"/>
                    <w:tag w:val="goog_rdk_325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562100"/>
                            <wp:effectExtent b="0" l="0" r="0" t="0"/>
                            <wp:docPr id="26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213475" cy="1562100"/>
                                    </a:xfrm>
                                    <a:prstGeom prst="rect"/>
                                    <a:ln/>
                                  </pic:spPr>
                                </pic:pic>
                              </a:graphicData>
                            </a:graphic>
                          </wp:inline>
                        </w:drawing>
                      </w:r>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260600"/>
                            <wp:effectExtent b="0" l="0" r="0" t="0"/>
                            <wp:docPr id="16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213475" cy="2260600"/>
                                    </a:xfrm>
                                    <a:prstGeom prst="rect"/>
                                    <a:ln/>
                                  </pic:spPr>
                                </pic:pic>
                              </a:graphicData>
                            </a:graphic>
                          </wp:inline>
                        </w:drawing>
                      </w:r>
                    </w:del>
                  </w:sdtContent>
                </w:sdt>
              </w:ins>
              <w:sdt>
                <w:sdtPr>
                  <w:id w:val="1304892204"/>
                  <w:tag w:val="goog_rdk_325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sja2sap1hhu1" w:id="155"/>
                  <w:bookmarkEnd w:id="155"/>
                </w:del>
              </w:ins>
            </w:sdtContent>
          </w:sdt>
        </w:p>
      </w:sdtContent>
    </w:sdt>
    <w:sdt>
      <w:sdtPr>
        <w:id w:val="-1873838839"/>
        <w:tag w:val="goog_rdk_3258"/>
      </w:sdtPr>
      <w:sdtContent>
        <w:p w:rsidR="00000000" w:rsidDel="00000000" w:rsidP="00000000" w:rsidRDefault="00000000" w:rsidRPr="00000000" w14:paraId="0000027D">
          <w:pPr>
            <w:pStyle w:val="Heading1"/>
            <w:numPr>
              <w:ilvl w:val="1"/>
              <w:numId w:val="35"/>
            </w:numPr>
            <w:spacing w:after="240" w:before="240"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040264476"/>
              <w:tag w:val="goog_rdk_3254"/>
            </w:sdtPr>
            <w:sdtContent>
              <w:ins w:author="Anonymous" w:id="201" w:date="2026-09-24T05:26:08Z">
                <w:sdt>
                  <w:sdtPr>
                    <w:id w:val="507308729"/>
                    <w:tag w:val="goog_rdk_3255"/>
                  </w:sdtPr>
                  <w:sdtContent>
                    <w:del w:author="Kanihaa" w:id="9" w:date="2026-09-25T08:48:49Z"/>
                  </w:sdtContent>
                </w:sdt>
              </w:ins>
              <w:sdt>
                <w:sdtPr>
                  <w:id w:val="1726977097"/>
                  <w:tag w:val="goog_rdk_325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both text-only and image + text prompts to ensure multimodal compatibility.</w:delText>
                        <w:br w:type="textWrapping"/>
                      </w:r>
                    </w:del>
                  </w:ins>
                </w:sdtContent>
              </w:sdt>
              <w:ins w:author="Anonymous" w:id="201" w:date="2026-09-24T05:26:08Z">
                <w:del w:author="Kanihaa" w:id="9" w:date="2026-09-25T08:48:49Z">
                  <w:bookmarkStart w:colFirst="0" w:colLast="0" w:name="_heading=h.ga4pf6s34xr1" w:id="156"/>
                  <w:bookmarkEnd w:id="156"/>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806700"/>
                        <wp:effectExtent b="0" l="0" r="0" t="0"/>
                        <wp:docPr id="259"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213475" cy="2806700"/>
                                </a:xfrm>
                                <a:prstGeom prst="rect"/>
                                <a:ln/>
                              </pic:spPr>
                            </pic:pic>
                          </a:graphicData>
                        </a:graphic>
                      </wp:inline>
                    </w:drawing>
                  </w:r>
                  <w:sdt>
                    <w:sdtPr>
                      <w:id w:val="539587520"/>
                      <w:tag w:val="goog_rdk_3257"/>
                    </w:sdtPr>
                    <w:sdtContent>
                      <w:r w:rsidDel="00000000" w:rsidR="00000000" w:rsidRPr="00000000">
                        <w:rPr>
                          <w:rtl w:val="0"/>
                        </w:rPr>
                      </w:r>
                    </w:sdtContent>
                  </w:sdt>
                </w:del>
              </w:ins>
            </w:sdtContent>
          </w:sdt>
        </w:p>
      </w:sdtContent>
    </w:sdt>
    <w:sdt>
      <w:sdtPr>
        <w:id w:val="-556321781"/>
        <w:tag w:val="goog_rdk_3262"/>
      </w:sdtPr>
      <w:sdtContent>
        <w:p w:rsidR="00000000" w:rsidDel="00000000" w:rsidP="00000000" w:rsidRDefault="00000000" w:rsidRPr="00000000" w14:paraId="0000027E">
          <w:pPr>
            <w:pStyle w:val="Heading1"/>
            <w:spacing w:after="280" w:before="280" w:line="240" w:lineRule="auto"/>
            <w:ind w:left="36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75192502"/>
              <w:tag w:val="goog_rdk_3259"/>
            </w:sdtPr>
            <w:sdtContent>
              <w:ins w:author="Anonymous" w:id="201" w:date="2026-09-24T05:26:08Z">
                <w:sdt>
                  <w:sdtPr>
                    <w:id w:val="-826447384"/>
                    <w:tag w:val="goog_rdk_3260"/>
                  </w:sdtPr>
                  <w:sdtContent>
                    <w:del w:author="Kanihaa" w:id="9" w:date="2026-09-25T08:48:49Z"/>
                  </w:sdtContent>
                </w:sdt>
              </w:ins>
              <w:sdt>
                <w:sdtPr>
                  <w:id w:val="1571539914"/>
                  <w:tag w:val="goog_rdk_326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u9hpdq4mr2qa" w:id="157"/>
                  <w:bookmarkEnd w:id="157"/>
                </w:del>
              </w:ins>
            </w:sdtContent>
          </w:sdt>
        </w:p>
      </w:sdtContent>
    </w:sdt>
    <w:sdt>
      <w:sdtPr>
        <w:id w:val="-1054227360"/>
        <w:tag w:val="goog_rdk_3266"/>
      </w:sdtPr>
      <w:sdtContent>
        <w:p w:rsidR="00000000" w:rsidDel="00000000" w:rsidP="00000000" w:rsidRDefault="00000000" w:rsidRPr="00000000" w14:paraId="0000027F">
          <w:pPr>
            <w:pStyle w:val="Heading1"/>
            <w:numPr>
              <w:ilvl w:val="0"/>
              <w:numId w:val="3"/>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243270856"/>
              <w:tag w:val="goog_rdk_3263"/>
            </w:sdtPr>
            <w:sdtContent>
              <w:ins w:author="Anonymous" w:id="201" w:date="2026-09-24T05:26:08Z">
                <w:sdt>
                  <w:sdtPr>
                    <w:id w:val="1004953078"/>
                    <w:tag w:val="goog_rdk_3264"/>
                  </w:sdtPr>
                  <w:sdtContent>
                    <w:del w:author="Kanihaa" w:id="9" w:date="2026-09-25T08:48:49Z"/>
                  </w:sdtContent>
                </w:sdt>
              </w:ins>
              <w:sdt>
                <w:sdtPr>
                  <w:id w:val="-1636043199"/>
                  <w:tag w:val="goog_rdk_326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Set Google cloud access</w:delText>
                      </w:r>
                    </w:del>
                  </w:ins>
                </w:sdtContent>
              </w:sdt>
              <w:ins w:author="Anonymous" w:id="201" w:date="2026-09-24T05:26:08Z">
                <w:del w:author="Kanihaa" w:id="9" w:date="2026-09-25T08:48:49Z">
                  <w:bookmarkStart w:colFirst="0" w:colLast="0" w:name="_heading=h.vf65kn7gb7si" w:id="158"/>
                  <w:bookmarkEnd w:id="158"/>
                </w:del>
              </w:ins>
            </w:sdtContent>
          </w:sdt>
        </w:p>
      </w:sdtContent>
    </w:sdt>
    <w:sdt>
      <w:sdtPr>
        <w:id w:val="1169544756"/>
        <w:tag w:val="goog_rdk_3270"/>
      </w:sdtPr>
      <w:sdtContent>
        <w:p w:rsidR="00000000" w:rsidDel="00000000" w:rsidP="00000000" w:rsidRDefault="00000000" w:rsidRPr="00000000" w14:paraId="00000280">
          <w:pPr>
            <w:pStyle w:val="Heading1"/>
            <w:numPr>
              <w:ilvl w:val="0"/>
              <w:numId w:val="3"/>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654985725"/>
              <w:tag w:val="goog_rdk_3267"/>
            </w:sdtPr>
            <w:sdtContent>
              <w:ins w:author="Anonymous" w:id="201" w:date="2026-09-24T05:26:08Z">
                <w:sdt>
                  <w:sdtPr>
                    <w:id w:val="2038450558"/>
                    <w:tag w:val="goog_rdk_3268"/>
                  </w:sdtPr>
                  <w:sdtContent>
                    <w:del w:author="Kanihaa" w:id="9" w:date="2026-09-25T08:48:49Z"/>
                  </w:sdtContent>
                </w:sdt>
              </w:ins>
              <w:sdt>
                <w:sdtPr>
                  <w:id w:val="1804565532"/>
                  <w:tag w:val="goog_rdk_326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Gemini API configure</w:delText>
                      </w:r>
                    </w:del>
                  </w:ins>
                </w:sdtContent>
              </w:sdt>
              <w:ins w:author="Anonymous" w:id="201" w:date="2026-09-24T05:26:08Z">
                <w:del w:author="Kanihaa" w:id="9" w:date="2026-09-25T08:48:49Z">
                  <w:bookmarkStart w:colFirst="0" w:colLast="0" w:name="_heading=h.8velmb5ff020" w:id="159"/>
                  <w:bookmarkEnd w:id="159"/>
                </w:del>
              </w:ins>
            </w:sdtContent>
          </w:sdt>
        </w:p>
      </w:sdtContent>
    </w:sdt>
    <w:sdt>
      <w:sdtPr>
        <w:id w:val="-2000547674"/>
        <w:tag w:val="goog_rdk_3274"/>
      </w:sdtPr>
      <w:sdtContent>
        <w:p w:rsidR="00000000" w:rsidDel="00000000" w:rsidP="00000000" w:rsidRDefault="00000000" w:rsidRPr="00000000" w14:paraId="00000281">
          <w:pPr>
            <w:pStyle w:val="Heading1"/>
            <w:numPr>
              <w:ilvl w:val="0"/>
              <w:numId w:val="3"/>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097204597"/>
              <w:tag w:val="goog_rdk_3271"/>
            </w:sdtPr>
            <w:sdtContent>
              <w:ins w:author="Anonymous" w:id="201" w:date="2026-09-24T05:26:08Z">
                <w:sdt>
                  <w:sdtPr>
                    <w:id w:val="1651631923"/>
                    <w:tag w:val="goog_rdk_3272"/>
                  </w:sdtPr>
                  <w:sdtContent>
                    <w:del w:author="Kanihaa" w:id="9" w:date="2026-09-25T08:48:49Z"/>
                  </w:sdtContent>
                </w:sdt>
              </w:ins>
              <w:sdt>
                <w:sdtPr>
                  <w:id w:val="1425348188"/>
                  <w:tag w:val="goog_rdk_327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Create API key</w:delText>
                      </w:r>
                    </w:del>
                  </w:ins>
                </w:sdtContent>
              </w:sdt>
              <w:ins w:author="Anonymous" w:id="201" w:date="2026-09-24T05:26:08Z">
                <w:del w:author="Kanihaa" w:id="9" w:date="2026-09-25T08:48:49Z">
                  <w:bookmarkStart w:colFirst="0" w:colLast="0" w:name="_heading=h.b0h54dgydx7r" w:id="160"/>
                  <w:bookmarkEnd w:id="160"/>
                </w:del>
              </w:ins>
            </w:sdtContent>
          </w:sdt>
        </w:p>
      </w:sdtContent>
    </w:sdt>
    <w:sdt>
      <w:sdtPr>
        <w:id w:val="349138581"/>
        <w:tag w:val="goog_rdk_3278"/>
      </w:sdtPr>
      <w:sdtContent>
        <w:p w:rsidR="00000000" w:rsidDel="00000000" w:rsidP="00000000" w:rsidRDefault="00000000" w:rsidRPr="00000000" w14:paraId="00000282">
          <w:pPr>
            <w:pStyle w:val="Heading1"/>
            <w:numPr>
              <w:ilvl w:val="0"/>
              <w:numId w:val="3"/>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2114384837"/>
              <w:tag w:val="goog_rdk_3275"/>
            </w:sdtPr>
            <w:sdtContent>
              <w:ins w:author="Anonymous" w:id="201" w:date="2026-09-24T05:26:08Z">
                <w:sdt>
                  <w:sdtPr>
                    <w:id w:val="-1326110164"/>
                    <w:tag w:val="goog_rdk_3276"/>
                  </w:sdtPr>
                  <w:sdtContent>
                    <w:del w:author="Kanihaa" w:id="9" w:date="2026-09-25T08:48:49Z"/>
                  </w:sdtContent>
                </w:sdt>
              </w:ins>
              <w:sdt>
                <w:sdtPr>
                  <w:id w:val="-232190468"/>
                  <w:tag w:val="goog_rdk_327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Using API key in python we send sample to gemini</w:delText>
                      </w:r>
                    </w:del>
                  </w:ins>
                </w:sdtContent>
              </w:sdt>
              <w:ins w:author="Anonymous" w:id="201" w:date="2026-09-24T05:26:08Z">
                <w:del w:author="Kanihaa" w:id="9" w:date="2026-09-25T08:48:49Z">
                  <w:bookmarkStart w:colFirst="0" w:colLast="0" w:name="_heading=h.82f2bqbjqqdi" w:id="161"/>
                  <w:bookmarkEnd w:id="161"/>
                </w:del>
              </w:ins>
            </w:sdtContent>
          </w:sdt>
        </w:p>
      </w:sdtContent>
    </w:sdt>
    <w:sdt>
      <w:sdtPr>
        <w:id w:val="773916714"/>
        <w:tag w:val="goog_rdk_3282"/>
      </w:sdtPr>
      <w:sdtContent>
        <w:p w:rsidR="00000000" w:rsidDel="00000000" w:rsidP="00000000" w:rsidRDefault="00000000" w:rsidRPr="00000000" w14:paraId="00000283">
          <w:pPr>
            <w:pStyle w:val="Heading1"/>
            <w:numPr>
              <w:ilvl w:val="0"/>
              <w:numId w:val="3"/>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944894796"/>
              <w:tag w:val="goog_rdk_3279"/>
            </w:sdtPr>
            <w:sdtContent>
              <w:ins w:author="Anonymous" w:id="201" w:date="2026-09-24T05:26:08Z">
                <w:sdt>
                  <w:sdtPr>
                    <w:id w:val="491225762"/>
                    <w:tag w:val="goog_rdk_3280"/>
                  </w:sdtPr>
                  <w:sdtContent>
                    <w:del w:author="Kanihaa" w:id="9" w:date="2026-09-25T08:48:49Z"/>
                  </w:sdtContent>
                </w:sdt>
              </w:ins>
              <w:sdt>
                <w:sdtPr>
                  <w:id w:val="2140065497"/>
                  <w:tag w:val="goog_rdk_328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Test text,images </w:delText>
                      </w:r>
                    </w:del>
                  </w:ins>
                </w:sdtContent>
              </w:sdt>
              <w:ins w:author="Anonymous" w:id="201" w:date="2026-09-24T05:26:08Z">
                <w:del w:author="Kanihaa" w:id="9" w:date="2026-09-25T08:48:49Z">
                  <w:bookmarkStart w:colFirst="0" w:colLast="0" w:name="_heading=h.b0wwwgov02f1" w:id="162"/>
                  <w:bookmarkEnd w:id="162"/>
                </w:del>
              </w:ins>
            </w:sdtContent>
          </w:sdt>
        </w:p>
      </w:sdtContent>
    </w:sdt>
    <w:sdt>
      <w:sdtPr>
        <w:id w:val="1854111193"/>
        <w:tag w:val="goog_rdk_3286"/>
      </w:sdtPr>
      <w:sdtContent>
        <w:p w:rsidR="00000000" w:rsidDel="00000000" w:rsidP="00000000" w:rsidRDefault="00000000" w:rsidRPr="00000000" w14:paraId="00000284">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17055334"/>
              <w:tag w:val="goog_rdk_3283"/>
            </w:sdtPr>
            <w:sdtContent>
              <w:ins w:author="Anonymous" w:id="201" w:date="2026-09-24T05:26:08Z">
                <w:sdt>
                  <w:sdtPr>
                    <w:id w:val="330873803"/>
                    <w:tag w:val="goog_rdk_3284"/>
                  </w:sdtPr>
                  <w:sdtContent>
                    <w:del w:author="Kanihaa" w:id="9" w:date="2026-09-25T08:48:49Z"/>
                  </w:sdtContent>
                </w:sdt>
              </w:ins>
              <w:sdt>
                <w:sdtPr>
                  <w:id w:val="465454179"/>
                  <w:tag w:val="goog_rdk_328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Api key-Authendication needed for gemini ai to access the application. do not make it public in github..env file-has configuration and sensitive value.</w:delText>
                      </w:r>
                    </w:del>
                  </w:ins>
                </w:sdtContent>
              </w:sdt>
              <w:ins w:author="Anonymous" w:id="201" w:date="2026-09-24T05:26:08Z">
                <w:del w:author="Kanihaa" w:id="9" w:date="2026-09-25T08:48:49Z">
                  <w:bookmarkStart w:colFirst="0" w:colLast="0" w:name="_heading=h.6g2buma75ogx" w:id="163"/>
                  <w:bookmarkEnd w:id="163"/>
                </w:del>
              </w:ins>
            </w:sdtContent>
          </w:sdt>
        </w:p>
      </w:sdtContent>
    </w:sdt>
    <w:sdt>
      <w:sdtPr>
        <w:id w:val="-283740748"/>
        <w:tag w:val="goog_rdk_3290"/>
      </w:sdtPr>
      <w:sdtContent>
        <w:p w:rsidR="00000000" w:rsidDel="00000000" w:rsidP="00000000" w:rsidRDefault="00000000" w:rsidRPr="00000000" w14:paraId="00000285">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75172300"/>
              <w:tag w:val="goog_rdk_3287"/>
            </w:sdtPr>
            <w:sdtContent>
              <w:ins w:author="Anonymous" w:id="201" w:date="2026-09-24T05:26:08Z">
                <w:sdt>
                  <w:sdtPr>
                    <w:id w:val="-14064900"/>
                    <w:tag w:val="goog_rdk_3288"/>
                  </w:sdtPr>
                  <w:sdtContent>
                    <w:del w:author="Kanihaa" w:id="9" w:date="2026-09-25T08:48:49Z"/>
                  </w:sdtContent>
                </w:sdt>
              </w:ins>
              <w:sdt>
                <w:sdtPr>
                  <w:id w:val="-1714569260"/>
                  <w:tag w:val="goog_rdk_328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kpzm83e9llp0" w:id="164"/>
                  <w:bookmarkEnd w:id="164"/>
                </w:del>
              </w:ins>
            </w:sdtContent>
          </w:sdt>
        </w:p>
      </w:sdtContent>
    </w:sdt>
    <w:sdt>
      <w:sdtPr>
        <w:id w:val="1779354945"/>
        <w:tag w:val="goog_rdk_3294"/>
      </w:sdtPr>
      <w:sdtContent>
        <w:p w:rsidR="00000000" w:rsidDel="00000000" w:rsidP="00000000" w:rsidRDefault="00000000" w:rsidRPr="00000000" w14:paraId="00000286">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90677467"/>
              <w:tag w:val="goog_rdk_3291"/>
            </w:sdtPr>
            <w:sdtContent>
              <w:ins w:author="Anonymous" w:id="201" w:date="2026-09-24T05:26:08Z">
                <w:sdt>
                  <w:sdtPr>
                    <w:id w:val="-134882376"/>
                    <w:tag w:val="goog_rdk_3292"/>
                  </w:sdtPr>
                  <w:sdtContent>
                    <w:del w:author="Kanihaa" w:id="9" w:date="2026-09-25T08:48:49Z"/>
                  </w:sdtContent>
                </w:sdt>
              </w:ins>
              <w:sdt>
                <w:sdtPr>
                  <w:id w:val="-1691909719"/>
                  <w:tag w:val="goog_rdk_329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gldoudd8s6i" w:id="165"/>
                  <w:bookmarkEnd w:id="165"/>
                </w:del>
              </w:ins>
            </w:sdtContent>
          </w:sdt>
        </w:p>
      </w:sdtContent>
    </w:sdt>
    <w:sdt>
      <w:sdtPr>
        <w:id w:val="-1469548805"/>
        <w:tag w:val="goog_rdk_3298"/>
      </w:sdtPr>
      <w:sdtContent>
        <w:p w:rsidR="00000000" w:rsidDel="00000000" w:rsidP="00000000" w:rsidRDefault="00000000" w:rsidRPr="00000000" w14:paraId="00000287">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77818790"/>
              <w:tag w:val="goog_rdk_3295"/>
            </w:sdtPr>
            <w:sdtContent>
              <w:ins w:author="Anonymous" w:id="201" w:date="2026-09-24T05:26:08Z">
                <w:sdt>
                  <w:sdtPr>
                    <w:id w:val="-92039130"/>
                    <w:tag w:val="goog_rdk_3296"/>
                  </w:sdtPr>
                  <w:sdtContent>
                    <w:del w:author="Kanihaa" w:id="9" w:date="2026-09-25T08:48:49Z"/>
                  </w:sdtContent>
                </w:sdt>
              </w:ins>
              <w:sdt>
                <w:sdtPr>
                  <w:id w:val="-133421655"/>
                  <w:tag w:val="goog_rdk_329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ltwfybgpxvtv" w:id="166"/>
                  <w:bookmarkEnd w:id="166"/>
                </w:del>
              </w:ins>
            </w:sdtContent>
          </w:sdt>
        </w:p>
      </w:sdtContent>
    </w:sdt>
    <w:sdt>
      <w:sdtPr>
        <w:id w:val="-1920260763"/>
        <w:tag w:val="goog_rdk_3302"/>
      </w:sdtPr>
      <w:sdtContent>
        <w:p w:rsidR="00000000" w:rsidDel="00000000" w:rsidP="00000000" w:rsidRDefault="00000000" w:rsidRPr="00000000" w14:paraId="00000288">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21193914"/>
              <w:tag w:val="goog_rdk_3299"/>
            </w:sdtPr>
            <w:sdtContent>
              <w:ins w:author="Anonymous" w:id="201" w:date="2026-09-24T05:26:08Z">
                <w:sdt>
                  <w:sdtPr>
                    <w:id w:val="1785337898"/>
                    <w:tag w:val="goog_rdk_3300"/>
                  </w:sdtPr>
                  <w:sdtContent>
                    <w:del w:author="Kanihaa" w:id="9" w:date="2026-09-25T08:48:49Z"/>
                  </w:sdtContent>
                </w:sdt>
              </w:ins>
              <w:sdt>
                <w:sdtPr>
                  <w:id w:val="-2115926126"/>
                  <w:tag w:val="goog_rdk_330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aewpk4facc2b" w:id="167"/>
                  <w:bookmarkEnd w:id="167"/>
                </w:del>
              </w:ins>
            </w:sdtContent>
          </w:sdt>
        </w:p>
      </w:sdtContent>
    </w:sdt>
    <w:sdt>
      <w:sdtPr>
        <w:id w:val="-1489160031"/>
        <w:tag w:val="goog_rdk_3306"/>
      </w:sdtPr>
      <w:sdtContent>
        <w:p w:rsidR="00000000" w:rsidDel="00000000" w:rsidP="00000000" w:rsidRDefault="00000000" w:rsidRPr="00000000" w14:paraId="00000289">
          <w:pPr>
            <w:spacing w:after="8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12205038"/>
              <w:tag w:val="goog_rdk_3303"/>
            </w:sdtPr>
            <w:sdtContent>
              <w:ins w:author="Anonymous" w:id="201" w:date="2026-09-24T05:26:08Z">
                <w:sdt>
                  <w:sdtPr>
                    <w:id w:val="297901587"/>
                    <w:tag w:val="goog_rdk_3304"/>
                  </w:sdtPr>
                  <w:sdtContent>
                    <w:del w:author="Kanihaa" w:id="9" w:date="2026-09-25T08:48:49Z"/>
                  </w:sdtContent>
                </w:sdt>
              </w:ins>
              <w:sdt>
                <w:sdtPr>
                  <w:id w:val="-2112363446"/>
                  <w:tag w:val="goog_rdk_330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2: Core Functionalities Development</w:delText>
                      </w:r>
                    </w:del>
                  </w:ins>
                </w:sdtContent>
              </w:sdt>
              <w:ins w:author="Anonymous" w:id="201" w:date="2026-09-24T05:26:08Z">
                <w:del w:author="Kanihaa" w:id="9" w:date="2026-09-25T08:48:49Z"/>
              </w:ins>
            </w:sdtContent>
          </w:sdt>
        </w:p>
      </w:sdtContent>
    </w:sdt>
    <w:sdt>
      <w:sdtPr>
        <w:id w:val="1092915945"/>
        <w:tag w:val="goog_rdk_3310"/>
      </w:sdtPr>
      <w:sdtContent>
        <w:p w:rsidR="00000000" w:rsidDel="00000000" w:rsidP="00000000" w:rsidRDefault="00000000" w:rsidRPr="00000000" w14:paraId="0000028A">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09777633"/>
              <w:tag w:val="goog_rdk_3307"/>
            </w:sdtPr>
            <w:sdtContent>
              <w:ins w:author="Anonymous" w:id="201" w:date="2026-09-24T05:26:08Z">
                <w:sdt>
                  <w:sdtPr>
                    <w:id w:val="1706936617"/>
                    <w:tag w:val="goog_rdk_3308"/>
                  </w:sdtPr>
                  <w:sdtContent>
                    <w:del w:author="Kanihaa" w:id="9" w:date="2026-09-25T08:48:49Z"/>
                  </w:sdtContent>
                </w:sdt>
              </w:ins>
              <w:sdt>
                <w:sdtPr>
                  <w:id w:val="1946503701"/>
                  <w:tag w:val="goog_rdk_330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building the core backend intelligence of PocketSmart AI using the Flask framework and Google’s Gemini 1.5 Flash Pro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(gemini_utils.py) that handles prompt orchestration, budget formatting, domain segmentation, and image analysis for multimodal tasks.</w:delText>
                      </w:r>
                    </w:del>
                  </w:ins>
                </w:sdtContent>
              </w:sdt>
              <w:ins w:author="Anonymous" w:id="201" w:date="2026-09-24T05:26:08Z">
                <w:del w:author="Kanihaa" w:id="9" w:date="2026-09-25T08:48:49Z">
                  <w:bookmarkStart w:colFirst="0" w:colLast="0" w:name="_heading=h.5g39wp3caytk" w:id="168"/>
                  <w:bookmarkEnd w:id="168"/>
                </w:del>
              </w:ins>
            </w:sdtContent>
          </w:sdt>
        </w:p>
      </w:sdtContent>
    </w:sdt>
    <w:sdt>
      <w:sdtPr>
        <w:id w:val="851789111"/>
        <w:tag w:val="goog_rdk_3314"/>
      </w:sdtPr>
      <w:sdtContent>
        <w:p w:rsidR="00000000" w:rsidDel="00000000" w:rsidP="00000000" w:rsidRDefault="00000000" w:rsidRPr="00000000" w14:paraId="0000028B">
          <w:pPr>
            <w:pStyle w:val="Heading1"/>
            <w:spacing w:after="280" w:before="28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77991513"/>
              <w:tag w:val="goog_rdk_3311"/>
            </w:sdtPr>
            <w:sdtContent>
              <w:ins w:author="Anonymous" w:id="201" w:date="2026-09-24T05:26:08Z">
                <w:sdt>
                  <w:sdtPr>
                    <w:id w:val="883063167"/>
                    <w:tag w:val="goog_rdk_3312"/>
                  </w:sdtPr>
                  <w:sdtContent>
                    <w:del w:author="Kanihaa" w:id="9" w:date="2026-09-25T08:48:49Z"/>
                  </w:sdtContent>
                </w:sdt>
              </w:ins>
              <w:sdt>
                <w:sdtPr>
                  <w:id w:val="-740712549"/>
                  <w:tag w:val="goog_rdk_331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File Explorer Structure</w:delText>
                      </w:r>
                    </w:del>
                  </w:ins>
                </w:sdtContent>
              </w:sdt>
              <w:ins w:author="Anonymous" w:id="201" w:date="2026-09-24T05:26:08Z">
                <w:del w:author="Kanihaa" w:id="9" w:date="2026-09-25T08:48:49Z">
                  <w:bookmarkStart w:colFirst="0" w:colLast="0" w:name="_heading=h.1g7zayncyy3k" w:id="169"/>
                  <w:bookmarkEnd w:id="169"/>
                </w:del>
              </w:ins>
            </w:sdtContent>
          </w:sdt>
        </w:p>
      </w:sdtContent>
    </w:sdt>
    <w:sdt>
      <w:sdtPr>
        <w:id w:val="2074754342"/>
        <w:tag w:val="goog_rdk_3318"/>
      </w:sdtPr>
      <w:sdtContent>
        <w:p w:rsidR="00000000" w:rsidDel="00000000" w:rsidP="00000000" w:rsidRDefault="00000000" w:rsidRPr="00000000" w14:paraId="0000028C">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17735772"/>
              <w:tag w:val="goog_rdk_3315"/>
            </w:sdtPr>
            <w:sdtContent>
              <w:ins w:author="Anonymous" w:id="201" w:date="2026-09-24T05:26:08Z">
                <w:sdt>
                  <w:sdtPr>
                    <w:id w:val="-74075337"/>
                    <w:tag w:val="goog_rdk_331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1671027" cy="5700638"/>
                            <wp:effectExtent b="0" l="0" r="0" t="0"/>
                            <wp:docPr id="20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671027" cy="5700638"/>
                                    </a:xfrm>
                                    <a:prstGeom prst="rect"/>
                                    <a:ln/>
                                  </pic:spPr>
                                </pic:pic>
                              </a:graphicData>
                            </a:graphic>
                          </wp:inline>
                        </w:drawing>
                      </w:r>
                    </w:del>
                  </w:sdtContent>
                </w:sdt>
              </w:ins>
              <w:sdt>
                <w:sdtPr>
                  <w:id w:val="1090244669"/>
                  <w:tag w:val="goog_rdk_331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ef8tmwom7bfv" w:id="170"/>
                  <w:bookmarkEnd w:id="170"/>
                </w:del>
              </w:ins>
            </w:sdtContent>
          </w:sdt>
        </w:p>
      </w:sdtContent>
    </w:sdt>
    <w:sdt>
      <w:sdtPr>
        <w:id w:val="-177446473"/>
        <w:tag w:val="goog_rdk_3322"/>
      </w:sdtPr>
      <w:sdtContent>
        <w:p w:rsidR="00000000" w:rsidDel="00000000" w:rsidP="00000000" w:rsidRDefault="00000000" w:rsidRPr="00000000" w14:paraId="0000028D">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32954834"/>
              <w:tag w:val="goog_rdk_3319"/>
            </w:sdtPr>
            <w:sdtContent>
              <w:ins w:author="Anonymous" w:id="201" w:date="2026-09-24T05:26:08Z">
                <w:sdt>
                  <w:sdtPr>
                    <w:id w:val="-1492032439"/>
                    <w:tag w:val="goog_rdk_3320"/>
                  </w:sdtPr>
                  <w:sdtContent>
                    <w:del w:author="Kanihaa" w:id="9" w:date="2026-09-25T08:48:49Z"/>
                  </w:sdtContent>
                </w:sdt>
              </w:ins>
              <w:sdt>
                <w:sdtPr>
                  <w:id w:val="-218438166"/>
                  <w:tag w:val="goog_rdk_332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3xa4mihl71rl" w:id="171"/>
                  <w:bookmarkEnd w:id="171"/>
                </w:del>
              </w:ins>
            </w:sdtContent>
          </w:sdt>
        </w:p>
      </w:sdtContent>
    </w:sdt>
    <w:sdt>
      <w:sdtPr>
        <w:id w:val="216058482"/>
        <w:tag w:val="goog_rdk_3326"/>
      </w:sdtPr>
      <w:sdtContent>
        <w:p w:rsidR="00000000" w:rsidDel="00000000" w:rsidP="00000000" w:rsidRDefault="00000000" w:rsidRPr="00000000" w14:paraId="0000028E">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05871205"/>
              <w:tag w:val="goog_rdk_3323"/>
            </w:sdtPr>
            <w:sdtContent>
              <w:ins w:author="Anonymous" w:id="201" w:date="2026-09-24T05:26:08Z">
                <w:sdt>
                  <w:sdtPr>
                    <w:id w:val="84164188"/>
                    <w:tag w:val="goog_rdk_3324"/>
                  </w:sdtPr>
                  <w:sdtContent>
                    <w:del w:author="Kanihaa" w:id="9" w:date="2026-09-25T08:48:49Z"/>
                  </w:sdtContent>
                </w:sdt>
              </w:ins>
              <w:sdt>
                <w:sdtPr>
                  <w:id w:val="-1107024672"/>
                  <w:tag w:val="goog_rdk_332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2ugzp1brlnw5" w:id="172"/>
                  <w:bookmarkEnd w:id="172"/>
                </w:del>
              </w:ins>
            </w:sdtContent>
          </w:sdt>
        </w:p>
      </w:sdtContent>
    </w:sdt>
    <w:sdt>
      <w:sdtPr>
        <w:id w:val="-1539294505"/>
        <w:tag w:val="goog_rdk_3332"/>
      </w:sdtPr>
      <w:sdtContent>
        <w:p w:rsidR="00000000" w:rsidDel="00000000" w:rsidP="00000000" w:rsidRDefault="00000000" w:rsidRPr="00000000" w14:paraId="0000028F">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9061499"/>
              <w:tag w:val="goog_rdk_3327"/>
            </w:sdtPr>
            <w:sdtContent>
              <w:ins w:author="Anonymous" w:id="201" w:date="2026-09-24T05:26:08Z">
                <w:sdt>
                  <w:sdtPr>
                    <w:id w:val="1984499071"/>
                    <w:tag w:val="goog_rdk_3328"/>
                  </w:sdtPr>
                  <w:sdtContent>
                    <w:del w:author="Kanihaa" w:id="9" w:date="2026-09-25T08:48:49Z"/>
                  </w:sdtContent>
                </w:sdt>
              </w:ins>
              <w:sdt>
                <w:sdtPr>
                  <w:id w:val="-893294494"/>
                  <w:tag w:val="goog_rdk_332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2.1: Fast API </w:delText>
                      </w:r>
                    </w:del>
                  </w:ins>
                </w:sdtContent>
              </w:sdt>
              <w:ins w:author="Anonymous" w:id="201" w:date="2026-09-24T05:26:08Z">
                <w:del w:author="Kanihaa" w:id="9" w:date="2026-09-25T08:48:49Z">
                  <w:bookmarkStart w:colFirst="0" w:colLast="0" w:name="_heading=h.8owaa6im3m75" w:id="173"/>
                  <w:bookmarkEnd w:id="173"/>
                  <w:sdt>
                    <w:sdtPr>
                      <w:id w:val="496074498"/>
                      <w:tag w:val="goog_rdk_333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Instilization</w:delText>
                      </w:r>
                    </w:sdtContent>
                  </w:sdt>
                  <w:sdt>
                    <w:sdtPr>
                      <w:id w:val="1529426262"/>
                      <w:tag w:val="goog_rdk_333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and import libraries</w:delText>
                      </w:r>
                    </w:sdtContent>
                  </w:sdt>
                </w:del>
              </w:ins>
            </w:sdtContent>
          </w:sdt>
        </w:p>
      </w:sdtContent>
    </w:sdt>
    <w:sdt>
      <w:sdtPr>
        <w:id w:val="21456013"/>
        <w:tag w:val="goog_rdk_3336"/>
      </w:sdtPr>
      <w:sdtContent>
        <w:p w:rsidR="00000000" w:rsidDel="00000000" w:rsidP="00000000" w:rsidRDefault="00000000" w:rsidRPr="00000000" w14:paraId="00000290">
          <w:pPr>
            <w:pStyle w:val="Heading1"/>
            <w:numPr>
              <w:ilvl w:val="0"/>
              <w:numId w:val="21"/>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769743386"/>
              <w:tag w:val="goog_rdk_3333"/>
            </w:sdtPr>
            <w:sdtContent>
              <w:ins w:author="Anonymous" w:id="201" w:date="2026-09-24T05:26:08Z">
                <w:sdt>
                  <w:sdtPr>
                    <w:id w:val="-1414945638"/>
                    <w:tag w:val="goog_rdk_3334"/>
                  </w:sdtPr>
                  <w:sdtContent>
                    <w:del w:author="Kanihaa" w:id="9" w:date="2026-09-25T08:48:49Z"/>
                  </w:sdtContent>
                </w:sdt>
              </w:ins>
              <w:sdt>
                <w:sdtPr>
                  <w:id w:val="-1701003250"/>
                  <w:tag w:val="goog_rdk_333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Import all required libraries for the project</w:delText>
                      </w:r>
                    </w:del>
                  </w:ins>
                </w:sdtContent>
              </w:sdt>
              <w:ins w:author="Anonymous" w:id="201" w:date="2026-09-24T05:26:08Z">
                <w:del w:author="Kanihaa" w:id="9" w:date="2026-09-25T08:48:49Z">
                  <w:bookmarkStart w:colFirst="0" w:colLast="0" w:name="_heading=h.krvsfvurs7al" w:id="174"/>
                  <w:bookmarkEnd w:id="174"/>
                </w:del>
              </w:ins>
            </w:sdtContent>
          </w:sdt>
        </w:p>
      </w:sdtContent>
    </w:sdt>
    <w:sdt>
      <w:sdtPr>
        <w:id w:val="1841772368"/>
        <w:tag w:val="goog_rdk_3340"/>
      </w:sdtPr>
      <w:sdtContent>
        <w:p w:rsidR="00000000" w:rsidDel="00000000" w:rsidP="00000000" w:rsidRDefault="00000000" w:rsidRPr="00000000" w14:paraId="00000291">
          <w:pPr>
            <w:pStyle w:val="Heading1"/>
            <w:numPr>
              <w:ilvl w:val="0"/>
              <w:numId w:val="21"/>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181399699"/>
              <w:tag w:val="goog_rdk_3337"/>
            </w:sdtPr>
            <w:sdtContent>
              <w:ins w:author="Anonymous" w:id="201" w:date="2026-09-24T05:26:08Z">
                <w:sdt>
                  <w:sdtPr>
                    <w:id w:val="-1583442072"/>
                    <w:tag w:val="goog_rdk_3338"/>
                  </w:sdtPr>
                  <w:sdtContent>
                    <w:del w:author="Kanihaa" w:id="9" w:date="2026-09-25T08:48:49Z"/>
                  </w:sdtContent>
                </w:sdt>
              </w:ins>
              <w:sdt>
                <w:sdtPr>
                  <w:id w:val="1723168198"/>
                  <w:tag w:val="goog_rdk_333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5kr5fufav44b" w:id="175"/>
                  <w:bookmarkEnd w:id="175"/>
                </w:del>
              </w:ins>
            </w:sdtContent>
          </w:sdt>
        </w:p>
      </w:sdtContent>
    </w:sdt>
    <w:sdt>
      <w:sdtPr>
        <w:id w:val="-1377279644"/>
        <w:tag w:val="goog_rdk_3345"/>
      </w:sdtPr>
      <w:sdtContent>
        <w:p w:rsidR="00000000" w:rsidDel="00000000" w:rsidP="00000000" w:rsidRDefault="00000000" w:rsidRPr="00000000" w14:paraId="00000292">
          <w:pPr>
            <w:pStyle w:val="Heading1"/>
            <w:spacing w:after="280" w:before="280" w:line="240" w:lineRule="auto"/>
            <w:ind w:left="-1417.3228346456694"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025416410"/>
              <w:tag w:val="goog_rdk_3341"/>
            </w:sdtPr>
            <w:sdtContent>
              <w:ins w:author="Anonymous" w:id="201" w:date="2026-09-24T05:26:08Z">
                <w:sdt>
                  <w:sdtPr>
                    <w:id w:val="1504783639"/>
                    <w:tag w:val="goog_rdk_334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55600"/>
                            <wp:effectExtent b="0" l="0" r="0" t="0"/>
                            <wp:docPr id="217" name="image4.png"/>
                            <a:graphic>
                              <a:graphicData uri="http://schemas.openxmlformats.org/drawingml/2006/picture">
                                <pic:pic>
                                  <pic:nvPicPr>
                                    <pic:cNvPr id="0" name="image4.png"/>
                                    <pic:cNvPicPr preferRelativeResize="0"/>
                                  </pic:nvPicPr>
                                  <pic:blipFill>
                                    <a:blip r:embed="rId20"/>
                                    <a:srcRect b="143407" l="-11296" r="11296" t="-53908"/>
                                    <a:stretch>
                                      <a:fillRect/>
                                    </a:stretch>
                                  </pic:blipFill>
                                  <pic:spPr>
                                    <a:xfrm>
                                      <a:off x="0" y="0"/>
                                      <a:ext cx="5213475" cy="355600"/>
                                    </a:xfrm>
                                    <a:prstGeom prst="rect"/>
                                    <a:ln/>
                                  </pic:spPr>
                                </pic:pic>
                              </a:graphicData>
                            </a:graphic>
                          </wp:inline>
                        </w:drawing>
                      </w:r>
                    </w:del>
                  </w:sdtContent>
                </w:sdt>
              </w:ins>
              <w:sdt>
                <w:sdtPr>
                  <w:id w:val="925369056"/>
                  <w:tag w:val="goog_rdk_334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w:delText>
                        <w:br w:type="textWrapping"/>
                      </w:r>
                    </w:del>
                  </w:ins>
                </w:sdtContent>
              </w:sdt>
              <w:ins w:author="Anonymous" w:id="201" w:date="2026-09-24T05:26:08Z">
                <w:del w:author="Kanihaa" w:id="9" w:date="2026-09-25T08:48:49Z">
                  <w:bookmarkStart w:colFirst="0" w:colLast="0" w:name="_heading=h.cnodbb9eabjq" w:id="176"/>
                  <w:bookmarkEnd w:id="176"/>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844800"/>
                        <wp:effectExtent b="0" l="0" r="0" t="0"/>
                        <wp:docPr id="148" name="image4.png"/>
                        <a:graphic>
                          <a:graphicData uri="http://schemas.openxmlformats.org/drawingml/2006/picture">
                            <pic:pic>
                              <pic:nvPicPr>
                                <pic:cNvPr id="0" name="image4.png"/>
                                <pic:cNvPicPr preferRelativeResize="0"/>
                              </pic:nvPicPr>
                              <pic:blipFill>
                                <a:blip r:embed="rId20"/>
                                <a:srcRect b="-3836" l="2800" r="5200" t="2625"/>
                                <a:stretch>
                                  <a:fillRect/>
                                </a:stretch>
                              </pic:blipFill>
                              <pic:spPr>
                                <a:xfrm>
                                  <a:off x="0" y="0"/>
                                  <a:ext cx="5213475" cy="2844800"/>
                                </a:xfrm>
                                <a:prstGeom prst="rect"/>
                                <a:ln/>
                              </pic:spPr>
                            </pic:pic>
                          </a:graphicData>
                        </a:graphic>
                      </wp:inline>
                    </w:drawing>
                  </w:r>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52400"/>
                        <wp:effectExtent b="0" l="0" r="0" t="0"/>
                        <wp:docPr id="213" name="image4.png"/>
                        <a:graphic>
                          <a:graphicData uri="http://schemas.openxmlformats.org/drawingml/2006/picture">
                            <pic:pic>
                              <pic:nvPicPr>
                                <pic:cNvPr id="0" name="image4.png"/>
                                <pic:cNvPicPr preferRelativeResize="0"/>
                              </pic:nvPicPr>
                              <pic:blipFill>
                                <a:blip r:embed="rId20"/>
                                <a:srcRect b="-3836" l="2800" r="5200" t="2625"/>
                                <a:stretch>
                                  <a:fillRect/>
                                </a:stretch>
                              </pic:blipFill>
                              <pic:spPr>
                                <a:xfrm>
                                  <a:off x="0" y="0"/>
                                  <a:ext cx="5213475" cy="152400"/>
                                </a:xfrm>
                                <a:prstGeom prst="rect"/>
                                <a:ln/>
                              </pic:spPr>
                            </pic:pic>
                          </a:graphicData>
                        </a:graphic>
                      </wp:inline>
                    </w:drawing>
                  </w:r>
                  <w:sdt>
                    <w:sdtPr>
                      <w:id w:val="-1763182891"/>
                      <w:tag w:val="goog_rdk_3344"/>
                    </w:sdtPr>
                    <w:sdtContent>
                      <w:r w:rsidDel="00000000" w:rsidR="00000000" w:rsidRPr="00000000">
                        <w:rPr>
                          <w:rtl w:val="0"/>
                        </w:rPr>
                      </w:r>
                    </w:sdtContent>
                  </w:sdt>
                </w:del>
              </w:ins>
            </w:sdtContent>
          </w:sdt>
        </w:p>
      </w:sdtContent>
    </w:sdt>
    <w:sdt>
      <w:sdtPr>
        <w:id w:val="-1982380986"/>
        <w:tag w:val="goog_rdk_3349"/>
      </w:sdtPr>
      <w:sdtContent>
        <w:p w:rsidR="00000000" w:rsidDel="00000000" w:rsidP="00000000" w:rsidRDefault="00000000" w:rsidRPr="00000000" w14:paraId="00000293">
          <w:pPr>
            <w:pStyle w:val="Heading1"/>
            <w:numPr>
              <w:ilvl w:val="0"/>
              <w:numId w:val="21"/>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542700595"/>
              <w:tag w:val="goog_rdk_3346"/>
            </w:sdtPr>
            <w:sdtContent>
              <w:ins w:author="Anonymous" w:id="201" w:date="2026-09-24T05:26:08Z">
                <w:sdt>
                  <w:sdtPr>
                    <w:id w:val="1895168758"/>
                    <w:tag w:val="goog_rdk_3347"/>
                  </w:sdtPr>
                  <w:sdtContent>
                    <w:del w:author="Kanihaa" w:id="9" w:date="2026-09-25T08:48:49Z"/>
                  </w:sdtContent>
                </w:sdt>
              </w:ins>
              <w:sdt>
                <w:sdtPr>
                  <w:id w:val="1167861403"/>
                  <w:tag w:val="goog_rdk_334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  Initialization </w:delText>
                      </w:r>
                    </w:del>
                  </w:ins>
                </w:sdtContent>
              </w:sdt>
              <w:ins w:author="Anonymous" w:id="201" w:date="2026-09-24T05:26:08Z">
                <w:del w:author="Kanihaa" w:id="9" w:date="2026-09-25T08:48:49Z">
                  <w:bookmarkStart w:colFirst="0" w:colLast="0" w:name="_heading=h.cwdisaopweyf" w:id="177"/>
                  <w:bookmarkEnd w:id="177"/>
                </w:del>
              </w:ins>
            </w:sdtContent>
          </w:sdt>
        </w:p>
      </w:sdtContent>
    </w:sdt>
    <w:sdt>
      <w:sdtPr>
        <w:id w:val="343831234"/>
        <w:tag w:val="goog_rdk_3354"/>
      </w:sdtPr>
      <w:sdtContent>
        <w:p w:rsidR="00000000" w:rsidDel="00000000" w:rsidP="00000000" w:rsidRDefault="00000000" w:rsidRPr="00000000" w14:paraId="00000294">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02807718"/>
              <w:tag w:val="goog_rdk_3350"/>
            </w:sdtPr>
            <w:sdtContent>
              <w:ins w:author="Anonymous" w:id="201" w:date="2026-09-24T05:26:08Z">
                <w:sdt>
                  <w:sdtPr>
                    <w:id w:val="-654277714"/>
                    <w:tag w:val="goog_rdk_3351"/>
                  </w:sdtPr>
                  <w:sdtContent>
                    <w:del w:author="Kanihaa" w:id="9" w:date="2026-09-25T08:48:49Z"/>
                  </w:sdtContent>
                </w:sdt>
              </w:ins>
              <w:sdt>
                <w:sdtPr>
                  <w:id w:val="-599731664"/>
                  <w:tag w:val="goog_rdk_335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w:delText>
                      </w:r>
                    </w:del>
                  </w:ins>
                </w:sdtContent>
              </w:sdt>
              <w:ins w:author="Anonymous" w:id="201" w:date="2026-09-24T05:26:08Z">
                <w:del w:author="Kanihaa" w:id="9" w:date="2026-09-25T08:48:49Z">
                  <w:bookmarkStart w:colFirst="0" w:colLast="0" w:name="_heading=h.titcsgibbyx7" w:id="178"/>
                  <w:bookmarkEnd w:id="178"/>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181600" cy="1419225"/>
                        <wp:effectExtent b="0" l="0" r="0" t="0"/>
                        <wp:docPr id="186"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181600" cy="1419225"/>
                                </a:xfrm>
                                <a:prstGeom prst="rect"/>
                                <a:ln/>
                              </pic:spPr>
                            </pic:pic>
                          </a:graphicData>
                        </a:graphic>
                      </wp:inline>
                    </w:drawing>
                  </w:r>
                  <w:sdt>
                    <w:sdtPr>
                      <w:id w:val="-1667532325"/>
                      <w:tag w:val="goog_rdk_3353"/>
                    </w:sdtPr>
                    <w:sdtContent>
                      <w:r w:rsidDel="00000000" w:rsidR="00000000" w:rsidRPr="00000000">
                        <w:rPr>
                          <w:rtl w:val="0"/>
                        </w:rPr>
                      </w:r>
                    </w:sdtContent>
                  </w:sdt>
                </w:del>
              </w:ins>
            </w:sdtContent>
          </w:sdt>
        </w:p>
      </w:sdtContent>
    </w:sdt>
    <w:sdt>
      <w:sdtPr>
        <w:id w:val="-279232054"/>
        <w:tag w:val="goog_rdk_3358"/>
      </w:sdtPr>
      <w:sdtContent>
        <w:p w:rsidR="00000000" w:rsidDel="00000000" w:rsidP="00000000" w:rsidRDefault="00000000" w:rsidRPr="00000000" w14:paraId="00000295">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7719306"/>
              <w:tag w:val="goog_rdk_3355"/>
            </w:sdtPr>
            <w:sdtContent>
              <w:ins w:author="Anonymous" w:id="201" w:date="2026-09-24T05:26:08Z">
                <w:sdt>
                  <w:sdtPr>
                    <w:id w:val="-1918134942"/>
                    <w:tag w:val="goog_rdk_3356"/>
                  </w:sdtPr>
                  <w:sdtContent>
                    <w:del w:author="Kanihaa" w:id="9" w:date="2026-09-25T08:48:49Z"/>
                  </w:sdtContent>
                </w:sdt>
              </w:ins>
              <w:sdt>
                <w:sdtPr>
                  <w:id w:val="-1467262103"/>
                  <w:tag w:val="goog_rdk_335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idgpxe0zfxl" w:id="179"/>
                  <w:bookmarkEnd w:id="179"/>
                </w:del>
              </w:ins>
            </w:sdtContent>
          </w:sdt>
        </w:p>
      </w:sdtContent>
    </w:sdt>
    <w:sdt>
      <w:sdtPr>
        <w:id w:val="247955439"/>
        <w:tag w:val="goog_rdk_3362"/>
      </w:sdtPr>
      <w:sdtContent>
        <w:p w:rsidR="00000000" w:rsidDel="00000000" w:rsidP="00000000" w:rsidRDefault="00000000" w:rsidRPr="00000000" w14:paraId="00000296">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49257627"/>
              <w:tag w:val="goog_rdk_3359"/>
            </w:sdtPr>
            <w:sdtContent>
              <w:ins w:author="Anonymous" w:id="201" w:date="2026-09-24T05:26:08Z">
                <w:sdt>
                  <w:sdtPr>
                    <w:id w:val="-1406483488"/>
                    <w:tag w:val="goog_rdk_3360"/>
                  </w:sdtPr>
                  <w:sdtContent>
                    <w:del w:author="Kanihaa" w:id="9" w:date="2026-09-25T08:48:49Z"/>
                  </w:sdtContent>
                </w:sdt>
              </w:ins>
              <w:sdt>
                <w:sdtPr>
                  <w:id w:val="-30133150"/>
                  <w:tag w:val="goog_rdk_336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dbrin7agkdo9" w:id="180"/>
                  <w:bookmarkEnd w:id="180"/>
                </w:del>
              </w:ins>
            </w:sdtContent>
          </w:sdt>
        </w:p>
      </w:sdtContent>
    </w:sdt>
    <w:sdt>
      <w:sdtPr>
        <w:id w:val="-2120140066"/>
        <w:tag w:val="goog_rdk_3366"/>
      </w:sdtPr>
      <w:sdtContent>
        <w:p w:rsidR="00000000" w:rsidDel="00000000" w:rsidP="00000000" w:rsidRDefault="00000000" w:rsidRPr="00000000" w14:paraId="00000297">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31484167"/>
              <w:tag w:val="goog_rdk_3363"/>
            </w:sdtPr>
            <w:sdtContent>
              <w:ins w:author="Anonymous" w:id="201" w:date="2026-09-24T05:26:08Z">
                <w:sdt>
                  <w:sdtPr>
                    <w:id w:val="1524303693"/>
                    <w:tag w:val="goog_rdk_3364"/>
                  </w:sdtPr>
                  <w:sdtContent>
                    <w:del w:author="Kanihaa" w:id="9" w:date="2026-09-25T08:48:49Z"/>
                  </w:sdtContent>
                </w:sdt>
              </w:ins>
              <w:sdt>
                <w:sdtPr>
                  <w:id w:val="37561857"/>
                  <w:tag w:val="goog_rdk_336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vi4jt4fk407b" w:id="181"/>
                  <w:bookmarkEnd w:id="181"/>
                </w:del>
              </w:ins>
            </w:sdtContent>
          </w:sdt>
        </w:p>
      </w:sdtContent>
    </w:sdt>
    <w:sdt>
      <w:sdtPr>
        <w:id w:val="-469924362"/>
        <w:tag w:val="goog_rdk_3370"/>
      </w:sdtPr>
      <w:sdtContent>
        <w:p w:rsidR="00000000" w:rsidDel="00000000" w:rsidP="00000000" w:rsidRDefault="00000000" w:rsidRPr="00000000" w14:paraId="00000298">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72744943"/>
              <w:tag w:val="goog_rdk_3367"/>
            </w:sdtPr>
            <w:sdtContent>
              <w:ins w:author="Anonymous" w:id="201" w:date="2026-09-24T05:26:08Z">
                <w:sdt>
                  <w:sdtPr>
                    <w:id w:val="2061800033"/>
                    <w:tag w:val="goog_rdk_336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181600" cy="1419225"/>
                            <wp:effectExtent b="0" l="0" r="0" t="0"/>
                            <wp:docPr id="18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181600" cy="1419225"/>
                                    </a:xfrm>
                                    <a:prstGeom prst="rect"/>
                                    <a:ln/>
                                  </pic:spPr>
                                </pic:pic>
                              </a:graphicData>
                            </a:graphic>
                          </wp:inline>
                        </w:drawing>
                      </w:r>
                    </w:del>
                  </w:sdtContent>
                </w:sdt>
              </w:ins>
              <w:sdt>
                <w:sdtPr>
                  <w:id w:val="-1016127103"/>
                  <w:tag w:val="goog_rdk_336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cahnpur28ae" w:id="182"/>
                  <w:bookmarkEnd w:id="182"/>
                </w:del>
              </w:ins>
            </w:sdtContent>
          </w:sdt>
        </w:p>
      </w:sdtContent>
    </w:sdt>
    <w:sdt>
      <w:sdtPr>
        <w:id w:val="567709091"/>
        <w:tag w:val="goog_rdk_3374"/>
      </w:sdtPr>
      <w:sdtContent>
        <w:p w:rsidR="00000000" w:rsidDel="00000000" w:rsidP="00000000" w:rsidRDefault="00000000" w:rsidRPr="00000000" w14:paraId="00000299">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45636007"/>
              <w:tag w:val="goog_rdk_3371"/>
            </w:sdtPr>
            <w:sdtContent>
              <w:ins w:author="Anonymous" w:id="201" w:date="2026-09-24T05:26:08Z">
                <w:sdt>
                  <w:sdtPr>
                    <w:id w:val="887049676"/>
                    <w:tag w:val="goog_rdk_3372"/>
                  </w:sdtPr>
                  <w:sdtContent>
                    <w:del w:author="Kanihaa" w:id="9" w:date="2026-09-25T08:48:49Z"/>
                  </w:sdtContent>
                </w:sdt>
              </w:ins>
              <w:sdt>
                <w:sdtPr>
                  <w:id w:val="-2094538279"/>
                  <w:tag w:val="goog_rdk_337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ndwlzfb0nb1s" w:id="183"/>
                  <w:bookmarkEnd w:id="183"/>
                </w:del>
              </w:ins>
            </w:sdtContent>
          </w:sdt>
        </w:p>
      </w:sdtContent>
    </w:sdt>
    <w:sdt>
      <w:sdtPr>
        <w:id w:val="1712807830"/>
        <w:tag w:val="goog_rdk_3378"/>
      </w:sdtPr>
      <w:sdtContent>
        <w:p w:rsidR="00000000" w:rsidDel="00000000" w:rsidP="00000000" w:rsidRDefault="00000000" w:rsidRPr="00000000" w14:paraId="0000029A">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8825039"/>
              <w:tag w:val="goog_rdk_3375"/>
            </w:sdtPr>
            <w:sdtContent>
              <w:ins w:author="Anonymous" w:id="201" w:date="2026-09-24T05:26:08Z">
                <w:sdt>
                  <w:sdtPr>
                    <w:id w:val="-1304316722"/>
                    <w:tag w:val="goog_rdk_3376"/>
                  </w:sdtPr>
                  <w:sdtContent>
                    <w:del w:author="Kanihaa" w:id="9" w:date="2026-09-25T08:48:49Z"/>
                  </w:sdtContent>
                </w:sdt>
              </w:ins>
              <w:sdt>
                <w:sdtPr>
                  <w:id w:val="886257546"/>
                  <w:tag w:val="goog_rdk_337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7jvg3dp5iaph" w:id="184"/>
                  <w:bookmarkEnd w:id="184"/>
                </w:del>
              </w:ins>
            </w:sdtContent>
          </w:sdt>
        </w:p>
      </w:sdtContent>
    </w:sdt>
    <w:sdt>
      <w:sdtPr>
        <w:id w:val="-1502949347"/>
        <w:tag w:val="goog_rdk_3382"/>
      </w:sdtPr>
      <w:sdtContent>
        <w:p w:rsidR="00000000" w:rsidDel="00000000" w:rsidP="00000000" w:rsidRDefault="00000000" w:rsidRPr="00000000" w14:paraId="0000029B">
          <w:pPr>
            <w:pStyle w:val="Heading1"/>
            <w:spacing w:after="280" w:before="28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11405954"/>
              <w:tag w:val="goog_rdk_3379"/>
            </w:sdtPr>
            <w:sdtContent>
              <w:ins w:author="Anonymous" w:id="201" w:date="2026-09-24T05:26:08Z">
                <w:sdt>
                  <w:sdtPr>
                    <w:id w:val="-248626355"/>
                    <w:tag w:val="goog_rdk_3380"/>
                  </w:sdtPr>
                  <w:sdtContent>
                    <w:del w:author="Kanihaa" w:id="9" w:date="2026-09-25T08:48:49Z"/>
                  </w:sdtContent>
                </w:sdt>
              </w:ins>
              <w:sdt>
                <w:sdtPr>
                  <w:id w:val="-670140874"/>
                  <w:tag w:val="goog_rdk_338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sf4mcysbbbff" w:id="185"/>
                  <w:bookmarkEnd w:id="185"/>
                </w:del>
              </w:ins>
            </w:sdtContent>
          </w:sdt>
        </w:p>
      </w:sdtContent>
    </w:sdt>
    <w:sdt>
      <w:sdtPr>
        <w:id w:val="1459038634"/>
        <w:tag w:val="goog_rdk_3386"/>
      </w:sdtPr>
      <w:sdtContent>
        <w:p w:rsidR="00000000" w:rsidDel="00000000" w:rsidP="00000000" w:rsidRDefault="00000000" w:rsidRPr="00000000" w14:paraId="0000029C">
          <w:pPr>
            <w:pStyle w:val="Heading1"/>
            <w:numPr>
              <w:ilvl w:val="0"/>
              <w:numId w:val="21"/>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2124165298"/>
              <w:tag w:val="goog_rdk_3383"/>
            </w:sdtPr>
            <w:sdtContent>
              <w:ins w:author="Anonymous" w:id="201" w:date="2026-09-24T05:26:08Z">
                <w:sdt>
                  <w:sdtPr>
                    <w:id w:val="1550821505"/>
                    <w:tag w:val="goog_rdk_3384"/>
                  </w:sdtPr>
                  <w:sdtContent>
                    <w:del w:author="Kanihaa" w:id="9" w:date="2026-09-25T08:48:49Z"/>
                  </w:sdtContent>
                </w:sdt>
              </w:ins>
              <w:sdt>
                <w:sdtPr>
                  <w:id w:val="-175108875"/>
                  <w:tag w:val="goog_rdk_338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Load .env environment </w:delText>
                      </w:r>
                    </w:del>
                  </w:ins>
                </w:sdtContent>
              </w:sdt>
              <w:ins w:author="Anonymous" w:id="201" w:date="2026-09-24T05:26:08Z">
                <w:del w:author="Kanihaa" w:id="9" w:date="2026-09-25T08:48:49Z">
                  <w:bookmarkStart w:colFirst="0" w:colLast="0" w:name="_heading=h.fs28mpmftxrd" w:id="186"/>
                  <w:bookmarkEnd w:id="186"/>
                </w:del>
              </w:ins>
            </w:sdtContent>
          </w:sdt>
        </w:p>
      </w:sdtContent>
    </w:sdt>
    <w:sdt>
      <w:sdtPr>
        <w:id w:val="1690342143"/>
        <w:tag w:val="goog_rdk_3390"/>
      </w:sdtPr>
      <w:sdtContent>
        <w:p w:rsidR="00000000" w:rsidDel="00000000" w:rsidP="00000000" w:rsidRDefault="00000000" w:rsidRPr="00000000" w14:paraId="0000029D">
          <w:pPr>
            <w:pStyle w:val="Heading1"/>
            <w:spacing w:after="280" w:before="280" w:line="240" w:lineRule="auto"/>
            <w:ind w:left="720" w:right="-1099.7244094488178"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86812632"/>
              <w:tag w:val="goog_rdk_3387"/>
            </w:sdtPr>
            <w:sdtContent>
              <w:ins w:author="Anonymous" w:id="201" w:date="2026-09-24T05:26:08Z">
                <w:sdt>
                  <w:sdtPr>
                    <w:id w:val="1815881931"/>
                    <w:tag w:val="goog_rdk_338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530600"/>
                            <wp:effectExtent b="0" l="0" r="0" t="0"/>
                            <wp:docPr id="22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213475" cy="3530600"/>
                                    </a:xfrm>
                                    <a:prstGeom prst="rect"/>
                                    <a:ln/>
                                  </pic:spPr>
                                </pic:pic>
                              </a:graphicData>
                            </a:graphic>
                          </wp:inline>
                        </w:drawing>
                      </w:r>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5765800"/>
                            <wp:effectExtent b="0" l="0" r="0" t="0"/>
                            <wp:docPr id="27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213475" cy="5765800"/>
                                    </a:xfrm>
                                    <a:prstGeom prst="rect"/>
                                    <a:ln/>
                                  </pic:spPr>
                                </pic:pic>
                              </a:graphicData>
                            </a:graphic>
                          </wp:inline>
                        </w:drawing>
                      </w:r>
                    </w:del>
                  </w:sdtContent>
                </w:sdt>
              </w:ins>
              <w:sdt>
                <w:sdtPr>
                  <w:id w:val="-712009727"/>
                  <w:tag w:val="goog_rdk_338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cnqeckywlvxr" w:id="187"/>
                  <w:bookmarkEnd w:id="187"/>
                </w:del>
              </w:ins>
            </w:sdtContent>
          </w:sdt>
        </w:p>
      </w:sdtContent>
    </w:sdt>
    <w:sdt>
      <w:sdtPr>
        <w:id w:val="134764687"/>
        <w:tag w:val="goog_rdk_3394"/>
      </w:sdtPr>
      <w:sdtContent>
        <w:p w:rsidR="00000000" w:rsidDel="00000000" w:rsidP="00000000" w:rsidRDefault="00000000" w:rsidRPr="00000000" w14:paraId="0000029E">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48996255"/>
              <w:tag w:val="goog_rdk_3391"/>
            </w:sdtPr>
            <w:sdtContent>
              <w:ins w:author="Anonymous" w:id="201" w:date="2026-09-24T05:26:08Z">
                <w:sdt>
                  <w:sdtPr>
                    <w:id w:val="-391326123"/>
                    <w:tag w:val="goog_rdk_3392"/>
                  </w:sdtPr>
                  <w:sdtContent>
                    <w:del w:author="Kanihaa" w:id="9" w:date="2026-09-25T08:48:49Z"/>
                  </w:sdtContent>
                </w:sdt>
              </w:ins>
              <w:sdt>
                <w:sdtPr>
                  <w:id w:val="-411502537"/>
                  <w:tag w:val="goog_rdk_339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2.2: Main Functionality code routings</w:delText>
                        <w:br w:type="textWrapping"/>
                      </w:r>
                    </w:del>
                  </w:ins>
                </w:sdtContent>
              </w:sdt>
              <w:ins w:author="Anonymous" w:id="201" w:date="2026-09-24T05:26:08Z">
                <w:del w:author="Kanihaa" w:id="9" w:date="2026-09-25T08:48:49Z">
                  <w:bookmarkStart w:colFirst="0" w:colLast="0" w:name="_heading=h.gp8eaql4sgb" w:id="188"/>
                  <w:bookmarkEnd w:id="188"/>
                </w:del>
              </w:ins>
            </w:sdtContent>
          </w:sdt>
        </w:p>
      </w:sdtContent>
    </w:sdt>
    <w:sdt>
      <w:sdtPr>
        <w:id w:val="495969146"/>
        <w:tag w:val="goog_rdk_3399"/>
      </w:sdtPr>
      <w:sdtContent>
        <w:p w:rsidR="00000000" w:rsidDel="00000000" w:rsidP="00000000" w:rsidRDefault="00000000" w:rsidRPr="00000000" w14:paraId="0000029F">
          <w:pPr>
            <w:pStyle w:val="Heading1"/>
            <w:numPr>
              <w:ilvl w:val="0"/>
              <w:numId w:val="21"/>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59695204"/>
              <w:tag w:val="goog_rdk_3395"/>
            </w:sdtPr>
            <w:sdtContent>
              <w:ins w:author="Anonymous" w:id="201" w:date="2026-09-24T05:26:08Z">
                <w:sdt>
                  <w:sdtPr>
                    <w:id w:val="-17460230"/>
                    <w:tag w:val="goog_rdk_3396"/>
                  </w:sdtPr>
                  <w:sdtContent>
                    <w:del w:author="Kanihaa" w:id="9" w:date="2026-09-25T08:48:49Z"/>
                  </w:sdtContent>
                </w:sdt>
              </w:ins>
              <w:sdt>
                <w:sdtPr>
                  <w:id w:val="2054108425"/>
                  <w:tag w:val="goog_rdk_339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/generate-home: Generates home interior recommendations (furniture, decor, </w:delText>
                      </w:r>
                    </w:del>
                  </w:ins>
                </w:sdtContent>
              </w:sdt>
              <w:ins w:author="Anonymous" w:id="201" w:date="2026-09-24T05:26:08Z">
                <w:del w:author="Kanihaa" w:id="9" w:date="2026-09-25T08:48:49Z">
                  <w:bookmarkStart w:colFirst="0" w:colLast="0" w:name="_heading=h.hgervpv33lwq" w:id="189"/>
                  <w:bookmarkEnd w:id="189"/>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937000"/>
                        <wp:effectExtent b="0" l="0" r="0" t="0"/>
                        <wp:docPr id="23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213475" cy="3937000"/>
                                </a:xfrm>
                                <a:prstGeom prst="rect"/>
                                <a:ln/>
                              </pic:spPr>
                            </pic:pic>
                          </a:graphicData>
                        </a:graphic>
                      </wp:inline>
                    </w:drawing>
                  </w:r>
                  <w:sdt>
                    <w:sdtPr>
                      <w:id w:val="764459841"/>
                      <w:tag w:val="goog_rdk_33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lighting)</w:delText>
                      </w:r>
                    </w:sdtContent>
                  </w:sdt>
                </w:del>
              </w:ins>
            </w:sdtContent>
          </w:sdt>
        </w:p>
      </w:sdtContent>
    </w:sdt>
    <w:sdt>
      <w:sdtPr>
        <w:id w:val="-471856079"/>
        <w:tag w:val="goog_rdk_3403"/>
      </w:sdtPr>
      <w:sdtContent>
        <w:p w:rsidR="00000000" w:rsidDel="00000000" w:rsidP="00000000" w:rsidRDefault="00000000" w:rsidRPr="00000000" w14:paraId="000002A0">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99388347"/>
              <w:tag w:val="goog_rdk_3400"/>
            </w:sdtPr>
            <w:sdtContent>
              <w:ins w:author="Anonymous" w:id="201" w:date="2026-09-24T05:26:08Z">
                <w:sdt>
                  <w:sdtPr>
                    <w:id w:val="1422541616"/>
                    <w:tag w:val="goog_rdk_340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596900"/>
                            <wp:effectExtent b="0" l="0" r="0" t="0"/>
                            <wp:docPr id="286"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213475" cy="596900"/>
                                    </a:xfrm>
                                    <a:prstGeom prst="rect"/>
                                    <a:ln/>
                                  </pic:spPr>
                                </pic:pic>
                              </a:graphicData>
                            </a:graphic>
                          </wp:inline>
                        </w:drawing>
                      </w:r>
                    </w:del>
                  </w:sdtContent>
                </w:sdt>
              </w:ins>
              <w:sdt>
                <w:sdtPr>
                  <w:id w:val="-312602755"/>
                  <w:tag w:val="goog_rdk_340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m8ehkmrx9duw" w:id="190"/>
                  <w:bookmarkEnd w:id="190"/>
                </w:del>
              </w:ins>
            </w:sdtContent>
          </w:sdt>
        </w:p>
      </w:sdtContent>
    </w:sdt>
    <w:sdt>
      <w:sdtPr>
        <w:id w:val="-970866488"/>
        <w:tag w:val="goog_rdk_3407"/>
      </w:sdtPr>
      <w:sdtContent>
        <w:p w:rsidR="00000000" w:rsidDel="00000000" w:rsidP="00000000" w:rsidRDefault="00000000" w:rsidRPr="00000000" w14:paraId="000002A1">
          <w:pPr>
            <w:pStyle w:val="Heading1"/>
            <w:numPr>
              <w:ilvl w:val="0"/>
              <w:numId w:val="33"/>
            </w:numPr>
            <w:spacing w:after="240" w:before="240"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304695916"/>
              <w:tag w:val="goog_rdk_3404"/>
            </w:sdtPr>
            <w:sdtContent>
              <w:ins w:author="Anonymous" w:id="201" w:date="2026-09-24T05:26:08Z">
                <w:sdt>
                  <w:sdtPr>
                    <w:id w:val="-91427952"/>
                    <w:tag w:val="goog_rdk_3405"/>
                  </w:sdtPr>
                  <w:sdtContent>
                    <w:del w:author="Kanihaa" w:id="9" w:date="2026-09-25T08:48:49Z"/>
                  </w:sdtContent>
                </w:sdt>
              </w:ins>
              <w:sdt>
                <w:sdtPr>
                  <w:id w:val="-268401540"/>
                  <w:tag w:val="goog_rdk_340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get home_recommendations by using the function</w:delText>
                      </w:r>
                    </w:del>
                  </w:ins>
                </w:sdtContent>
              </w:sdt>
              <w:ins w:author="Anonymous" w:id="201" w:date="2026-09-24T05:26:08Z">
                <w:del w:author="Kanihaa" w:id="9" w:date="2026-09-25T08:48:49Z">
                  <w:bookmarkStart w:colFirst="0" w:colLast="0" w:name="_heading=h.g5622vhwkgac" w:id="191"/>
                  <w:bookmarkEnd w:id="191"/>
                </w:del>
              </w:ins>
            </w:sdtContent>
          </w:sdt>
        </w:p>
      </w:sdtContent>
    </w:sdt>
    <w:sdt>
      <w:sdtPr>
        <w:id w:val="-1657417238"/>
        <w:tag w:val="goog_rdk_3411"/>
      </w:sdtPr>
      <w:sdtContent>
        <w:p w:rsidR="00000000" w:rsidDel="00000000" w:rsidP="00000000" w:rsidRDefault="00000000" w:rsidRPr="00000000" w14:paraId="000002A2">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92609988"/>
              <w:tag w:val="goog_rdk_3408"/>
            </w:sdtPr>
            <w:sdtContent>
              <w:ins w:author="Anonymous" w:id="201" w:date="2026-09-24T05:26:08Z">
                <w:sdt>
                  <w:sdtPr>
                    <w:id w:val="-535925679"/>
                    <w:tag w:val="goog_rdk_340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479800"/>
                            <wp:effectExtent b="595671" l="351822" r="351822" t="595671"/>
                            <wp:docPr id="16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rot="867394">
                                      <a:off x="0" y="0"/>
                                      <a:ext cx="5213475" cy="3479800"/>
                                    </a:xfrm>
                                    <a:prstGeom prst="rect"/>
                                    <a:ln/>
                                  </pic:spPr>
                                </pic:pic>
                              </a:graphicData>
                            </a:graphic>
                          </wp:inline>
                        </w:drawing>
                      </w:r>
                    </w:del>
                  </w:sdtContent>
                </w:sdt>
              </w:ins>
              <w:sdt>
                <w:sdtPr>
                  <w:id w:val="803536916"/>
                  <w:tag w:val="goog_rdk_341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fgqhu4qrl1t0" w:id="192"/>
                  <w:bookmarkEnd w:id="192"/>
                </w:del>
              </w:ins>
            </w:sdtContent>
          </w:sdt>
        </w:p>
      </w:sdtContent>
    </w:sdt>
    <w:sdt>
      <w:sdtPr>
        <w:id w:val="-1594685185"/>
        <w:tag w:val="goog_rdk_3415"/>
      </w:sdtPr>
      <w:sdtContent>
        <w:p w:rsidR="00000000" w:rsidDel="00000000" w:rsidP="00000000" w:rsidRDefault="00000000" w:rsidRPr="00000000" w14:paraId="000002A3">
          <w:pPr>
            <w:pStyle w:val="Heading1"/>
            <w:numPr>
              <w:ilvl w:val="0"/>
              <w:numId w:val="37"/>
            </w:numPr>
            <w:spacing w:after="240" w:before="240"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838516601"/>
              <w:tag w:val="goog_rdk_3412"/>
            </w:sdtPr>
            <w:sdtContent>
              <w:ins w:author="Anonymous" w:id="201" w:date="2026-09-24T05:26:08Z">
                <w:sdt>
                  <w:sdtPr>
                    <w:id w:val="1123915197"/>
                    <w:tag w:val="goog_rdk_3413"/>
                  </w:sdtPr>
                  <w:sdtContent>
                    <w:del w:author="Kanihaa" w:id="9" w:date="2026-09-25T08:48:49Z"/>
                  </w:sdtContent>
                </w:sdt>
              </w:ins>
              <w:sdt>
                <w:sdtPr>
                  <w:id w:val="-1149550344"/>
                  <w:tag w:val="goog_rdk_341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linking the websites like amazon,flipkar,ikea ect…. to get the products</w:delText>
                      </w:r>
                    </w:del>
                  </w:ins>
                </w:sdtContent>
              </w:sdt>
              <w:ins w:author="Anonymous" w:id="201" w:date="2026-09-24T05:26:08Z">
                <w:del w:author="Kanihaa" w:id="9" w:date="2026-09-25T08:48:49Z">
                  <w:bookmarkStart w:colFirst="0" w:colLast="0" w:name="_heading=h.elx5lnjw9bq1" w:id="193"/>
                  <w:bookmarkEnd w:id="193"/>
                </w:del>
              </w:ins>
            </w:sdtContent>
          </w:sdt>
        </w:p>
      </w:sdtContent>
    </w:sdt>
    <w:sdt>
      <w:sdtPr>
        <w:id w:val="-851407527"/>
        <w:tag w:val="goog_rdk_3419"/>
      </w:sdtPr>
      <w:sdtContent>
        <w:p w:rsidR="00000000" w:rsidDel="00000000" w:rsidP="00000000" w:rsidRDefault="00000000" w:rsidRPr="00000000" w14:paraId="000002A4">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7175288"/>
              <w:tag w:val="goog_rdk_3416"/>
            </w:sdtPr>
            <w:sdtContent>
              <w:ins w:author="Anonymous" w:id="201" w:date="2026-09-24T05:26:08Z">
                <w:sdt>
                  <w:sdtPr>
                    <w:id w:val="-1598458112"/>
                    <w:tag w:val="goog_rdk_341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213100"/>
                            <wp:effectExtent b="0" l="0" r="0" t="0"/>
                            <wp:docPr id="219"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213475" cy="3213100"/>
                                    </a:xfrm>
                                    <a:prstGeom prst="rect"/>
                                    <a:ln/>
                                  </pic:spPr>
                                </pic:pic>
                              </a:graphicData>
                            </a:graphic>
                          </wp:inline>
                        </w:drawing>
                      </w:r>
                    </w:del>
                  </w:sdtContent>
                </w:sdt>
              </w:ins>
              <w:sdt>
                <w:sdtPr>
                  <w:id w:val="-691811557"/>
                  <w:tag w:val="goog_rdk_341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stau1dy666f" w:id="194"/>
                  <w:bookmarkEnd w:id="194"/>
                </w:del>
              </w:ins>
            </w:sdtContent>
          </w:sdt>
        </w:p>
      </w:sdtContent>
    </w:sdt>
    <w:sdt>
      <w:sdtPr>
        <w:id w:val="1401875078"/>
        <w:tag w:val="goog_rdk_3423"/>
      </w:sdtPr>
      <w:sdtContent>
        <w:p w:rsidR="00000000" w:rsidDel="00000000" w:rsidP="00000000" w:rsidRDefault="00000000" w:rsidRPr="00000000" w14:paraId="000002A5">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26160669"/>
              <w:tag w:val="goog_rdk_3420"/>
            </w:sdtPr>
            <w:sdtContent>
              <w:ins w:author="Anonymous" w:id="201" w:date="2026-09-24T05:26:08Z">
                <w:sdt>
                  <w:sdtPr>
                    <w:id w:val="2046681317"/>
                    <w:tag w:val="goog_rdk_3421"/>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1282700"/>
                            <wp:effectExtent b="0" l="0" r="0" t="0"/>
                            <wp:docPr id="182"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213475" cy="1282700"/>
                                    </a:xfrm>
                                    <a:prstGeom prst="rect"/>
                                    <a:ln/>
                                  </pic:spPr>
                                </pic:pic>
                              </a:graphicData>
                            </a:graphic>
                          </wp:inline>
                        </w:drawing>
                      </w:r>
                    </w:del>
                  </w:sdtContent>
                </w:sdt>
              </w:ins>
              <w:sdt>
                <w:sdtPr>
                  <w:id w:val="850659726"/>
                  <w:tag w:val="goog_rdk_342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rw7gx371svwt" w:id="195"/>
                  <w:bookmarkEnd w:id="195"/>
                </w:del>
              </w:ins>
            </w:sdtContent>
          </w:sdt>
        </w:p>
      </w:sdtContent>
    </w:sdt>
    <w:sdt>
      <w:sdtPr>
        <w:id w:val="1520550055"/>
        <w:tag w:val="goog_rdk_3427"/>
      </w:sdtPr>
      <w:sdtContent>
        <w:p w:rsidR="00000000" w:rsidDel="00000000" w:rsidP="00000000" w:rsidRDefault="00000000" w:rsidRPr="00000000" w14:paraId="000002A6">
          <w:pPr>
            <w:pStyle w:val="Heading1"/>
            <w:numPr>
              <w:ilvl w:val="0"/>
              <w:numId w:val="21"/>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195400597"/>
              <w:tag w:val="goog_rdk_3424"/>
            </w:sdtPr>
            <w:sdtContent>
              <w:ins w:author="Anonymous" w:id="201" w:date="2026-09-24T05:26:08Z">
                <w:sdt>
                  <w:sdtPr>
                    <w:id w:val="1364217250"/>
                    <w:tag w:val="goog_rdk_3425"/>
                  </w:sdtPr>
                  <w:sdtContent>
                    <w:del w:author="Kanihaa" w:id="9" w:date="2026-09-25T08:48:49Z"/>
                  </w:sdtContent>
                </w:sdt>
              </w:ins>
              <w:sdt>
                <w:sdtPr>
                  <w:id w:val="1500383508"/>
                  <w:tag w:val="goog_rdk_342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/generate-party: Suggests catering, venue, and decoration options for events</w:delText>
                      </w:r>
                    </w:del>
                  </w:ins>
                </w:sdtContent>
              </w:sdt>
              <w:ins w:author="Anonymous" w:id="201" w:date="2026-09-24T05:26:08Z">
                <w:del w:author="Kanihaa" w:id="9" w:date="2026-09-25T08:48:49Z">
                  <w:bookmarkStart w:colFirst="0" w:colLast="0" w:name="_heading=h.dwesf1kyeuvz" w:id="196"/>
                  <w:bookmarkEnd w:id="196"/>
                </w:del>
              </w:ins>
            </w:sdtContent>
          </w:sdt>
        </w:p>
      </w:sdtContent>
    </w:sdt>
    <w:sdt>
      <w:sdtPr>
        <w:id w:val="-172069651"/>
        <w:tag w:val="goog_rdk_3431"/>
      </w:sdtPr>
      <w:sdtContent>
        <w:p w:rsidR="00000000" w:rsidDel="00000000" w:rsidP="00000000" w:rsidRDefault="00000000" w:rsidRPr="00000000" w14:paraId="000002A7">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36567906"/>
              <w:tag w:val="goog_rdk_3428"/>
            </w:sdtPr>
            <w:sdtContent>
              <w:ins w:author="Anonymous" w:id="201" w:date="2026-09-24T05:26:08Z">
                <w:sdt>
                  <w:sdtPr>
                    <w:id w:val="666106157"/>
                    <w:tag w:val="goog_rdk_342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609600"/>
                            <wp:effectExtent b="0" l="0" r="0" t="0"/>
                            <wp:docPr id="245"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5213475" cy="609600"/>
                                    </a:xfrm>
                                    <a:prstGeom prst="rect"/>
                                    <a:ln/>
                                  </pic:spPr>
                                </pic:pic>
                              </a:graphicData>
                            </a:graphic>
                          </wp:inline>
                        </w:drawing>
                      </w:r>
                    </w:del>
                  </w:sdtContent>
                </w:sdt>
              </w:ins>
              <w:sdt>
                <w:sdtPr>
                  <w:id w:val="-980581845"/>
                  <w:tag w:val="goog_rdk_343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30nh3un79lp" w:id="197"/>
                  <w:bookmarkEnd w:id="197"/>
                </w:del>
              </w:ins>
            </w:sdtContent>
          </w:sdt>
        </w:p>
      </w:sdtContent>
    </w:sdt>
    <w:sdt>
      <w:sdtPr>
        <w:id w:val="232929382"/>
        <w:tag w:val="goog_rdk_3435"/>
      </w:sdtPr>
      <w:sdtContent>
        <w:p w:rsidR="00000000" w:rsidDel="00000000" w:rsidP="00000000" w:rsidRDefault="00000000" w:rsidRPr="00000000" w14:paraId="000002A8">
          <w:pPr>
            <w:pStyle w:val="Heading1"/>
            <w:numPr>
              <w:ilvl w:val="0"/>
              <w:numId w:val="33"/>
            </w:numPr>
            <w:spacing w:after="240" w:before="240"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985275578"/>
              <w:tag w:val="goog_rdk_3432"/>
            </w:sdtPr>
            <w:sdtContent>
              <w:ins w:author="Anonymous" w:id="201" w:date="2026-09-24T05:26:08Z">
                <w:sdt>
                  <w:sdtPr>
                    <w:id w:val="-1976421369"/>
                    <w:tag w:val="goog_rdk_3433"/>
                  </w:sdtPr>
                  <w:sdtContent>
                    <w:del w:author="Kanihaa" w:id="9" w:date="2026-09-25T08:48:49Z"/>
                  </w:sdtContent>
                </w:sdt>
              </w:ins>
              <w:sdt>
                <w:sdtPr>
                  <w:id w:val="1121719795"/>
                  <w:tag w:val="goog_rdk_343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get home_recommendations by using the function</w:delText>
                      </w:r>
                    </w:del>
                  </w:ins>
                </w:sdtContent>
              </w:sdt>
              <w:ins w:author="Anonymous" w:id="201" w:date="2026-09-24T05:26:08Z">
                <w:del w:author="Kanihaa" w:id="9" w:date="2026-09-25T08:48:49Z">
                  <w:bookmarkStart w:colFirst="0" w:colLast="0" w:name="_heading=h.n74j5u10ddpj" w:id="198"/>
                  <w:bookmarkEnd w:id="198"/>
                </w:del>
              </w:ins>
            </w:sdtContent>
          </w:sdt>
        </w:p>
      </w:sdtContent>
    </w:sdt>
    <w:sdt>
      <w:sdtPr>
        <w:id w:val="-1478699675"/>
        <w:tag w:val="goog_rdk_3439"/>
      </w:sdtPr>
      <w:sdtContent>
        <w:p w:rsidR="00000000" w:rsidDel="00000000" w:rsidP="00000000" w:rsidRDefault="00000000" w:rsidRPr="00000000" w14:paraId="000002A9">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18513772"/>
              <w:tag w:val="goog_rdk_3436"/>
            </w:sdtPr>
            <w:sdtContent>
              <w:ins w:author="Anonymous" w:id="201" w:date="2026-09-24T05:26:08Z">
                <w:sdt>
                  <w:sdtPr>
                    <w:id w:val="-151633488"/>
                    <w:tag w:val="goog_rdk_3437"/>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975100"/>
                            <wp:effectExtent b="0" l="0" r="0" t="0"/>
                            <wp:docPr id="18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213475" cy="3975100"/>
                                    </a:xfrm>
                                    <a:prstGeom prst="rect"/>
                                    <a:ln/>
                                  </pic:spPr>
                                </pic:pic>
                              </a:graphicData>
                            </a:graphic>
                          </wp:inline>
                        </w:drawing>
                      </w:r>
                    </w:del>
                  </w:sdtContent>
                </w:sdt>
              </w:ins>
              <w:sdt>
                <w:sdtPr>
                  <w:id w:val="366669390"/>
                  <w:tag w:val="goog_rdk_343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opf4hg9juhho" w:id="199"/>
                  <w:bookmarkEnd w:id="199"/>
                </w:del>
              </w:ins>
            </w:sdtContent>
          </w:sdt>
        </w:p>
      </w:sdtContent>
    </w:sdt>
    <w:sdt>
      <w:sdtPr>
        <w:id w:val="-1459888274"/>
        <w:tag w:val="goog_rdk_3444"/>
      </w:sdtPr>
      <w:sdtContent>
        <w:p w:rsidR="00000000" w:rsidDel="00000000" w:rsidP="00000000" w:rsidRDefault="00000000" w:rsidRPr="00000000" w14:paraId="000002AA">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63109052"/>
              <w:tag w:val="goog_rdk_3440"/>
            </w:sdtPr>
            <w:sdtContent>
              <w:ins w:author="Anonymous" w:id="201" w:date="2026-09-24T05:26:08Z">
                <w:sdt>
                  <w:sdtPr>
                    <w:id w:val="-1302706296"/>
                    <w:tag w:val="goog_rdk_3441"/>
                  </w:sdtPr>
                  <w:sdtContent>
                    <w:del w:author="Kanihaa" w:id="9" w:date="2026-09-25T08:48:49Z"/>
                  </w:sdtContent>
                </w:sdt>
              </w:ins>
              <w:sdt>
                <w:sdtPr>
                  <w:id w:val="267922948"/>
                  <w:tag w:val="goog_rdk_344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okzkjj3v5uqv" w:id="200"/>
                  <w:bookmarkEnd w:id="200"/>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559300"/>
                        <wp:effectExtent b="0" l="0" r="0" t="0"/>
                        <wp:docPr id="230"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213475" cy="4559300"/>
                                </a:xfrm>
                                <a:prstGeom prst="rect"/>
                                <a:ln/>
                              </pic:spPr>
                            </pic:pic>
                          </a:graphicData>
                        </a:graphic>
                      </wp:inline>
                    </w:drawing>
                  </w:r>
                  <w:sdt>
                    <w:sdtPr>
                      <w:id w:val="549943866"/>
                      <w:tag w:val="goog_rdk_3443"/>
                    </w:sdtPr>
                    <w:sdtContent>
                      <w:r w:rsidDel="00000000" w:rsidR="00000000" w:rsidRPr="00000000">
                        <w:rPr>
                          <w:rtl w:val="0"/>
                        </w:rPr>
                      </w:r>
                    </w:sdtContent>
                  </w:sdt>
                </w:del>
              </w:ins>
            </w:sdtContent>
          </w:sdt>
        </w:p>
      </w:sdtContent>
    </w:sdt>
    <w:sdt>
      <w:sdtPr>
        <w:id w:val="1556929749"/>
        <w:tag w:val="goog_rdk_3448"/>
      </w:sdtPr>
      <w:sdtContent>
        <w:p w:rsidR="00000000" w:rsidDel="00000000" w:rsidP="00000000" w:rsidRDefault="00000000" w:rsidRPr="00000000" w14:paraId="000002AB">
          <w:pPr>
            <w:pStyle w:val="Heading1"/>
            <w:numPr>
              <w:ilvl w:val="0"/>
              <w:numId w:val="37"/>
            </w:numPr>
            <w:spacing w:after="240" w:before="240"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468866297"/>
              <w:tag w:val="goog_rdk_3445"/>
            </w:sdtPr>
            <w:sdtContent>
              <w:ins w:author="Anonymous" w:id="201" w:date="2026-09-24T05:26:08Z">
                <w:sdt>
                  <w:sdtPr>
                    <w:id w:val="-1506093254"/>
                    <w:tag w:val="goog_rdk_3446"/>
                  </w:sdtPr>
                  <w:sdtContent>
                    <w:del w:author="Kanihaa" w:id="9" w:date="2026-09-25T08:48:49Z"/>
                  </w:sdtContent>
                </w:sdt>
              </w:ins>
              <w:sdt>
                <w:sdtPr>
                  <w:id w:val="529266927"/>
                  <w:tag w:val="goog_rdk_344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linking the websites like amazon,flipkar,ikea ect…. to get the products</w:delText>
                      </w:r>
                    </w:del>
                  </w:ins>
                </w:sdtContent>
              </w:sdt>
              <w:ins w:author="Anonymous" w:id="201" w:date="2026-09-24T05:26:08Z">
                <w:del w:author="Kanihaa" w:id="9" w:date="2026-09-25T08:48:49Z">
                  <w:bookmarkStart w:colFirst="0" w:colLast="0" w:name="_heading=h.bz19catnzhk7" w:id="201"/>
                  <w:bookmarkEnd w:id="201"/>
                </w:del>
              </w:ins>
            </w:sdtContent>
          </w:sdt>
        </w:p>
      </w:sdtContent>
    </w:sdt>
    <w:sdt>
      <w:sdtPr>
        <w:id w:val="-625302704"/>
        <w:tag w:val="goog_rdk_3452"/>
      </w:sdtPr>
      <w:sdtContent>
        <w:p w:rsidR="00000000" w:rsidDel="00000000" w:rsidP="00000000" w:rsidRDefault="00000000" w:rsidRPr="00000000" w14:paraId="000002AC">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83688833"/>
              <w:tag w:val="goog_rdk_3449"/>
            </w:sdtPr>
            <w:sdtContent>
              <w:ins w:author="Anonymous" w:id="201" w:date="2026-09-24T05:26:08Z">
                <w:sdt>
                  <w:sdtPr>
                    <w:id w:val="-2114970547"/>
                    <w:tag w:val="goog_rdk_3450"/>
                  </w:sdtPr>
                  <w:sdtContent>
                    <w:del w:author="Kanihaa" w:id="9" w:date="2026-09-25T08:48:49Z"/>
                  </w:sdtContent>
                </w:sdt>
              </w:ins>
              <w:sdt>
                <w:sdtPr>
                  <w:id w:val="-1439450980"/>
                  <w:tag w:val="goog_rdk_345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srpgk4d92b27" w:id="202"/>
                  <w:bookmarkEnd w:id="202"/>
                </w:del>
              </w:ins>
            </w:sdtContent>
          </w:sdt>
        </w:p>
      </w:sdtContent>
    </w:sdt>
    <w:sdt>
      <w:sdtPr>
        <w:id w:val="-1156952845"/>
        <w:tag w:val="goog_rdk_3456"/>
      </w:sdtPr>
      <w:sdtContent>
        <w:p w:rsidR="00000000" w:rsidDel="00000000" w:rsidP="00000000" w:rsidRDefault="00000000" w:rsidRPr="00000000" w14:paraId="000002AD">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13206976"/>
              <w:tag w:val="goog_rdk_3453"/>
            </w:sdtPr>
            <w:sdtContent>
              <w:ins w:author="Anonymous" w:id="201" w:date="2026-09-24T05:26:08Z">
                <w:sdt>
                  <w:sdtPr>
                    <w:id w:val="-323927916"/>
                    <w:tag w:val="goog_rdk_345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543300"/>
                            <wp:effectExtent b="0" l="0" r="0" t="0"/>
                            <wp:docPr id="15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213475" cy="3543300"/>
                                    </a:xfrm>
                                    <a:prstGeom prst="rect"/>
                                    <a:ln/>
                                  </pic:spPr>
                                </pic:pic>
                              </a:graphicData>
                            </a:graphic>
                          </wp:inline>
                        </w:drawing>
                      </w:r>
                    </w:del>
                  </w:sdtContent>
                </w:sdt>
              </w:ins>
              <w:sdt>
                <w:sdtPr>
                  <w:id w:val="1116968919"/>
                  <w:tag w:val="goog_rdk_345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3cbzdhvqff50" w:id="203"/>
                  <w:bookmarkEnd w:id="203"/>
                </w:del>
              </w:ins>
            </w:sdtContent>
          </w:sdt>
        </w:p>
      </w:sdtContent>
    </w:sdt>
    <w:sdt>
      <w:sdtPr>
        <w:id w:val="1195271695"/>
        <w:tag w:val="goog_rdk_3460"/>
      </w:sdtPr>
      <w:sdtContent>
        <w:p w:rsidR="00000000" w:rsidDel="00000000" w:rsidP="00000000" w:rsidRDefault="00000000" w:rsidRPr="00000000" w14:paraId="000002AE">
          <w:pPr>
            <w:pStyle w:val="Heading1"/>
            <w:numPr>
              <w:ilvl w:val="0"/>
              <w:numId w:val="17"/>
            </w:numPr>
            <w:spacing w:after="240" w:before="240" w:line="240" w:lineRule="auto"/>
            <w:ind w:left="1440" w:hanging="360"/>
            <w:rPr>
              <w:ins w:author="Anonymous" w:id="201" w:date="2026-09-24T05:26:08Z"/>
              <w:del w:author="Kanihaa" w:id="9" w:date="2026-09-25T08:48:49Z"/>
              <w:rFonts w:ascii="Calibri" w:cs="Calibri" w:eastAsia="Calibri" w:hAnsi="Calibri"/>
              <w:strike w:val="1"/>
              <w:highlight w:val="black"/>
            </w:rPr>
          </w:pPr>
          <w:sdt>
            <w:sdtPr>
              <w:id w:val="1857431514"/>
              <w:tag w:val="goog_rdk_3457"/>
            </w:sdtPr>
            <w:sdtContent>
              <w:ins w:author="Anonymous" w:id="201" w:date="2026-09-24T05:26:08Z">
                <w:sdt>
                  <w:sdtPr>
                    <w:id w:val="758216662"/>
                    <w:tag w:val="goog_rdk_3458"/>
                  </w:sdtPr>
                  <w:sdtContent>
                    <w:del w:author="Kanihaa" w:id="9" w:date="2026-09-25T08:48:49Z"/>
                  </w:sdtContent>
                </w:sdt>
              </w:ins>
              <w:sdt>
                <w:sdtPr>
                  <w:id w:val="639672062"/>
                  <w:tag w:val="goog_rdk_345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using the if condition to categorize the situation based products </w:delText>
                      </w:r>
                    </w:del>
                  </w:ins>
                </w:sdtContent>
              </w:sdt>
              <w:ins w:author="Anonymous" w:id="201" w:date="2026-09-24T05:26:08Z">
                <w:del w:author="Kanihaa" w:id="9" w:date="2026-09-25T08:48:49Z">
                  <w:bookmarkStart w:colFirst="0" w:colLast="0" w:name="_heading=h.pynlfc7ho7y4" w:id="204"/>
                  <w:bookmarkEnd w:id="204"/>
                </w:del>
              </w:ins>
            </w:sdtContent>
          </w:sdt>
        </w:p>
      </w:sdtContent>
    </w:sdt>
    <w:sdt>
      <w:sdtPr>
        <w:id w:val="-368875976"/>
        <w:tag w:val="goog_rdk_3464"/>
      </w:sdtPr>
      <w:sdtContent>
        <w:p w:rsidR="00000000" w:rsidDel="00000000" w:rsidP="00000000" w:rsidRDefault="00000000" w:rsidRPr="00000000" w14:paraId="000002AF">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99533339"/>
              <w:tag w:val="goog_rdk_3461"/>
            </w:sdtPr>
            <w:sdtContent>
              <w:ins w:author="Anonymous" w:id="201" w:date="2026-09-24T05:26:08Z">
                <w:sdt>
                  <w:sdtPr>
                    <w:id w:val="384266156"/>
                    <w:tag w:val="goog_rdk_3462"/>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238500"/>
                            <wp:effectExtent b="0" l="0" r="0" t="0"/>
                            <wp:docPr id="233"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5213475" cy="3238500"/>
                                    </a:xfrm>
                                    <a:prstGeom prst="rect"/>
                                    <a:ln/>
                                  </pic:spPr>
                                </pic:pic>
                              </a:graphicData>
                            </a:graphic>
                          </wp:inline>
                        </w:drawing>
                      </w:r>
                    </w:del>
                  </w:sdtContent>
                </w:sdt>
              </w:ins>
              <w:sdt>
                <w:sdtPr>
                  <w:id w:val="-161776504"/>
                  <w:tag w:val="goog_rdk_346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wck9qyq6kppm" w:id="205"/>
                  <w:bookmarkEnd w:id="205"/>
                </w:del>
              </w:ins>
            </w:sdtContent>
          </w:sdt>
        </w:p>
      </w:sdtContent>
    </w:sdt>
    <w:sdt>
      <w:sdtPr>
        <w:id w:val="1962951436"/>
        <w:tag w:val="goog_rdk_3468"/>
      </w:sdtPr>
      <w:sdtContent>
        <w:p w:rsidR="00000000" w:rsidDel="00000000" w:rsidP="00000000" w:rsidRDefault="00000000" w:rsidRPr="00000000" w14:paraId="000002B0">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80466530"/>
              <w:tag w:val="goog_rdk_3465"/>
            </w:sdtPr>
            <w:sdtContent>
              <w:ins w:author="Anonymous" w:id="201" w:date="2026-09-24T05:26:08Z">
                <w:sdt>
                  <w:sdtPr>
                    <w:id w:val="236351539"/>
                    <w:tag w:val="goog_rdk_346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044700"/>
                            <wp:effectExtent b="0" l="0" r="0" t="0"/>
                            <wp:docPr id="238"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213475" cy="2044700"/>
                                    </a:xfrm>
                                    <a:prstGeom prst="rect"/>
                                    <a:ln/>
                                  </pic:spPr>
                                </pic:pic>
                              </a:graphicData>
                            </a:graphic>
                          </wp:inline>
                        </w:drawing>
                      </w:r>
                    </w:del>
                  </w:sdtContent>
                </w:sdt>
              </w:ins>
              <w:sdt>
                <w:sdtPr>
                  <w:id w:val="810493179"/>
                  <w:tag w:val="goog_rdk_346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cyqczyx2yuue" w:id="206"/>
                  <w:bookmarkEnd w:id="206"/>
                </w:del>
              </w:ins>
            </w:sdtContent>
          </w:sdt>
        </w:p>
      </w:sdtContent>
    </w:sdt>
    <w:sdt>
      <w:sdtPr>
        <w:id w:val="1306841822"/>
        <w:tag w:val="goog_rdk_3472"/>
      </w:sdtPr>
      <w:sdtContent>
        <w:p w:rsidR="00000000" w:rsidDel="00000000" w:rsidP="00000000" w:rsidRDefault="00000000" w:rsidRPr="00000000" w14:paraId="000002B1">
          <w:pPr>
            <w:pStyle w:val="Heading1"/>
            <w:numPr>
              <w:ilvl w:val="0"/>
              <w:numId w:val="21"/>
            </w:numPr>
            <w:spacing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469921740"/>
              <w:tag w:val="goog_rdk_3469"/>
            </w:sdtPr>
            <w:sdtContent>
              <w:ins w:author="Anonymous" w:id="201" w:date="2026-09-24T05:26:08Z">
                <w:sdt>
                  <w:sdtPr>
                    <w:id w:val="-633913821"/>
                    <w:tag w:val="goog_rdk_3470"/>
                  </w:sdtPr>
                  <w:sdtContent>
                    <w:del w:author="Kanihaa" w:id="9" w:date="2026-09-25T08:48:49Z"/>
                  </w:sdtContent>
                </w:sdt>
              </w:ins>
              <w:sdt>
                <w:sdtPr>
                  <w:id w:val="-554920194"/>
                  <w:tag w:val="goog_rdk_347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/generate-jewelry: Accepts text + image inputs to return style-matched jewelry options.</w:delText>
                      </w:r>
                    </w:del>
                  </w:ins>
                </w:sdtContent>
              </w:sdt>
              <w:ins w:author="Anonymous" w:id="201" w:date="2026-09-24T05:26:08Z">
                <w:del w:author="Kanihaa" w:id="9" w:date="2026-09-25T08:48:49Z">
                  <w:bookmarkStart w:colFirst="0" w:colLast="0" w:name="_heading=h.ijia84qpnb6p" w:id="207"/>
                  <w:bookmarkEnd w:id="207"/>
                </w:del>
              </w:ins>
            </w:sdtContent>
          </w:sdt>
        </w:p>
      </w:sdtContent>
    </w:sdt>
    <w:sdt>
      <w:sdtPr>
        <w:id w:val="1352655049"/>
        <w:tag w:val="goog_rdk_3476"/>
      </w:sdtPr>
      <w:sdtContent>
        <w:p w:rsidR="00000000" w:rsidDel="00000000" w:rsidP="00000000" w:rsidRDefault="00000000" w:rsidRPr="00000000" w14:paraId="000002B2">
          <w:pPr>
            <w:pStyle w:val="Heading1"/>
            <w:numPr>
              <w:ilvl w:val="0"/>
              <w:numId w:val="21"/>
            </w:numPr>
            <w:shd w:fill="1f1f1f" w:val="clear"/>
            <w:spacing w:line="325.71428571428567" w:lineRule="auto"/>
            <w:ind w:left="720" w:hanging="360"/>
            <w:rPr>
              <w:ins w:author="Anonymous" w:id="201" w:date="2026-09-24T05:26:08Z"/>
              <w:del w:author="Kanihaa" w:id="9" w:date="2026-09-25T08:48:49Z"/>
              <w:rFonts w:ascii="Calibri" w:cs="Calibri" w:eastAsia="Calibri" w:hAnsi="Calibri"/>
              <w:strike w:val="1"/>
              <w:highlight w:val="black"/>
            </w:rPr>
          </w:pPr>
          <w:sdt>
            <w:sdtPr>
              <w:id w:val="-1511059959"/>
              <w:tag w:val="goog_rdk_3473"/>
            </w:sdtPr>
            <w:sdtContent>
              <w:ins w:author="Anonymous" w:id="201" w:date="2026-09-24T05:26:08Z">
                <w:sdt>
                  <w:sdtPr>
                    <w:id w:val="1149840367"/>
                    <w:tag w:val="goog_rdk_3474"/>
                  </w:sdtPr>
                  <w:sdtContent>
                    <w:del w:author="Kanihaa" w:id="9" w:date="2026-09-25T08:48:49Z"/>
                  </w:sdtContent>
                </w:sdt>
              </w:ins>
              <w:sdt>
                <w:sdtPr>
                  <w:id w:val="-206560877"/>
                  <w:tag w:val="goog_rdk_347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async def jewelry_planner(request: Request, current_user: UserInDB = Depends(get_current_active_user)):</w:delText>
                      </w:r>
                    </w:del>
                  </w:ins>
                </w:sdtContent>
              </w:sdt>
              <w:ins w:author="Anonymous" w:id="201" w:date="2026-09-24T05:26:08Z">
                <w:del w:author="Kanihaa" w:id="9" w:date="2026-09-25T08:48:49Z">
                  <w:bookmarkStart w:colFirst="0" w:colLast="0" w:name="_heading=h.85lm67teuc7s" w:id="208"/>
                  <w:bookmarkEnd w:id="208"/>
                </w:del>
              </w:ins>
            </w:sdtContent>
          </w:sdt>
        </w:p>
      </w:sdtContent>
    </w:sdt>
    <w:sdt>
      <w:sdtPr>
        <w:id w:val="-2143083075"/>
        <w:tag w:val="goog_rdk_3480"/>
      </w:sdtPr>
      <w:sdtContent>
        <w:p w:rsidR="00000000" w:rsidDel="00000000" w:rsidP="00000000" w:rsidRDefault="00000000" w:rsidRPr="00000000" w14:paraId="000002B3">
          <w:pPr>
            <w:pStyle w:val="Heading1"/>
            <w:numPr>
              <w:ilvl w:val="0"/>
              <w:numId w:val="21"/>
            </w:numPr>
            <w:shd w:fill="1f1f1f" w:val="clear"/>
            <w:spacing w:line="325.71428571428567" w:lineRule="auto"/>
            <w:ind w:left="720" w:hanging="360"/>
            <w:rPr>
              <w:ins w:author="Anonymous" w:id="201" w:date="2026-09-24T05:26:08Z"/>
              <w:del w:author="Kanihaa" w:id="9" w:date="2026-09-25T08:48:49Z"/>
              <w:rFonts w:ascii="Calibri" w:cs="Calibri" w:eastAsia="Calibri" w:hAnsi="Calibri"/>
              <w:strike w:val="1"/>
              <w:highlight w:val="black"/>
            </w:rPr>
          </w:pPr>
          <w:sdt>
            <w:sdtPr>
              <w:id w:val="-448157959"/>
              <w:tag w:val="goog_rdk_3477"/>
            </w:sdtPr>
            <w:sdtContent>
              <w:ins w:author="Anonymous" w:id="201" w:date="2026-09-24T05:26:08Z">
                <w:sdt>
                  <w:sdtPr>
                    <w:id w:val="-1914174661"/>
                    <w:tag w:val="goog_rdk_3478"/>
                  </w:sdtPr>
                  <w:sdtContent>
                    <w:del w:author="Kanihaa" w:id="9" w:date="2026-09-25T08:48:49Z"/>
                  </w:sdtContent>
                </w:sdt>
              </w:ins>
              <w:sdt>
                <w:sdtPr>
                  <w:id w:val="1930077978"/>
                  <w:tag w:val="goog_rdk_347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"""Jewelry budget planner page"""</w:delText>
                      </w:r>
                    </w:del>
                  </w:ins>
                </w:sdtContent>
              </w:sdt>
              <w:ins w:author="Anonymous" w:id="201" w:date="2026-09-24T05:26:08Z">
                <w:del w:author="Kanihaa" w:id="9" w:date="2026-09-25T08:48:49Z">
                  <w:bookmarkStart w:colFirst="0" w:colLast="0" w:name="_heading=h.shjiza6afxvc" w:id="209"/>
                  <w:bookmarkEnd w:id="209"/>
                </w:del>
              </w:ins>
            </w:sdtContent>
          </w:sdt>
        </w:p>
      </w:sdtContent>
    </w:sdt>
    <w:sdt>
      <w:sdtPr>
        <w:id w:val="218336897"/>
        <w:tag w:val="goog_rdk_3484"/>
      </w:sdtPr>
      <w:sdtContent>
        <w:p w:rsidR="00000000" w:rsidDel="00000000" w:rsidP="00000000" w:rsidRDefault="00000000" w:rsidRPr="00000000" w14:paraId="000002B4">
          <w:pPr>
            <w:pStyle w:val="Heading1"/>
            <w:numPr>
              <w:ilvl w:val="0"/>
              <w:numId w:val="21"/>
            </w:numPr>
            <w:shd w:fill="1f1f1f" w:val="clear"/>
            <w:spacing w:after="240" w:line="325.71428571428567" w:lineRule="auto"/>
            <w:ind w:left="720" w:hanging="360"/>
            <w:rPr>
              <w:ins w:author="Anonymous" w:id="201" w:date="2026-09-24T05:26:08Z"/>
              <w:del w:author="Kanihaa" w:id="9" w:date="2026-09-25T08:48:49Z"/>
              <w:rFonts w:ascii="Calibri" w:cs="Calibri" w:eastAsia="Calibri" w:hAnsi="Calibri"/>
              <w:strike w:val="1"/>
              <w:highlight w:val="black"/>
            </w:rPr>
          </w:pPr>
          <w:sdt>
            <w:sdtPr>
              <w:id w:val="-1769416201"/>
              <w:tag w:val="goog_rdk_3481"/>
            </w:sdtPr>
            <w:sdtContent>
              <w:ins w:author="Anonymous" w:id="201" w:date="2026-09-24T05:26:08Z">
                <w:sdt>
                  <w:sdtPr>
                    <w:id w:val="-937183640"/>
                    <w:tag w:val="goog_rdk_3482"/>
                  </w:sdtPr>
                  <w:sdtContent>
                    <w:del w:author="Kanihaa" w:id="9" w:date="2026-09-25T08:48:49Z"/>
                  </w:sdtContent>
                </w:sdt>
              </w:ins>
              <w:sdt>
                <w:sdtPr>
                  <w:id w:val="1522775064"/>
                  <w:tag w:val="goog_rdk_348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return templates.TemplateResponse("jewelry_planner.html", {"request": request, "user": current_user})</w:delText>
                      </w:r>
                    </w:del>
                  </w:ins>
                </w:sdtContent>
              </w:sdt>
              <w:ins w:author="Anonymous" w:id="201" w:date="2026-09-24T05:26:08Z">
                <w:del w:author="Kanihaa" w:id="9" w:date="2026-09-25T08:48:49Z">
                  <w:bookmarkStart w:colFirst="0" w:colLast="0" w:name="_heading=h.pp5q8yphmyjc" w:id="210"/>
                  <w:bookmarkEnd w:id="210"/>
                </w:del>
              </w:ins>
            </w:sdtContent>
          </w:sdt>
        </w:p>
      </w:sdtContent>
    </w:sdt>
    <w:sdt>
      <w:sdtPr>
        <w:id w:val="-1036485065"/>
        <w:tag w:val="goog_rdk_3488"/>
      </w:sdtPr>
      <w:sdtContent>
        <w:p w:rsidR="00000000" w:rsidDel="00000000" w:rsidP="00000000" w:rsidRDefault="00000000" w:rsidRPr="00000000" w14:paraId="000002B5">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64871637"/>
              <w:tag w:val="goog_rdk_3485"/>
            </w:sdtPr>
            <w:sdtContent>
              <w:ins w:author="Anonymous" w:id="201" w:date="2026-09-24T05:26:08Z">
                <w:sdt>
                  <w:sdtPr>
                    <w:id w:val="-1975319251"/>
                    <w:tag w:val="goog_rdk_3486"/>
                  </w:sdtPr>
                  <w:sdtContent>
                    <w:del w:author="Kanihaa" w:id="9" w:date="2026-09-25T08:48:49Z"/>
                  </w:sdtContent>
                </w:sdt>
              </w:ins>
              <w:sdt>
                <w:sdtPr>
                  <w:id w:val="-667979543"/>
                  <w:tag w:val="goog_rdk_348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b72gczjgj1h1" w:id="211"/>
                  <w:bookmarkEnd w:id="211"/>
                </w:del>
              </w:ins>
            </w:sdtContent>
          </w:sdt>
        </w:p>
      </w:sdtContent>
    </w:sdt>
    <w:sdt>
      <w:sdtPr>
        <w:id w:val="1165816395"/>
        <w:tag w:val="goog_rdk_3492"/>
      </w:sdtPr>
      <w:sdtContent>
        <w:p w:rsidR="00000000" w:rsidDel="00000000" w:rsidP="00000000" w:rsidRDefault="00000000" w:rsidRPr="00000000" w14:paraId="000002B6">
          <w:pPr>
            <w:pStyle w:val="Heading1"/>
            <w:numPr>
              <w:ilvl w:val="0"/>
              <w:numId w:val="21"/>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973984489"/>
              <w:tag w:val="goog_rdk_3489"/>
            </w:sdtPr>
            <w:sdtContent>
              <w:ins w:author="Anonymous" w:id="201" w:date="2026-09-24T05:26:08Z">
                <w:sdt>
                  <w:sdtPr>
                    <w:id w:val="-292389851"/>
                    <w:tag w:val="goog_rdk_3490"/>
                  </w:sdtPr>
                  <w:sdtContent>
                    <w:del w:author="Kanihaa" w:id="9" w:date="2026-09-25T08:48:49Z"/>
                  </w:sdtContent>
                </w:sdt>
              </w:ins>
              <w:sdt>
                <w:sdtPr>
                  <w:id w:val="384154729"/>
                  <w:tag w:val="goog_rdk_349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get home_recommendations by using the function</w:delText>
                      </w:r>
                    </w:del>
                  </w:ins>
                </w:sdtContent>
              </w:sdt>
              <w:ins w:author="Anonymous" w:id="201" w:date="2026-09-24T05:26:08Z">
                <w:del w:author="Kanihaa" w:id="9" w:date="2026-09-25T08:48:49Z">
                  <w:bookmarkStart w:colFirst="0" w:colLast="0" w:name="_heading=h.sooqee3gng90" w:id="212"/>
                  <w:bookmarkEnd w:id="212"/>
                </w:del>
              </w:ins>
            </w:sdtContent>
          </w:sdt>
        </w:p>
      </w:sdtContent>
    </w:sdt>
    <w:sdt>
      <w:sdtPr>
        <w:id w:val="1180811028"/>
        <w:tag w:val="goog_rdk_3496"/>
      </w:sdtPr>
      <w:sdtContent>
        <w:p w:rsidR="00000000" w:rsidDel="00000000" w:rsidP="00000000" w:rsidRDefault="00000000" w:rsidRPr="00000000" w14:paraId="000002B7">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00476489"/>
              <w:tag w:val="goog_rdk_3493"/>
            </w:sdtPr>
            <w:sdtContent>
              <w:ins w:author="Anonymous" w:id="201" w:date="2026-09-24T05:26:08Z">
                <w:sdt>
                  <w:sdtPr>
                    <w:id w:val="1533379011"/>
                    <w:tag w:val="goog_rdk_349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302000"/>
                            <wp:effectExtent b="0" l="0" r="0" t="0"/>
                            <wp:docPr id="215"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213475" cy="3302000"/>
                                    </a:xfrm>
                                    <a:prstGeom prst="rect"/>
                                    <a:ln/>
                                  </pic:spPr>
                                </pic:pic>
                              </a:graphicData>
                            </a:graphic>
                          </wp:inline>
                        </w:drawing>
                      </w:r>
                    </w:del>
                  </w:sdtContent>
                </w:sdt>
              </w:ins>
              <w:sdt>
                <w:sdtPr>
                  <w:id w:val="-18482322"/>
                  <w:tag w:val="goog_rdk_349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d2vkj95fxnah" w:id="213"/>
                  <w:bookmarkEnd w:id="213"/>
                </w:del>
              </w:ins>
            </w:sdtContent>
          </w:sdt>
        </w:p>
      </w:sdtContent>
    </w:sdt>
    <w:sdt>
      <w:sdtPr>
        <w:id w:val="-1766308599"/>
        <w:tag w:val="goog_rdk_3500"/>
      </w:sdtPr>
      <w:sdtContent>
        <w:p w:rsidR="00000000" w:rsidDel="00000000" w:rsidP="00000000" w:rsidRDefault="00000000" w:rsidRPr="00000000" w14:paraId="000002B8">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29337156"/>
              <w:tag w:val="goog_rdk_3497"/>
            </w:sdtPr>
            <w:sdtContent>
              <w:ins w:author="Anonymous" w:id="201" w:date="2026-09-24T05:26:08Z">
                <w:sdt>
                  <w:sdtPr>
                    <w:id w:val="-29402884"/>
                    <w:tag w:val="goog_rdk_349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406900"/>
                            <wp:effectExtent b="0" l="0" r="0" t="0"/>
                            <wp:docPr id="261"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213475" cy="4406900"/>
                                    </a:xfrm>
                                    <a:prstGeom prst="rect"/>
                                    <a:ln/>
                                  </pic:spPr>
                                </pic:pic>
                              </a:graphicData>
                            </a:graphic>
                          </wp:inline>
                        </w:drawing>
                      </w:r>
                    </w:del>
                  </w:sdtContent>
                </w:sdt>
              </w:ins>
              <w:sdt>
                <w:sdtPr>
                  <w:id w:val="-2030213738"/>
                  <w:tag w:val="goog_rdk_349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b6p8beyvo40y" w:id="214"/>
                  <w:bookmarkEnd w:id="214"/>
                </w:del>
              </w:ins>
            </w:sdtContent>
          </w:sdt>
        </w:p>
      </w:sdtContent>
    </w:sdt>
    <w:sdt>
      <w:sdtPr>
        <w:id w:val="1285641276"/>
        <w:tag w:val="goog_rdk_3504"/>
      </w:sdtPr>
      <w:sdtContent>
        <w:p w:rsidR="00000000" w:rsidDel="00000000" w:rsidP="00000000" w:rsidRDefault="00000000" w:rsidRPr="00000000" w14:paraId="000002B9">
          <w:pPr>
            <w:pStyle w:val="Heading1"/>
            <w:numPr>
              <w:ilvl w:val="0"/>
              <w:numId w:val="22"/>
            </w:numPr>
            <w:spacing w:after="280"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399664689"/>
              <w:tag w:val="goog_rdk_3501"/>
            </w:sdtPr>
            <w:sdtContent>
              <w:ins w:author="Anonymous" w:id="201" w:date="2026-09-24T05:26:08Z">
                <w:sdt>
                  <w:sdtPr>
                    <w:id w:val="-1024048316"/>
                    <w:tag w:val="goog_rdk_3502"/>
                  </w:sdtPr>
                  <w:sdtContent>
                    <w:del w:author="Kanihaa" w:id="9" w:date="2026-09-25T08:48:49Z"/>
                  </w:sdtContent>
                </w:sdt>
              </w:ins>
              <w:sdt>
                <w:sdtPr>
                  <w:id w:val="2115756950"/>
                  <w:tag w:val="goog_rdk_350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linking the websites like amazon,flipkar,ikea ect…. to get the products</w:delText>
                      </w:r>
                    </w:del>
                  </w:ins>
                </w:sdtContent>
              </w:sdt>
              <w:ins w:author="Anonymous" w:id="201" w:date="2026-09-24T05:26:08Z">
                <w:del w:author="Kanihaa" w:id="9" w:date="2026-09-25T08:48:49Z">
                  <w:bookmarkStart w:colFirst="0" w:colLast="0" w:name="_heading=h.h9irhovuxnm5" w:id="215"/>
                  <w:bookmarkEnd w:id="215"/>
                </w:del>
              </w:ins>
            </w:sdtContent>
          </w:sdt>
        </w:p>
      </w:sdtContent>
    </w:sdt>
    <w:sdt>
      <w:sdtPr>
        <w:id w:val="1669079488"/>
        <w:tag w:val="goog_rdk_3508"/>
      </w:sdtPr>
      <w:sdtContent>
        <w:p w:rsidR="00000000" w:rsidDel="00000000" w:rsidP="00000000" w:rsidRDefault="00000000" w:rsidRPr="00000000" w14:paraId="000002BA">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92677374"/>
              <w:tag w:val="goog_rdk_3505"/>
            </w:sdtPr>
            <w:sdtContent>
              <w:ins w:author="Anonymous" w:id="201" w:date="2026-09-24T05:26:08Z">
                <w:sdt>
                  <w:sdtPr>
                    <w:id w:val="-1081395768"/>
                    <w:tag w:val="goog_rdk_350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108200"/>
                            <wp:effectExtent b="0" l="0" r="0" t="0"/>
                            <wp:docPr id="240"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213475" cy="2108200"/>
                                    </a:xfrm>
                                    <a:prstGeom prst="rect"/>
                                    <a:ln/>
                                  </pic:spPr>
                                </pic:pic>
                              </a:graphicData>
                            </a:graphic>
                          </wp:inline>
                        </w:drawing>
                      </w:r>
                    </w:del>
                  </w:sdtContent>
                </w:sdt>
              </w:ins>
              <w:sdt>
                <w:sdtPr>
                  <w:id w:val="-1740259464"/>
                  <w:tag w:val="goog_rdk_350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2dxkuqt6fwuc" w:id="216"/>
                  <w:bookmarkEnd w:id="216"/>
                </w:del>
              </w:ins>
            </w:sdtContent>
          </w:sdt>
        </w:p>
      </w:sdtContent>
    </w:sdt>
    <w:sdt>
      <w:sdtPr>
        <w:id w:val="-1781692834"/>
        <w:tag w:val="goog_rdk_3512"/>
      </w:sdtPr>
      <w:sdtContent>
        <w:p w:rsidR="00000000" w:rsidDel="00000000" w:rsidP="00000000" w:rsidRDefault="00000000" w:rsidRPr="00000000" w14:paraId="000002BB">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30913868"/>
              <w:tag w:val="goog_rdk_3509"/>
            </w:sdtPr>
            <w:sdtContent>
              <w:ins w:author="Anonymous" w:id="201" w:date="2026-09-24T05:26:08Z">
                <w:sdt>
                  <w:sdtPr>
                    <w:id w:val="-937114478"/>
                    <w:tag w:val="goog_rdk_3510"/>
                  </w:sdtPr>
                  <w:sdtContent>
                    <w:del w:author="Kanihaa" w:id="9" w:date="2026-09-25T08:48:49Z"/>
                  </w:sdtContent>
                </w:sdt>
              </w:ins>
              <w:sdt>
                <w:sdtPr>
                  <w:id w:val="708754976"/>
                  <w:tag w:val="goog_rdk_351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o4bqysusncq9" w:id="217"/>
                  <w:bookmarkEnd w:id="217"/>
                </w:del>
              </w:ins>
            </w:sdtContent>
          </w:sdt>
        </w:p>
      </w:sdtContent>
    </w:sdt>
    <w:sdt>
      <w:sdtPr>
        <w:id w:val="1384112644"/>
        <w:tag w:val="goog_rdk_3516"/>
      </w:sdtPr>
      <w:sdtContent>
        <w:p w:rsidR="00000000" w:rsidDel="00000000" w:rsidP="00000000" w:rsidRDefault="00000000" w:rsidRPr="00000000" w14:paraId="000002BC">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02745221"/>
              <w:tag w:val="goog_rdk_3513"/>
            </w:sdtPr>
            <w:sdtContent>
              <w:ins w:author="Anonymous" w:id="201" w:date="2026-09-24T05:26:08Z">
                <w:sdt>
                  <w:sdtPr>
                    <w:id w:val="253507008"/>
                    <w:tag w:val="goog_rdk_3514"/>
                  </w:sdtPr>
                  <w:sdtContent>
                    <w:del w:author="Kanihaa" w:id="9" w:date="2026-09-25T08:48:49Z"/>
                  </w:sdtContent>
                </w:sdt>
              </w:ins>
              <w:sdt>
                <w:sdtPr>
                  <w:id w:val="-433756445"/>
                  <w:tag w:val="goog_rdk_351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k1d3tnv4d79g" w:id="218"/>
                  <w:bookmarkEnd w:id="218"/>
                </w:del>
              </w:ins>
            </w:sdtContent>
          </w:sdt>
        </w:p>
      </w:sdtContent>
    </w:sdt>
    <w:sdt>
      <w:sdtPr>
        <w:id w:val="430989995"/>
        <w:tag w:val="goog_rdk_3520"/>
      </w:sdtPr>
      <w:sdtContent>
        <w:p w:rsidR="00000000" w:rsidDel="00000000" w:rsidP="00000000" w:rsidRDefault="00000000" w:rsidRPr="00000000" w14:paraId="000002BD">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29997464"/>
              <w:tag w:val="goog_rdk_3517"/>
            </w:sdtPr>
            <w:sdtContent>
              <w:ins w:author="Anonymous" w:id="201" w:date="2026-09-24T05:26:08Z">
                <w:sdt>
                  <w:sdtPr>
                    <w:id w:val="832038882"/>
                    <w:tag w:val="goog_rdk_3518"/>
                  </w:sdtPr>
                  <w:sdtContent>
                    <w:del w:author="Kanihaa" w:id="9" w:date="2026-09-25T08:48:49Z"/>
                  </w:sdtContent>
                </w:sdt>
              </w:ins>
              <w:sdt>
                <w:sdtPr>
                  <w:id w:val="2067498867"/>
                  <w:tag w:val="goog_rdk_351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rrmqmqe0jolr" w:id="219"/>
                  <w:bookmarkEnd w:id="219"/>
                </w:del>
              </w:ins>
            </w:sdtContent>
          </w:sdt>
        </w:p>
      </w:sdtContent>
    </w:sdt>
    <w:sdt>
      <w:sdtPr>
        <w:id w:val="1121880889"/>
        <w:tag w:val="goog_rdk_3524"/>
      </w:sdtPr>
      <w:sdtContent>
        <w:p w:rsidR="00000000" w:rsidDel="00000000" w:rsidP="00000000" w:rsidRDefault="00000000" w:rsidRPr="00000000" w14:paraId="000002BE">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72381968"/>
              <w:tag w:val="goog_rdk_3521"/>
            </w:sdtPr>
            <w:sdtContent>
              <w:ins w:author="Anonymous" w:id="201" w:date="2026-09-24T05:26:08Z">
                <w:sdt>
                  <w:sdtPr>
                    <w:id w:val="-603556891"/>
                    <w:tag w:val="goog_rdk_3522"/>
                  </w:sdtPr>
                  <w:sdtContent>
                    <w:del w:author="Kanihaa" w:id="9" w:date="2026-09-25T08:48:49Z"/>
                  </w:sdtContent>
                </w:sdt>
              </w:ins>
              <w:sdt>
                <w:sdtPr>
                  <w:id w:val="-1605681008"/>
                  <w:tag w:val="goog_rdk_352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2.3: Login and Register page routings</w:delText>
                        <w:br w:type="textWrapping"/>
                      </w:r>
                    </w:del>
                  </w:ins>
                </w:sdtContent>
              </w:sdt>
              <w:ins w:author="Anonymous" w:id="201" w:date="2026-09-24T05:26:08Z">
                <w:del w:author="Kanihaa" w:id="9" w:date="2026-09-25T08:48:49Z">
                  <w:bookmarkStart w:colFirst="0" w:colLast="0" w:name="_heading=h.sbg7gdpjn454" w:id="220"/>
                  <w:bookmarkEnd w:id="220"/>
                </w:del>
              </w:ins>
            </w:sdtContent>
          </w:sdt>
        </w:p>
      </w:sdtContent>
    </w:sdt>
    <w:sdt>
      <w:sdtPr>
        <w:id w:val="637480792"/>
        <w:tag w:val="goog_rdk_3528"/>
      </w:sdtPr>
      <w:sdtContent>
        <w:p w:rsidR="00000000" w:rsidDel="00000000" w:rsidP="00000000" w:rsidRDefault="00000000" w:rsidRPr="00000000" w14:paraId="000002BF">
          <w:pPr>
            <w:pStyle w:val="Heading1"/>
            <w:numPr>
              <w:ilvl w:val="0"/>
              <w:numId w:val="23"/>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758263019"/>
              <w:tag w:val="goog_rdk_3525"/>
            </w:sdtPr>
            <w:sdtContent>
              <w:ins w:author="Anonymous" w:id="201" w:date="2026-09-24T05:26:08Z">
                <w:sdt>
                  <w:sdtPr>
                    <w:id w:val="-1187890216"/>
                    <w:tag w:val="goog_rdk_3526"/>
                  </w:sdtPr>
                  <w:sdtContent>
                    <w:del w:author="Kanihaa" w:id="9" w:date="2026-09-25T08:48:49Z"/>
                  </w:sdtContent>
                </w:sdt>
              </w:ins>
              <w:sdt>
                <w:sdtPr>
                  <w:id w:val="-2101991690"/>
                  <w:tag w:val="goog_rdk_352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page </w:delText>
                      </w:r>
                    </w:del>
                  </w:ins>
                </w:sdtContent>
              </w:sdt>
              <w:ins w:author="Anonymous" w:id="201" w:date="2026-09-24T05:26:08Z">
                <w:del w:author="Kanihaa" w:id="9" w:date="2026-09-25T08:48:49Z">
                  <w:bookmarkStart w:colFirst="0" w:colLast="0" w:name="_heading=h.ugg761okorg5" w:id="221"/>
                  <w:bookmarkEnd w:id="221"/>
                </w:del>
              </w:ins>
            </w:sdtContent>
          </w:sdt>
        </w:p>
      </w:sdtContent>
    </w:sdt>
    <w:sdt>
      <w:sdtPr>
        <w:id w:val="-51622708"/>
        <w:tag w:val="goog_rdk_3532"/>
      </w:sdtPr>
      <w:sdtContent>
        <w:p w:rsidR="00000000" w:rsidDel="00000000" w:rsidP="00000000" w:rsidRDefault="00000000" w:rsidRPr="00000000" w14:paraId="000002C0">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02082461"/>
              <w:tag w:val="goog_rdk_3529"/>
            </w:sdtPr>
            <w:sdtContent>
              <w:ins w:author="Anonymous" w:id="201" w:date="2026-09-24T05:26:08Z">
                <w:sdt>
                  <w:sdtPr>
                    <w:id w:val="-1126871104"/>
                    <w:tag w:val="goog_rdk_3530"/>
                  </w:sdtPr>
                  <w:sdtContent>
                    <w:del w:author="Kanihaa" w:id="9" w:date="2026-09-25T08:48:49Z"/>
                  </w:sdtContent>
                </w:sdt>
              </w:ins>
              <w:sdt>
                <w:sdtPr>
                  <w:id w:val="411452127"/>
                  <w:tag w:val="goog_rdk_353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Authenticates user credentials and initiates a session upon successful login.</w:delText>
                      </w:r>
                    </w:del>
                  </w:ins>
                </w:sdtContent>
              </w:sdt>
              <w:ins w:author="Anonymous" w:id="201" w:date="2026-09-24T05:26:08Z">
                <w:del w:author="Kanihaa" w:id="9" w:date="2026-09-25T08:48:49Z">
                  <w:bookmarkStart w:colFirst="0" w:colLast="0" w:name="_heading=h.agnxonqkc5y8" w:id="222"/>
                  <w:bookmarkEnd w:id="222"/>
                </w:del>
              </w:ins>
            </w:sdtContent>
          </w:sdt>
        </w:p>
      </w:sdtContent>
    </w:sdt>
    <w:sdt>
      <w:sdtPr>
        <w:id w:val="556757103"/>
        <w:tag w:val="goog_rdk_3536"/>
      </w:sdtPr>
      <w:sdtContent>
        <w:p w:rsidR="00000000" w:rsidDel="00000000" w:rsidP="00000000" w:rsidRDefault="00000000" w:rsidRPr="00000000" w14:paraId="000002C1">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55988453"/>
              <w:tag w:val="goog_rdk_3533"/>
            </w:sdtPr>
            <w:sdtContent>
              <w:ins w:author="Anonymous" w:id="201" w:date="2026-09-24T05:26:08Z">
                <w:sdt>
                  <w:sdtPr>
                    <w:id w:val="366072209"/>
                    <w:tag w:val="goog_rdk_353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032000"/>
                            <wp:effectExtent b="0" l="0" r="0" t="0"/>
                            <wp:docPr id="179"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213475" cy="2032000"/>
                                    </a:xfrm>
                                    <a:prstGeom prst="rect"/>
                                    <a:ln/>
                                  </pic:spPr>
                                </pic:pic>
                              </a:graphicData>
                            </a:graphic>
                          </wp:inline>
                        </w:drawing>
                      </w:r>
                    </w:del>
                  </w:sdtContent>
                </w:sdt>
              </w:ins>
              <w:sdt>
                <w:sdtPr>
                  <w:id w:val="2047803105"/>
                  <w:tag w:val="goog_rdk_353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d5mm07n4s3ol" w:id="223"/>
                  <w:bookmarkEnd w:id="223"/>
                </w:del>
              </w:ins>
            </w:sdtContent>
          </w:sdt>
        </w:p>
      </w:sdtContent>
    </w:sdt>
    <w:sdt>
      <w:sdtPr>
        <w:id w:val="-982217240"/>
        <w:tag w:val="goog_rdk_3540"/>
      </w:sdtPr>
      <w:sdtContent>
        <w:p w:rsidR="00000000" w:rsidDel="00000000" w:rsidP="00000000" w:rsidRDefault="00000000" w:rsidRPr="00000000" w14:paraId="000002C2">
          <w:pPr>
            <w:pStyle w:val="Heading1"/>
            <w:numPr>
              <w:ilvl w:val="0"/>
              <w:numId w:val="23"/>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241784824"/>
              <w:tag w:val="goog_rdk_3537"/>
            </w:sdtPr>
            <w:sdtContent>
              <w:ins w:author="Anonymous" w:id="201" w:date="2026-09-24T05:26:08Z">
                <w:sdt>
                  <w:sdtPr>
                    <w:id w:val="1589333010"/>
                    <w:tag w:val="goog_rdk_3538"/>
                  </w:sdtPr>
                  <w:sdtContent>
                    <w:del w:author="Kanihaa" w:id="9" w:date="2026-09-25T08:48:49Z"/>
                  </w:sdtContent>
                </w:sdt>
              </w:ins>
              <w:sdt>
                <w:sdtPr>
                  <w:id w:val="1276005684"/>
                  <w:tag w:val="goog_rdk_353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Page</w:delText>
                      </w:r>
                    </w:del>
                  </w:ins>
                </w:sdtContent>
              </w:sdt>
              <w:ins w:author="Anonymous" w:id="201" w:date="2026-09-24T05:26:08Z">
                <w:del w:author="Kanihaa" w:id="9" w:date="2026-09-25T08:48:49Z">
                  <w:bookmarkStart w:colFirst="0" w:colLast="0" w:name="_heading=h.r8bz56ty9wer" w:id="224"/>
                  <w:bookmarkEnd w:id="224"/>
                </w:del>
              </w:ins>
            </w:sdtContent>
          </w:sdt>
        </w:p>
      </w:sdtContent>
    </w:sdt>
    <w:sdt>
      <w:sdtPr>
        <w:id w:val="407862850"/>
        <w:tag w:val="goog_rdk_3544"/>
      </w:sdtPr>
      <w:sdtContent>
        <w:p w:rsidR="00000000" w:rsidDel="00000000" w:rsidP="00000000" w:rsidRDefault="00000000" w:rsidRPr="00000000" w14:paraId="000002C3">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72142680"/>
              <w:tag w:val="goog_rdk_3541"/>
            </w:sdtPr>
            <w:sdtContent>
              <w:ins w:author="Anonymous" w:id="201" w:date="2026-09-24T05:26:08Z">
                <w:sdt>
                  <w:sdtPr>
                    <w:id w:val="-1687052061"/>
                    <w:tag w:val="goog_rdk_3542"/>
                  </w:sdtPr>
                  <w:sdtContent>
                    <w:del w:author="Kanihaa" w:id="9" w:date="2026-09-25T08:48:49Z"/>
                  </w:sdtContent>
                </w:sdt>
              </w:ins>
              <w:sdt>
                <w:sdtPr>
                  <w:id w:val="-838037590"/>
                  <w:tag w:val="goog_rdk_354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Handles new user registration by accepting and securely storing user credentials.</w:delText>
                      </w:r>
                    </w:del>
                  </w:ins>
                </w:sdtContent>
              </w:sdt>
              <w:ins w:author="Anonymous" w:id="201" w:date="2026-09-24T05:26:08Z">
                <w:del w:author="Kanihaa" w:id="9" w:date="2026-09-25T08:48:49Z">
                  <w:bookmarkStart w:colFirst="0" w:colLast="0" w:name="_heading=h.792t9xvuz1o7" w:id="225"/>
                  <w:bookmarkEnd w:id="225"/>
                </w:del>
              </w:ins>
            </w:sdtContent>
          </w:sdt>
        </w:p>
      </w:sdtContent>
    </w:sdt>
    <w:sdt>
      <w:sdtPr>
        <w:id w:val="832997821"/>
        <w:tag w:val="goog_rdk_3548"/>
      </w:sdtPr>
      <w:sdtContent>
        <w:p w:rsidR="00000000" w:rsidDel="00000000" w:rsidP="00000000" w:rsidRDefault="00000000" w:rsidRPr="00000000" w14:paraId="000002C4">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71588763"/>
              <w:tag w:val="goog_rdk_3545"/>
            </w:sdtPr>
            <w:sdtContent>
              <w:ins w:author="Anonymous" w:id="201" w:date="2026-09-24T05:26:08Z">
                <w:sdt>
                  <w:sdtPr>
                    <w:id w:val="-2106688447"/>
                    <w:tag w:val="goog_rdk_354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006600"/>
                            <wp:effectExtent b="0" l="0" r="0" t="0"/>
                            <wp:docPr id="205"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5213475" cy="2006600"/>
                                    </a:xfrm>
                                    <a:prstGeom prst="rect"/>
                                    <a:ln/>
                                  </pic:spPr>
                                </pic:pic>
                              </a:graphicData>
                            </a:graphic>
                          </wp:inline>
                        </w:drawing>
                      </w:r>
                    </w:del>
                  </w:sdtContent>
                </w:sdt>
              </w:ins>
              <w:sdt>
                <w:sdtPr>
                  <w:id w:val="1177817931"/>
                  <w:tag w:val="goog_rdk_354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q470e3yyt5ss" w:id="226"/>
                  <w:bookmarkEnd w:id="226"/>
                </w:del>
              </w:ins>
            </w:sdtContent>
          </w:sdt>
        </w:p>
      </w:sdtContent>
    </w:sdt>
    <w:sdt>
      <w:sdtPr>
        <w:id w:val="55094130"/>
        <w:tag w:val="goog_rdk_3552"/>
      </w:sdtPr>
      <w:sdtContent>
        <w:p w:rsidR="00000000" w:rsidDel="00000000" w:rsidP="00000000" w:rsidRDefault="00000000" w:rsidRPr="00000000" w14:paraId="000002C5">
          <w:pPr>
            <w:pStyle w:val="Heading1"/>
            <w:numPr>
              <w:ilvl w:val="0"/>
              <w:numId w:val="23"/>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575560441"/>
              <w:tag w:val="goog_rdk_3549"/>
            </w:sdtPr>
            <w:sdtContent>
              <w:ins w:author="Anonymous" w:id="201" w:date="2026-09-24T05:26:08Z">
                <w:sdt>
                  <w:sdtPr>
                    <w:id w:val="-1370325226"/>
                    <w:tag w:val="goog_rdk_3550"/>
                  </w:sdtPr>
                  <w:sdtContent>
                    <w:del w:author="Kanihaa" w:id="9" w:date="2026-09-25T08:48:49Z"/>
                  </w:sdtContent>
                </w:sdt>
              </w:ins>
              <w:sdt>
                <w:sdtPr>
                  <w:id w:val="71247579"/>
                  <w:tag w:val="goog_rdk_355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Page</w:delText>
                      </w:r>
                    </w:del>
                  </w:ins>
                </w:sdtContent>
              </w:sdt>
              <w:ins w:author="Anonymous" w:id="201" w:date="2026-09-24T05:26:08Z">
                <w:del w:author="Kanihaa" w:id="9" w:date="2026-09-25T08:48:49Z">
                  <w:bookmarkStart w:colFirst="0" w:colLast="0" w:name="_heading=h.nd14uom274un" w:id="227"/>
                  <w:bookmarkEnd w:id="227"/>
                </w:del>
              </w:ins>
            </w:sdtContent>
          </w:sdt>
        </w:p>
      </w:sdtContent>
    </w:sdt>
    <w:sdt>
      <w:sdtPr>
        <w:id w:val="708214278"/>
        <w:tag w:val="goog_rdk_3556"/>
      </w:sdtPr>
      <w:sdtContent>
        <w:p w:rsidR="00000000" w:rsidDel="00000000" w:rsidP="00000000" w:rsidRDefault="00000000" w:rsidRPr="00000000" w14:paraId="000002C6">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09689196"/>
              <w:tag w:val="goog_rdk_3553"/>
            </w:sdtPr>
            <w:sdtContent>
              <w:ins w:author="Anonymous" w:id="201" w:date="2026-09-24T05:26:08Z">
                <w:sdt>
                  <w:sdtPr>
                    <w:id w:val="41386333"/>
                    <w:tag w:val="goog_rdk_3554"/>
                  </w:sdtPr>
                  <w:sdtContent>
                    <w:del w:author="Kanihaa" w:id="9" w:date="2026-09-25T08:48:49Z"/>
                  </w:sdtContent>
                </w:sdt>
              </w:ins>
              <w:sdt>
                <w:sdtPr>
                  <w:id w:val="-592570547"/>
                  <w:tag w:val="goog_rdk_355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Terminates the current user session and redirects to the login page.</w:delText>
                      </w:r>
                    </w:del>
                  </w:ins>
                </w:sdtContent>
              </w:sdt>
              <w:ins w:author="Anonymous" w:id="201" w:date="2026-09-24T05:26:08Z">
                <w:del w:author="Kanihaa" w:id="9" w:date="2026-09-25T08:48:49Z">
                  <w:bookmarkStart w:colFirst="0" w:colLast="0" w:name="_heading=h.s7sdzkikf99x" w:id="228"/>
                  <w:bookmarkEnd w:id="228"/>
                </w:del>
              </w:ins>
            </w:sdtContent>
          </w:sdt>
        </w:p>
      </w:sdtContent>
    </w:sdt>
    <w:sdt>
      <w:sdtPr>
        <w:id w:val="1194391678"/>
        <w:tag w:val="goog_rdk_3560"/>
      </w:sdtPr>
      <w:sdtContent>
        <w:p w:rsidR="00000000" w:rsidDel="00000000" w:rsidP="00000000" w:rsidRDefault="00000000" w:rsidRPr="00000000" w14:paraId="000002C7">
          <w:pPr>
            <w:pStyle w:val="Heading1"/>
            <w:spacing w:after="240" w:before="240" w:lin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59460764"/>
              <w:tag w:val="goog_rdk_3557"/>
            </w:sdtPr>
            <w:sdtContent>
              <w:ins w:author="Anonymous" w:id="201" w:date="2026-09-24T05:26:08Z">
                <w:sdt>
                  <w:sdtPr>
                    <w:id w:val="-1710119828"/>
                    <w:tag w:val="goog_rdk_3558"/>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136900"/>
                            <wp:effectExtent b="0" l="0" r="0" t="0"/>
                            <wp:docPr id="16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213475" cy="3136900"/>
                                    </a:xfrm>
                                    <a:prstGeom prst="rect"/>
                                    <a:ln/>
                                  </pic:spPr>
                                </pic:pic>
                              </a:graphicData>
                            </a:graphic>
                          </wp:inline>
                        </w:drawing>
                      </w:r>
                    </w:del>
                  </w:sdtContent>
                </w:sdt>
              </w:ins>
              <w:sdt>
                <w:sdtPr>
                  <w:id w:val="-462117900"/>
                  <w:tag w:val="goog_rdk_355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hlultdww9wnu" w:id="229"/>
                  <w:bookmarkEnd w:id="229"/>
                </w:del>
              </w:ins>
            </w:sdtContent>
          </w:sdt>
        </w:p>
      </w:sdtContent>
    </w:sdt>
    <w:sdt>
      <w:sdtPr>
        <w:id w:val="-193370015"/>
        <w:tag w:val="goog_rdk_3564"/>
      </w:sdtPr>
      <w:sdtContent>
        <w:p w:rsidR="00000000" w:rsidDel="00000000" w:rsidP="00000000" w:rsidRDefault="00000000" w:rsidRPr="00000000" w14:paraId="000002C8">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48653531"/>
              <w:tag w:val="goog_rdk_3561"/>
            </w:sdtPr>
            <w:sdtContent>
              <w:ins w:author="Anonymous" w:id="201" w:date="2026-09-24T05:26:08Z">
                <w:sdt>
                  <w:sdtPr>
                    <w:id w:val="2130253611"/>
                    <w:tag w:val="goog_rdk_3562"/>
                  </w:sdtPr>
                  <w:sdtContent>
                    <w:del w:author="Kanihaa" w:id="9" w:date="2026-09-25T08:48:49Z"/>
                  </w:sdtContent>
                </w:sdt>
              </w:ins>
              <w:sdt>
                <w:sdtPr>
                  <w:id w:val="-479013"/>
                  <w:tag w:val="goog_rdk_356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2.4: Ensure modular code structure</w:delText>
                      </w:r>
                    </w:del>
                  </w:ins>
                </w:sdtContent>
              </w:sdt>
              <w:ins w:author="Anonymous" w:id="201" w:date="2026-09-24T05:26:08Z">
                <w:del w:author="Kanihaa" w:id="9" w:date="2026-09-25T08:48:49Z">
                  <w:bookmarkStart w:colFirst="0" w:colLast="0" w:name="_heading=h.53xxfqiqyf5r" w:id="230"/>
                  <w:bookmarkEnd w:id="230"/>
                </w:del>
              </w:ins>
            </w:sdtContent>
          </w:sdt>
        </w:p>
      </w:sdtContent>
    </w:sdt>
    <w:sdt>
      <w:sdtPr>
        <w:id w:val="1922194066"/>
        <w:tag w:val="goog_rdk_3568"/>
      </w:sdtPr>
      <w:sdtContent>
        <w:p w:rsidR="00000000" w:rsidDel="00000000" w:rsidP="00000000" w:rsidRDefault="00000000" w:rsidRPr="00000000" w14:paraId="000002C9">
          <w:pPr>
            <w:pStyle w:val="Heading1"/>
            <w:numPr>
              <w:ilvl w:val="0"/>
              <w:numId w:val="24"/>
            </w:numPr>
            <w:spacing w:after="240" w:before="24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1376690783"/>
              <w:tag w:val="goog_rdk_3565"/>
            </w:sdtPr>
            <w:sdtContent>
              <w:ins w:author="Anonymous" w:id="201" w:date="2026-09-24T05:26:08Z">
                <w:sdt>
                  <w:sdtPr>
                    <w:id w:val="-1982676950"/>
                    <w:tag w:val="goog_rdk_3566"/>
                  </w:sdtPr>
                  <w:sdtContent>
                    <w:del w:author="Kanihaa" w:id="9" w:date="2026-09-25T08:48:49Z"/>
                  </w:sdtContent>
                </w:sdt>
              </w:ins>
              <w:sdt>
                <w:sdtPr>
                  <w:id w:val="-153991598"/>
                  <w:tag w:val="goog_rdk_356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/token: Issues a secure JWT token after successful authentication, enabling authorized access to protected API routes.</w:delText>
                      </w:r>
                    </w:del>
                  </w:ins>
                </w:sdtContent>
              </w:sdt>
              <w:ins w:author="Anonymous" w:id="201" w:date="2026-09-24T05:26:08Z">
                <w:del w:author="Kanihaa" w:id="9" w:date="2026-09-25T08:48:49Z">
                  <w:bookmarkStart w:colFirst="0" w:colLast="0" w:name="_heading=h.f64dvxo9so72" w:id="231"/>
                  <w:bookmarkEnd w:id="231"/>
                </w:del>
              </w:ins>
            </w:sdtContent>
          </w:sdt>
        </w:p>
      </w:sdtContent>
    </w:sdt>
    <w:sdt>
      <w:sdtPr>
        <w:id w:val="1484870616"/>
        <w:tag w:val="goog_rdk_3572"/>
      </w:sdtPr>
      <w:sdtContent>
        <w:p w:rsidR="00000000" w:rsidDel="00000000" w:rsidP="00000000" w:rsidRDefault="00000000" w:rsidRPr="00000000" w14:paraId="000002CA">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37264348"/>
              <w:tag w:val="goog_rdk_3569"/>
            </w:sdtPr>
            <w:sdtContent>
              <w:ins w:author="Anonymous" w:id="201" w:date="2026-09-24T05:26:08Z">
                <w:sdt>
                  <w:sdtPr>
                    <w:id w:val="-1019858284"/>
                    <w:tag w:val="goog_rdk_357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454400"/>
                            <wp:effectExtent b="0" l="0" r="0" t="0"/>
                            <wp:docPr id="243"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213475" cy="3454400"/>
                                    </a:xfrm>
                                    <a:prstGeom prst="rect"/>
                                    <a:ln/>
                                  </pic:spPr>
                                </pic:pic>
                              </a:graphicData>
                            </a:graphic>
                          </wp:inline>
                        </w:drawing>
                      </w:r>
                    </w:del>
                  </w:sdtContent>
                </w:sdt>
              </w:ins>
              <w:sdt>
                <w:sdtPr>
                  <w:id w:val="-1400952670"/>
                  <w:tag w:val="goog_rdk_357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ss9lwtl61vz" w:id="232"/>
                  <w:bookmarkEnd w:id="232"/>
                </w:del>
              </w:ins>
            </w:sdtContent>
          </w:sdt>
        </w:p>
      </w:sdtContent>
    </w:sdt>
    <w:sdt>
      <w:sdtPr>
        <w:id w:val="2077069712"/>
        <w:tag w:val="goog_rdk_3576"/>
      </w:sdtPr>
      <w:sdtContent>
        <w:p w:rsidR="00000000" w:rsidDel="00000000" w:rsidP="00000000" w:rsidRDefault="00000000" w:rsidRPr="00000000" w14:paraId="000002CB">
          <w:pPr>
            <w:pStyle w:val="Heading1"/>
            <w:spacing w:after="280" w:before="280" w:line="240"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95253168"/>
              <w:tag w:val="goog_rdk_3573"/>
            </w:sdtPr>
            <w:sdtContent>
              <w:ins w:author="Anonymous" w:id="201" w:date="2026-09-24T05:26:08Z">
                <w:sdt>
                  <w:sdtPr>
                    <w:id w:val="1659084805"/>
                    <w:tag w:val="goog_rdk_3574"/>
                  </w:sdtPr>
                  <w:sdtContent>
                    <w:del w:author="Kanihaa" w:id="9" w:date="2026-09-25T08:48:49Z"/>
                  </w:sdtContent>
                </w:sdt>
              </w:ins>
              <w:sdt>
                <w:sdtPr>
                  <w:id w:val="-1519742407"/>
                  <w:tag w:val="goog_rdk_357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ytfn1fo3596j" w:id="233"/>
                  <w:bookmarkEnd w:id="233"/>
                </w:del>
              </w:ins>
            </w:sdtContent>
          </w:sdt>
        </w:p>
      </w:sdtContent>
    </w:sdt>
    <w:sdt>
      <w:sdtPr>
        <w:id w:val="-1820314184"/>
        <w:tag w:val="goog_rdk_3580"/>
      </w:sdtPr>
      <w:sdtContent>
        <w:p w:rsidR="00000000" w:rsidDel="00000000" w:rsidP="00000000" w:rsidRDefault="00000000" w:rsidRPr="00000000" w14:paraId="000002CC">
          <w:pPr>
            <w:pStyle w:val="Heading1"/>
            <w:numPr>
              <w:ilvl w:val="0"/>
              <w:numId w:val="20"/>
            </w:numPr>
            <w:spacing w:before="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2008627311"/>
              <w:tag w:val="goog_rdk_3577"/>
            </w:sdtPr>
            <w:sdtContent>
              <w:ins w:author="Anonymous" w:id="201" w:date="2026-09-24T05:26:08Z">
                <w:sdt>
                  <w:sdtPr>
                    <w:id w:val="-916672816"/>
                    <w:tag w:val="goog_rdk_3578"/>
                  </w:sdtPr>
                  <w:sdtContent>
                    <w:del w:author="Kanihaa" w:id="9" w:date="2026-09-25T08:48:49Z"/>
                  </w:sdtContent>
                </w:sdt>
              </w:ins>
              <w:sdt>
                <w:sdtPr>
                  <w:id w:val="1938022682"/>
                  <w:tag w:val="goog_rdk_357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/session-info: Retrieves metadata about the current user session, such as user ID and login status.</w:delText>
                      </w:r>
                    </w:del>
                  </w:ins>
                </w:sdtContent>
              </w:sdt>
              <w:ins w:author="Anonymous" w:id="201" w:date="2026-09-24T05:26:08Z">
                <w:del w:author="Kanihaa" w:id="9" w:date="2026-09-25T08:48:49Z">
                  <w:bookmarkStart w:colFirst="0" w:colLast="0" w:name="_heading=h.g3men24mq4sl" w:id="234"/>
                  <w:bookmarkEnd w:id="234"/>
                </w:del>
              </w:ins>
            </w:sdtContent>
          </w:sdt>
        </w:p>
      </w:sdtContent>
    </w:sdt>
    <w:sdt>
      <w:sdtPr>
        <w:id w:val="-302084975"/>
        <w:tag w:val="goog_rdk_3584"/>
      </w:sdtPr>
      <w:sdtContent>
        <w:p w:rsidR="00000000" w:rsidDel="00000000" w:rsidP="00000000" w:rsidRDefault="00000000" w:rsidRPr="00000000" w14:paraId="000002CD">
          <w:pPr>
            <w:pStyle w:val="Heading1"/>
            <w:numPr>
              <w:ilvl w:val="0"/>
              <w:numId w:val="20"/>
            </w:numPr>
            <w:spacing w:after="280" w:line="240" w:lineRule="auto"/>
            <w:ind w:left="720" w:hanging="360"/>
            <w:rPr>
              <w:ins w:author="Anonymous" w:id="201" w:date="2026-09-24T05:26:08Z"/>
              <w:del w:author="Kanihaa" w:id="9" w:date="2026-09-25T08:48:49Z"/>
              <w:rFonts w:ascii="Calibri" w:cs="Calibri" w:eastAsia="Calibri" w:hAnsi="Calibri"/>
              <w:strike w:val="1"/>
              <w:highlight w:val="black"/>
            </w:rPr>
          </w:pPr>
          <w:sdt>
            <w:sdtPr>
              <w:id w:val="726053475"/>
              <w:tag w:val="goog_rdk_3581"/>
            </w:sdtPr>
            <w:sdtContent>
              <w:ins w:author="Anonymous" w:id="201" w:date="2026-09-24T05:26:08Z">
                <w:sdt>
                  <w:sdtPr>
                    <w:id w:val="528442369"/>
                    <w:tag w:val="goog_rdk_3582"/>
                  </w:sdtPr>
                  <w:sdtContent>
                    <w:del w:author="Kanihaa" w:id="9" w:date="2026-09-25T08:48:49Z"/>
                  </w:sdtContent>
                </w:sdt>
              </w:ins>
              <w:sdt>
                <w:sdtPr>
                  <w:id w:val="644169362"/>
                  <w:tag w:val="goog_rdk_358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/session-data: Returns detailed session-specific data used for personalization and recommendation tracking.</w:delText>
                      </w:r>
                    </w:del>
                  </w:ins>
                </w:sdtContent>
              </w:sdt>
              <w:ins w:author="Anonymous" w:id="201" w:date="2026-09-24T05:26:08Z">
                <w:del w:author="Kanihaa" w:id="9" w:date="2026-09-25T08:48:49Z">
                  <w:bookmarkStart w:colFirst="0" w:colLast="0" w:name="_heading=h.nn4wx2jj9uci" w:id="235"/>
                  <w:bookmarkEnd w:id="235"/>
                </w:del>
              </w:ins>
            </w:sdtContent>
          </w:sdt>
        </w:p>
      </w:sdtContent>
    </w:sdt>
    <w:sdt>
      <w:sdtPr>
        <w:id w:val="-1242080276"/>
        <w:tag w:val="goog_rdk_3588"/>
      </w:sdtPr>
      <w:sdtContent>
        <w:p w:rsidR="00000000" w:rsidDel="00000000" w:rsidP="00000000" w:rsidRDefault="00000000" w:rsidRPr="00000000" w14:paraId="000002CE">
          <w:pPr>
            <w:pStyle w:val="Heading1"/>
            <w:spacing w:after="280" w:before="2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20944436"/>
              <w:tag w:val="goog_rdk_3585"/>
            </w:sdtPr>
            <w:sdtContent>
              <w:ins w:author="Anonymous" w:id="201" w:date="2026-09-24T05:26:08Z">
                <w:sdt>
                  <w:sdtPr>
                    <w:id w:val="1767541463"/>
                    <w:tag w:val="goog_rdk_358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3365500"/>
                            <wp:effectExtent b="0" l="0" r="0" t="0"/>
                            <wp:docPr id="229"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213475" cy="3365500"/>
                                    </a:xfrm>
                                    <a:prstGeom prst="rect"/>
                                    <a:ln/>
                                  </pic:spPr>
                                </pic:pic>
                              </a:graphicData>
                            </a:graphic>
                          </wp:inline>
                        </w:drawing>
                      </w:r>
                    </w:del>
                  </w:sdtContent>
                </w:sdt>
              </w:ins>
              <w:sdt>
                <w:sdtPr>
                  <w:id w:val="-1795321793"/>
                  <w:tag w:val="goog_rdk_358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v6380ciw9rii" w:id="236"/>
                  <w:bookmarkEnd w:id="236"/>
                </w:del>
              </w:ins>
            </w:sdtContent>
          </w:sdt>
        </w:p>
      </w:sdtContent>
    </w:sdt>
    <w:sdt>
      <w:sdtPr>
        <w:id w:val="1829265321"/>
        <w:tag w:val="goog_rdk_3592"/>
      </w:sdtPr>
      <w:sdtContent>
        <w:p w:rsidR="00000000" w:rsidDel="00000000" w:rsidP="00000000" w:rsidRDefault="00000000" w:rsidRPr="00000000" w14:paraId="000002CF">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97188874"/>
              <w:tag w:val="goog_rdk_3589"/>
            </w:sdtPr>
            <w:sdtContent>
              <w:ins w:author="Anonymous" w:id="201" w:date="2026-09-24T05:26:08Z">
                <w:sdt>
                  <w:sdtPr>
                    <w:id w:val="-73972346"/>
                    <w:tag w:val="goog_rdk_3590"/>
                  </w:sdtPr>
                  <w:sdtContent>
                    <w:del w:author="Kanihaa" w:id="9" w:date="2026-09-25T08:48:49Z"/>
                  </w:sdtContent>
                </w:sdt>
              </w:ins>
              <w:sdt>
                <w:sdtPr>
                  <w:id w:val="-1039189343"/>
                  <w:tag w:val="goog_rdk_359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hvunqpid74r1" w:id="237"/>
                  <w:bookmarkEnd w:id="237"/>
                </w:del>
              </w:ins>
            </w:sdtContent>
          </w:sdt>
        </w:p>
      </w:sdtContent>
    </w:sdt>
    <w:sdt>
      <w:sdtPr>
        <w:id w:val="1434020340"/>
        <w:tag w:val="goog_rdk_3596"/>
      </w:sdtPr>
      <w:sdtContent>
        <w:p w:rsidR="00000000" w:rsidDel="00000000" w:rsidP="00000000" w:rsidRDefault="00000000" w:rsidRPr="00000000" w14:paraId="000002D0">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904953"/>
              <w:tag w:val="goog_rdk_3593"/>
            </w:sdtPr>
            <w:sdtContent>
              <w:ins w:author="Anonymous" w:id="201" w:date="2026-09-24T05:26:08Z">
                <w:sdt>
                  <w:sdtPr>
                    <w:id w:val="1069790961"/>
                    <w:tag w:val="goog_rdk_3594"/>
                  </w:sdtPr>
                  <w:sdtContent>
                    <w:del w:author="Kanihaa" w:id="9" w:date="2026-09-25T08:48:49Z"/>
                  </w:sdtContent>
                </w:sdt>
              </w:ins>
              <w:sdt>
                <w:sdtPr>
                  <w:id w:val="-1109423950"/>
                  <w:tag w:val="goog_rdk_359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54emcji88rvx" w:id="238"/>
                  <w:bookmarkEnd w:id="238"/>
                </w:del>
              </w:ins>
            </w:sdtContent>
          </w:sdt>
        </w:p>
      </w:sdtContent>
    </w:sdt>
    <w:sdt>
      <w:sdtPr>
        <w:id w:val="-844183282"/>
        <w:tag w:val="goog_rdk_3600"/>
      </w:sdtPr>
      <w:sdtContent>
        <w:p w:rsidR="00000000" w:rsidDel="00000000" w:rsidP="00000000" w:rsidRDefault="00000000" w:rsidRPr="00000000" w14:paraId="000002D1">
          <w:pPr>
            <w:pStyle w:val="Heading1"/>
            <w:numPr>
              <w:ilvl w:val="0"/>
              <w:numId w:val="4"/>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398183745"/>
              <w:tag w:val="goog_rdk_3597"/>
            </w:sdtPr>
            <w:sdtContent>
              <w:ins w:author="Anonymous" w:id="201" w:date="2026-09-24T05:26:08Z">
                <w:sdt>
                  <w:sdtPr>
                    <w:id w:val="1371990846"/>
                    <w:tag w:val="goog_rdk_3598"/>
                  </w:sdtPr>
                  <w:sdtContent>
                    <w:del w:author="Kanihaa" w:id="9" w:date="2026-09-25T08:48:49Z"/>
                  </w:sdtContent>
                </w:sdt>
              </w:ins>
              <w:sdt>
                <w:sdtPr>
                  <w:id w:val="241744762"/>
                  <w:tag w:val="goog_rdk_359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Built actual project functionality</w:delText>
                      </w:r>
                    </w:del>
                  </w:ins>
                </w:sdtContent>
              </w:sdt>
              <w:ins w:author="Anonymous" w:id="201" w:date="2026-09-24T05:26:08Z">
                <w:del w:author="Kanihaa" w:id="9" w:date="2026-09-25T08:48:49Z">
                  <w:bookmarkStart w:colFirst="0" w:colLast="0" w:name="_heading=h.bwvmngp1wan4" w:id="239"/>
                  <w:bookmarkEnd w:id="239"/>
                </w:del>
              </w:ins>
            </w:sdtContent>
          </w:sdt>
        </w:p>
      </w:sdtContent>
    </w:sdt>
    <w:sdt>
      <w:sdtPr>
        <w:id w:val="436528804"/>
        <w:tag w:val="goog_rdk_3604"/>
      </w:sdtPr>
      <w:sdtContent>
        <w:p w:rsidR="00000000" w:rsidDel="00000000" w:rsidP="00000000" w:rsidRDefault="00000000" w:rsidRPr="00000000" w14:paraId="000002D2">
          <w:pPr>
            <w:pStyle w:val="Heading1"/>
            <w:numPr>
              <w:ilvl w:val="0"/>
              <w:numId w:val="4"/>
            </w:numPr>
            <w:spacing w:line="259" w:lineRule="auto"/>
            <w:ind w:left="720" w:hanging="360"/>
            <w:rPr>
              <w:ins w:author="Anonymous" w:id="201" w:date="2026-09-24T05:26:08Z"/>
              <w:del w:author="Kanihaa" w:id="9" w:date="2026-09-25T08:48:49Z"/>
              <w:rFonts w:ascii="Cambria" w:cs="Cambria" w:eastAsia="Cambria" w:hAnsi="Cambria"/>
              <w:strike w:val="1"/>
              <w:sz w:val="24"/>
              <w:szCs w:val="24"/>
            </w:rPr>
          </w:pPr>
          <w:sdt>
            <w:sdtPr>
              <w:id w:val="-505243020"/>
              <w:tag w:val="goog_rdk_3601"/>
            </w:sdtPr>
            <w:sdtContent>
              <w:ins w:author="Anonymous" w:id="201" w:date="2026-09-24T05:26:08Z">
                <w:sdt>
                  <w:sdtPr>
                    <w:id w:val="839807391"/>
                    <w:tag w:val="goog_rdk_3602"/>
                  </w:sdtPr>
                  <w:sdtContent>
                    <w:del w:author="Kanihaa" w:id="9" w:date="2026-09-25T08:48:49Z"/>
                  </w:sdtContent>
                </w:sdt>
              </w:ins>
              <w:sdt>
                <w:sdtPr>
                  <w:id w:val="-1333587008"/>
                  <w:tag w:val="goog_rdk_360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Home,Party,jewelry-each have separate logic</w:delText>
                      </w:r>
                    </w:del>
                  </w:ins>
                </w:sdtContent>
              </w:sdt>
              <w:ins w:author="Anonymous" w:id="201" w:date="2026-09-24T05:26:08Z">
                <w:del w:author="Kanihaa" w:id="9" w:date="2026-09-25T08:48:49Z">
                  <w:bookmarkStart w:colFirst="0" w:colLast="0" w:name="_heading=h.vm9h9u6auyoe" w:id="240"/>
                  <w:bookmarkEnd w:id="240"/>
                </w:del>
              </w:ins>
            </w:sdtContent>
          </w:sdt>
        </w:p>
      </w:sdtContent>
    </w:sdt>
    <w:sdt>
      <w:sdtPr>
        <w:id w:val="-1427945562"/>
        <w:tag w:val="goog_rdk_3608"/>
      </w:sdtPr>
      <w:sdtContent>
        <w:p w:rsidR="00000000" w:rsidDel="00000000" w:rsidP="00000000" w:rsidRDefault="00000000" w:rsidRPr="00000000" w14:paraId="000002D3">
          <w:pPr>
            <w:pStyle w:val="Heading1"/>
            <w:numPr>
              <w:ilvl w:val="0"/>
              <w:numId w:val="4"/>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518893369"/>
              <w:tag w:val="goog_rdk_3605"/>
            </w:sdtPr>
            <w:sdtContent>
              <w:ins w:author="Anonymous" w:id="201" w:date="2026-09-24T05:26:08Z">
                <w:sdt>
                  <w:sdtPr>
                    <w:id w:val="1792691950"/>
                    <w:tag w:val="goog_rdk_3606"/>
                  </w:sdtPr>
                  <w:sdtContent>
                    <w:del w:author="Kanihaa" w:id="9" w:date="2026-09-25T08:48:49Z"/>
                  </w:sdtContent>
                </w:sdt>
              </w:ins>
              <w:sdt>
                <w:sdtPr>
                  <w:id w:val="1476878340"/>
                  <w:tag w:val="goog_rdk_360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Codes are given</w:delText>
                      </w:r>
                    </w:del>
                  </w:ins>
                </w:sdtContent>
              </w:sdt>
              <w:ins w:author="Anonymous" w:id="201" w:date="2026-09-24T05:26:08Z">
                <w:del w:author="Kanihaa" w:id="9" w:date="2026-09-25T08:48:49Z">
                  <w:bookmarkStart w:colFirst="0" w:colLast="0" w:name="_heading=h.u1hef53gfp1c" w:id="241"/>
                  <w:bookmarkEnd w:id="241"/>
                </w:del>
              </w:ins>
            </w:sdtContent>
          </w:sdt>
        </w:p>
      </w:sdtContent>
    </w:sdt>
    <w:sdt>
      <w:sdtPr>
        <w:id w:val="-1489151473"/>
        <w:tag w:val="goog_rdk_3612"/>
      </w:sdtPr>
      <w:sdtContent>
        <w:p w:rsidR="00000000" w:rsidDel="00000000" w:rsidP="00000000" w:rsidRDefault="00000000" w:rsidRPr="00000000" w14:paraId="000002D4">
          <w:pPr>
            <w:pStyle w:val="Heading1"/>
            <w:numPr>
              <w:ilvl w:val="0"/>
              <w:numId w:val="4"/>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748682486"/>
              <w:tag w:val="goog_rdk_3609"/>
            </w:sdtPr>
            <w:sdtContent>
              <w:ins w:author="Anonymous" w:id="201" w:date="2026-09-24T05:26:08Z">
                <w:sdt>
                  <w:sdtPr>
                    <w:id w:val="632043122"/>
                    <w:tag w:val="goog_rdk_3610"/>
                  </w:sdtPr>
                  <w:sdtContent>
                    <w:del w:author="Kanihaa" w:id="9" w:date="2026-09-25T08:48:49Z"/>
                  </w:sdtContent>
                </w:sdt>
              </w:ins>
              <w:sdt>
                <w:sdtPr>
                  <w:id w:val="1730665067"/>
                  <w:tag w:val="goog_rdk_361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Routings-What can execute according to the request</w:delText>
                      </w:r>
                    </w:del>
                  </w:ins>
                </w:sdtContent>
              </w:sdt>
              <w:ins w:author="Anonymous" w:id="201" w:date="2026-09-24T05:26:08Z">
                <w:del w:author="Kanihaa" w:id="9" w:date="2026-09-25T08:48:49Z">
                  <w:bookmarkStart w:colFirst="0" w:colLast="0" w:name="_heading=h.mcxpoqmyy84a" w:id="242"/>
                  <w:bookmarkEnd w:id="242"/>
                </w:del>
              </w:ins>
            </w:sdtContent>
          </w:sdt>
        </w:p>
      </w:sdtContent>
    </w:sdt>
    <w:sdt>
      <w:sdtPr>
        <w:id w:val="-441729236"/>
        <w:tag w:val="goog_rdk_3616"/>
      </w:sdtPr>
      <w:sdtContent>
        <w:p w:rsidR="00000000" w:rsidDel="00000000" w:rsidP="00000000" w:rsidRDefault="00000000" w:rsidRPr="00000000" w14:paraId="000002D5">
          <w:pPr>
            <w:pStyle w:val="Heading1"/>
            <w:numPr>
              <w:ilvl w:val="0"/>
              <w:numId w:val="4"/>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846906128"/>
              <w:tag w:val="goog_rdk_3613"/>
            </w:sdtPr>
            <w:sdtContent>
              <w:ins w:author="Anonymous" w:id="201" w:date="2026-09-24T05:26:08Z">
                <w:sdt>
                  <w:sdtPr>
                    <w:id w:val="-1098173264"/>
                    <w:tag w:val="goog_rdk_3614"/>
                  </w:sdtPr>
                  <w:sdtContent>
                    <w:del w:author="Kanihaa" w:id="9" w:date="2026-09-25T08:48:49Z"/>
                  </w:sdtContent>
                </w:sdt>
              </w:ins>
              <w:sdt>
                <w:sdtPr>
                  <w:id w:val="-1503501790"/>
                  <w:tag w:val="goog_rdk_361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Login page-Existing user</w:delText>
                      </w:r>
                    </w:del>
                  </w:ins>
                </w:sdtContent>
              </w:sdt>
              <w:ins w:author="Anonymous" w:id="201" w:date="2026-09-24T05:26:08Z">
                <w:del w:author="Kanihaa" w:id="9" w:date="2026-09-25T08:48:49Z">
                  <w:bookmarkStart w:colFirst="0" w:colLast="0" w:name="_heading=h.4st6w7ptica6" w:id="243"/>
                  <w:bookmarkEnd w:id="243"/>
                </w:del>
              </w:ins>
            </w:sdtContent>
          </w:sdt>
        </w:p>
      </w:sdtContent>
    </w:sdt>
    <w:sdt>
      <w:sdtPr>
        <w:id w:val="-1308034624"/>
        <w:tag w:val="goog_rdk_3620"/>
      </w:sdtPr>
      <w:sdtContent>
        <w:p w:rsidR="00000000" w:rsidDel="00000000" w:rsidP="00000000" w:rsidRDefault="00000000" w:rsidRPr="00000000" w14:paraId="000002D6">
          <w:pPr>
            <w:pStyle w:val="Heading1"/>
            <w:numPr>
              <w:ilvl w:val="0"/>
              <w:numId w:val="4"/>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113925480"/>
              <w:tag w:val="goog_rdk_3617"/>
            </w:sdtPr>
            <w:sdtContent>
              <w:ins w:author="Anonymous" w:id="201" w:date="2026-09-24T05:26:08Z">
                <w:sdt>
                  <w:sdtPr>
                    <w:id w:val="130366053"/>
                    <w:tag w:val="goog_rdk_3618"/>
                  </w:sdtPr>
                  <w:sdtContent>
                    <w:del w:author="Kanihaa" w:id="9" w:date="2026-09-25T08:48:49Z"/>
                  </w:sdtContent>
                </w:sdt>
              </w:ins>
              <w:sdt>
                <w:sdtPr>
                  <w:id w:val="-1564385519"/>
                  <w:tag w:val="goog_rdk_361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Register page-New user</w:delText>
                      </w:r>
                    </w:del>
                  </w:ins>
                </w:sdtContent>
              </w:sdt>
              <w:ins w:author="Anonymous" w:id="201" w:date="2026-09-24T05:26:08Z">
                <w:del w:author="Kanihaa" w:id="9" w:date="2026-09-25T08:48:49Z">
                  <w:bookmarkStart w:colFirst="0" w:colLast="0" w:name="_heading=h.ez58b26rws97" w:id="244"/>
                  <w:bookmarkEnd w:id="244"/>
                </w:del>
              </w:ins>
            </w:sdtContent>
          </w:sdt>
        </w:p>
      </w:sdtContent>
    </w:sdt>
    <w:sdt>
      <w:sdtPr>
        <w:id w:val="-649548063"/>
        <w:tag w:val="goog_rdk_3624"/>
      </w:sdtPr>
      <w:sdtContent>
        <w:p w:rsidR="00000000" w:rsidDel="00000000" w:rsidP="00000000" w:rsidRDefault="00000000" w:rsidRPr="00000000" w14:paraId="000002D7">
          <w:pPr>
            <w:numPr>
              <w:ilvl w:val="0"/>
              <w:numId w:val="4"/>
            </w:numPr>
            <w:spacing w:line="259" w:lineRule="auto"/>
            <w:ind w:left="720" w:hanging="360"/>
            <w:rPr>
              <w:ins w:author="Anonymous" w:id="201" w:date="2026-09-24T05:26:08Z"/>
              <w:del w:author="Kanihaa" w:id="9" w:date="2026-09-25T08:48:49Z"/>
              <w:rFonts w:ascii="Cambria" w:cs="Cambria" w:eastAsia="Cambria" w:hAnsi="Cambria"/>
              <w:strike w:val="1"/>
              <w:sz w:val="24"/>
              <w:szCs w:val="24"/>
            </w:rPr>
          </w:pPr>
          <w:sdt>
            <w:sdtPr>
              <w:id w:val="-1534500810"/>
              <w:tag w:val="goog_rdk_3621"/>
            </w:sdtPr>
            <w:sdtContent>
              <w:ins w:author="Anonymous" w:id="201" w:date="2026-09-24T05:26:08Z">
                <w:sdt>
                  <w:sdtPr>
                    <w:id w:val="945565308"/>
                    <w:tag w:val="goog_rdk_3622"/>
                  </w:sdtPr>
                  <w:sdtContent>
                    <w:del w:author="Kanihaa" w:id="9" w:date="2026-09-25T08:48:49Z"/>
                  </w:sdtContent>
                </w:sdt>
              </w:ins>
              <w:sdt>
                <w:sdtPr>
                  <w:id w:val="-1747003521"/>
                  <w:tag w:val="goog_rdk_362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Logout page-End the current session</w:delText>
                      </w:r>
                    </w:del>
                  </w:ins>
                </w:sdtContent>
              </w:sdt>
              <w:ins w:author="Anonymous" w:id="201" w:date="2026-09-24T05:26:08Z">
                <w:del w:author="Kanihaa" w:id="9" w:date="2026-09-25T08:48:49Z"/>
              </w:ins>
            </w:sdtContent>
          </w:sdt>
        </w:p>
      </w:sdtContent>
    </w:sdt>
    <w:sdt>
      <w:sdtPr>
        <w:id w:val="-1151801597"/>
        <w:tag w:val="goog_rdk_3628"/>
      </w:sdtPr>
      <w:sdtContent>
        <w:p w:rsidR="00000000" w:rsidDel="00000000" w:rsidP="00000000" w:rsidRDefault="00000000" w:rsidRPr="00000000" w14:paraId="000002D8">
          <w:pPr>
            <w:numPr>
              <w:ilvl w:val="0"/>
              <w:numId w:val="4"/>
            </w:numPr>
            <w:spacing w:line="259" w:lineRule="auto"/>
            <w:ind w:left="720" w:hanging="360"/>
            <w:rPr>
              <w:ins w:author="Anonymous" w:id="201" w:date="2026-09-24T05:26:08Z"/>
              <w:del w:author="Kanihaa" w:id="9" w:date="2026-09-25T08:48:49Z"/>
              <w:rFonts w:ascii="Calibri" w:cs="Calibri" w:eastAsia="Calibri" w:hAnsi="Calibri"/>
              <w:strike w:val="1"/>
              <w:sz w:val="24"/>
              <w:szCs w:val="24"/>
            </w:rPr>
          </w:pPr>
          <w:sdt>
            <w:sdtPr>
              <w:id w:val="-499044671"/>
              <w:tag w:val="goog_rdk_3625"/>
            </w:sdtPr>
            <w:sdtContent>
              <w:ins w:author="Anonymous" w:id="201" w:date="2026-09-24T05:26:08Z">
                <w:sdt>
                  <w:sdtPr>
                    <w:id w:val="597457255"/>
                    <w:tag w:val="goog_rdk_3626"/>
                  </w:sdtPr>
                  <w:sdtContent>
                    <w:del w:author="Kanihaa" w:id="9" w:date="2026-09-25T08:48:49Z"/>
                  </w:sdtContent>
                </w:sdt>
              </w:ins>
              <w:sdt>
                <w:sdtPr>
                  <w:id w:val="1384613635"/>
                  <w:tag w:val="goog_rdk_362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JWT token-We can access protected APLs(authorised access)</w:delText>
                      </w:r>
                    </w:del>
                  </w:ins>
                </w:sdtContent>
              </w:sdt>
              <w:ins w:author="Anonymous" w:id="201" w:date="2026-09-24T05:26:08Z">
                <w:del w:author="Kanihaa" w:id="9" w:date="2026-09-25T08:48:49Z"/>
              </w:ins>
            </w:sdtContent>
          </w:sdt>
        </w:p>
      </w:sdtContent>
    </w:sdt>
    <w:sdt>
      <w:sdtPr>
        <w:id w:val="1098970771"/>
        <w:tag w:val="goog_rdk_3632"/>
      </w:sdtPr>
      <w:sdtContent>
        <w:p w:rsidR="00000000" w:rsidDel="00000000" w:rsidP="00000000" w:rsidRDefault="00000000" w:rsidRPr="00000000" w14:paraId="000002D9">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0793897"/>
              <w:tag w:val="goog_rdk_3629"/>
            </w:sdtPr>
            <w:sdtContent>
              <w:ins w:author="Anonymous" w:id="201" w:date="2026-09-24T05:26:08Z">
                <w:sdt>
                  <w:sdtPr>
                    <w:id w:val="-4771430"/>
                    <w:tag w:val="goog_rdk_3630"/>
                  </w:sdtPr>
                  <w:sdtContent>
                    <w:del w:author="Kanihaa" w:id="9" w:date="2026-09-25T08:48:49Z"/>
                  </w:sdtContent>
                </w:sdt>
              </w:ins>
              <w:sdt>
                <w:sdtPr>
                  <w:id w:val="-1204681954"/>
                  <w:tag w:val="goog_rdk_363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6s0esptyl5w1" w:id="245"/>
                  <w:bookmarkEnd w:id="245"/>
                </w:del>
              </w:ins>
            </w:sdtContent>
          </w:sdt>
        </w:p>
      </w:sdtContent>
    </w:sdt>
    <w:sdt>
      <w:sdtPr>
        <w:id w:val="-383648257"/>
        <w:tag w:val="goog_rdk_3636"/>
      </w:sdtPr>
      <w:sdtContent>
        <w:p w:rsidR="00000000" w:rsidDel="00000000" w:rsidP="00000000" w:rsidRDefault="00000000" w:rsidRPr="00000000" w14:paraId="000002DA">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49408886"/>
              <w:tag w:val="goog_rdk_3633"/>
            </w:sdtPr>
            <w:sdtContent>
              <w:ins w:author="Anonymous" w:id="201" w:date="2026-09-24T05:26:08Z">
                <w:sdt>
                  <w:sdtPr>
                    <w:id w:val="-35498802"/>
                    <w:tag w:val="goog_rdk_3634"/>
                  </w:sdtPr>
                  <w:sdtContent>
                    <w:del w:author="Kanihaa" w:id="9" w:date="2026-09-25T08:48:49Z"/>
                  </w:sdtContent>
                </w:sdt>
              </w:ins>
              <w:sdt>
                <w:sdtPr>
                  <w:id w:val="-754961309"/>
                  <w:tag w:val="goog_rdk_363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iuyo7bkgvlul" w:id="246"/>
                  <w:bookmarkEnd w:id="246"/>
                </w:del>
              </w:ins>
            </w:sdtContent>
          </w:sdt>
        </w:p>
      </w:sdtContent>
    </w:sdt>
    <w:sdt>
      <w:sdtPr>
        <w:id w:val="-583455769"/>
        <w:tag w:val="goog_rdk_3640"/>
      </w:sdtPr>
      <w:sdtContent>
        <w:p w:rsidR="00000000" w:rsidDel="00000000" w:rsidP="00000000" w:rsidRDefault="00000000" w:rsidRPr="00000000" w14:paraId="000002DB">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87801381"/>
              <w:tag w:val="goog_rdk_3637"/>
            </w:sdtPr>
            <w:sdtContent>
              <w:ins w:author="Anonymous" w:id="201" w:date="2026-09-24T05:26:08Z">
                <w:sdt>
                  <w:sdtPr>
                    <w:id w:val="112573976"/>
                    <w:tag w:val="goog_rdk_3638"/>
                  </w:sdtPr>
                  <w:sdtContent>
                    <w:del w:author="Kanihaa" w:id="9" w:date="2026-09-25T08:48:49Z"/>
                  </w:sdtContent>
                </w:sdt>
              </w:ins>
              <w:sdt>
                <w:sdtPr>
                  <w:id w:val="-235948121"/>
                  <w:tag w:val="goog_rdk_363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8uu1sw88kuyw" w:id="247"/>
                  <w:bookmarkEnd w:id="247"/>
                </w:del>
              </w:ins>
            </w:sdtContent>
          </w:sdt>
        </w:p>
      </w:sdtContent>
    </w:sdt>
    <w:sdt>
      <w:sdtPr>
        <w:id w:val="-825479468"/>
        <w:tag w:val="goog_rdk_3644"/>
      </w:sdtPr>
      <w:sdtContent>
        <w:p w:rsidR="00000000" w:rsidDel="00000000" w:rsidP="00000000" w:rsidRDefault="00000000" w:rsidRPr="00000000" w14:paraId="000002DC">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13697388"/>
              <w:tag w:val="goog_rdk_3641"/>
            </w:sdtPr>
            <w:sdtContent>
              <w:ins w:author="Anonymous" w:id="201" w:date="2026-09-24T05:26:08Z">
                <w:sdt>
                  <w:sdtPr>
                    <w:id w:val="2071707628"/>
                    <w:tag w:val="goog_rdk_3642"/>
                  </w:sdtPr>
                  <w:sdtContent>
                    <w:del w:author="Kanihaa" w:id="9" w:date="2026-09-25T08:48:49Z"/>
                  </w:sdtContent>
                </w:sdt>
              </w:ins>
              <w:sdt>
                <w:sdtPr>
                  <w:id w:val="-1384649199"/>
                  <w:tag w:val="goog_rdk_364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it03wueibo6r" w:id="248"/>
                  <w:bookmarkEnd w:id="248"/>
                </w:del>
              </w:ins>
            </w:sdtContent>
          </w:sdt>
        </w:p>
      </w:sdtContent>
    </w:sdt>
    <w:sdt>
      <w:sdtPr>
        <w:id w:val="-1145274548"/>
        <w:tag w:val="goog_rdk_3648"/>
      </w:sdtPr>
      <w:sdtContent>
        <w:p w:rsidR="00000000" w:rsidDel="00000000" w:rsidP="00000000" w:rsidRDefault="00000000" w:rsidRPr="00000000" w14:paraId="000002DD">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85610597"/>
              <w:tag w:val="goog_rdk_3645"/>
            </w:sdtPr>
            <w:sdtContent>
              <w:ins w:author="Anonymous" w:id="201" w:date="2026-09-24T05:26:08Z">
                <w:sdt>
                  <w:sdtPr>
                    <w:id w:val="1060672105"/>
                    <w:tag w:val="goog_rdk_3646"/>
                  </w:sdtPr>
                  <w:sdtContent>
                    <w:del w:author="Kanihaa" w:id="9" w:date="2026-09-25T08:48:49Z"/>
                  </w:sdtContent>
                </w:sdt>
              </w:ins>
              <w:sdt>
                <w:sdtPr>
                  <w:id w:val="1381681266"/>
                  <w:tag w:val="goog_rdk_364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cpgfs0ncxr64" w:id="249"/>
                  <w:bookmarkEnd w:id="249"/>
                </w:del>
              </w:ins>
            </w:sdtContent>
          </w:sdt>
        </w:p>
      </w:sdtContent>
    </w:sdt>
    <w:sdt>
      <w:sdtPr>
        <w:id w:val="-1499565896"/>
        <w:tag w:val="goog_rdk_3652"/>
      </w:sdtPr>
      <w:sdtContent>
        <w:p w:rsidR="00000000" w:rsidDel="00000000" w:rsidP="00000000" w:rsidRDefault="00000000" w:rsidRPr="00000000" w14:paraId="000002DE">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29170600"/>
              <w:tag w:val="goog_rdk_3649"/>
            </w:sdtPr>
            <w:sdtContent>
              <w:ins w:author="Anonymous" w:id="201" w:date="2026-09-24T05:26:08Z">
                <w:sdt>
                  <w:sdtPr>
                    <w:id w:val="42204591"/>
                    <w:tag w:val="goog_rdk_3650"/>
                  </w:sdtPr>
                  <w:sdtContent>
                    <w:del w:author="Kanihaa" w:id="9" w:date="2026-09-25T08:48:49Z"/>
                  </w:sdtContent>
                </w:sdt>
              </w:ins>
              <w:sdt>
                <w:sdtPr>
                  <w:id w:val="1126144995"/>
                  <w:tag w:val="goog_rdk_365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pqi4vbacgfqb" w:id="250"/>
                  <w:bookmarkEnd w:id="250"/>
                </w:del>
              </w:ins>
            </w:sdtContent>
          </w:sdt>
        </w:p>
      </w:sdtContent>
    </w:sdt>
    <w:sdt>
      <w:sdtPr>
        <w:id w:val="-547539979"/>
        <w:tag w:val="goog_rdk_3656"/>
      </w:sdtPr>
      <w:sdtContent>
        <w:p w:rsidR="00000000" w:rsidDel="00000000" w:rsidP="00000000" w:rsidRDefault="00000000" w:rsidRPr="00000000" w14:paraId="000002DF">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51672981"/>
              <w:tag w:val="goog_rdk_3653"/>
            </w:sdtPr>
            <w:sdtContent>
              <w:ins w:author="Anonymous" w:id="201" w:date="2026-09-24T05:26:08Z">
                <w:sdt>
                  <w:sdtPr>
                    <w:id w:val="-902500091"/>
                    <w:tag w:val="goog_rdk_3654"/>
                  </w:sdtPr>
                  <w:sdtContent>
                    <w:del w:author="Kanihaa" w:id="9" w:date="2026-09-25T08:48:49Z"/>
                  </w:sdtContent>
                </w:sdt>
              </w:ins>
              <w:sdt>
                <w:sdtPr>
                  <w:id w:val="-2066904445"/>
                  <w:tag w:val="goog_rdk_365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kloxd2u9tyyd" w:id="251"/>
                  <w:bookmarkEnd w:id="251"/>
                </w:del>
              </w:ins>
            </w:sdtContent>
          </w:sdt>
        </w:p>
      </w:sdtContent>
    </w:sdt>
    <w:sdt>
      <w:sdtPr>
        <w:id w:val="-2048050526"/>
        <w:tag w:val="goog_rdk_3660"/>
      </w:sdtPr>
      <w:sdtContent>
        <w:p w:rsidR="00000000" w:rsidDel="00000000" w:rsidP="00000000" w:rsidRDefault="00000000" w:rsidRPr="00000000" w14:paraId="000002E0">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43900040"/>
              <w:tag w:val="goog_rdk_3657"/>
            </w:sdtPr>
            <w:sdtContent>
              <w:ins w:author="Anonymous" w:id="201" w:date="2026-09-24T05:26:08Z">
                <w:sdt>
                  <w:sdtPr>
                    <w:id w:val="-2071007638"/>
                    <w:tag w:val="goog_rdk_3658"/>
                  </w:sdtPr>
                  <w:sdtContent>
                    <w:del w:author="Kanihaa" w:id="9" w:date="2026-09-25T08:48:49Z"/>
                  </w:sdtContent>
                </w:sdt>
              </w:ins>
              <w:sdt>
                <w:sdtPr>
                  <w:id w:val="-1455076089"/>
                  <w:tag w:val="goog_rdk_365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2w0nac5227q" w:id="252"/>
                  <w:bookmarkEnd w:id="252"/>
                </w:del>
              </w:ins>
            </w:sdtContent>
          </w:sdt>
        </w:p>
      </w:sdtContent>
    </w:sdt>
    <w:sdt>
      <w:sdtPr>
        <w:id w:val="1951572426"/>
        <w:tag w:val="goog_rdk_3664"/>
      </w:sdtPr>
      <w:sdtContent>
        <w:p w:rsidR="00000000" w:rsidDel="00000000" w:rsidP="00000000" w:rsidRDefault="00000000" w:rsidRPr="00000000" w14:paraId="000002E1">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32539318"/>
              <w:tag w:val="goog_rdk_3661"/>
            </w:sdtPr>
            <w:sdtContent>
              <w:ins w:author="Anonymous" w:id="201" w:date="2026-09-24T05:26:08Z">
                <w:sdt>
                  <w:sdtPr>
                    <w:id w:val="-1050839168"/>
                    <w:tag w:val="goog_rdk_3662"/>
                  </w:sdtPr>
                  <w:sdtContent>
                    <w:del w:author="Kanihaa" w:id="9" w:date="2026-09-25T08:48:49Z"/>
                  </w:sdtContent>
                </w:sdt>
              </w:ins>
              <w:sdt>
                <w:sdtPr>
                  <w:id w:val="827352810"/>
                  <w:tag w:val="goog_rdk_366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anmyvjevafty" w:id="253"/>
                  <w:bookmarkEnd w:id="253"/>
                </w:del>
              </w:ins>
            </w:sdtContent>
          </w:sdt>
        </w:p>
      </w:sdtContent>
    </w:sdt>
    <w:sdt>
      <w:sdtPr>
        <w:id w:val="1980863430"/>
        <w:tag w:val="goog_rdk_3668"/>
      </w:sdtPr>
      <w:sdtContent>
        <w:p w:rsidR="00000000" w:rsidDel="00000000" w:rsidP="00000000" w:rsidRDefault="00000000" w:rsidRPr="00000000" w14:paraId="000002E2">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61867787"/>
              <w:tag w:val="goog_rdk_3665"/>
            </w:sdtPr>
            <w:sdtContent>
              <w:ins w:author="Anonymous" w:id="201" w:date="2026-09-24T05:26:08Z">
                <w:sdt>
                  <w:sdtPr>
                    <w:id w:val="-109974310"/>
                    <w:tag w:val="goog_rdk_3666"/>
                  </w:sdtPr>
                  <w:sdtContent>
                    <w:del w:author="Kanihaa" w:id="9" w:date="2026-09-25T08:48:49Z"/>
                  </w:sdtContent>
                </w:sdt>
              </w:ins>
              <w:sdt>
                <w:sdtPr>
                  <w:id w:val="-295824347"/>
                  <w:tag w:val="goog_rdk_366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q1kofo4mj063" w:id="254"/>
                  <w:bookmarkEnd w:id="254"/>
                </w:del>
              </w:ins>
            </w:sdtContent>
          </w:sdt>
        </w:p>
      </w:sdtContent>
    </w:sdt>
    <w:sdt>
      <w:sdtPr>
        <w:id w:val="1190841847"/>
        <w:tag w:val="goog_rdk_3672"/>
      </w:sdtPr>
      <w:sdtContent>
        <w:p w:rsidR="00000000" w:rsidDel="00000000" w:rsidP="00000000" w:rsidRDefault="00000000" w:rsidRPr="00000000" w14:paraId="000002E3">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48700927"/>
              <w:tag w:val="goog_rdk_3669"/>
            </w:sdtPr>
            <w:sdtContent>
              <w:ins w:author="Anonymous" w:id="201" w:date="2026-09-24T05:26:08Z">
                <w:sdt>
                  <w:sdtPr>
                    <w:id w:val="1603043879"/>
                    <w:tag w:val="goog_rdk_3670"/>
                  </w:sdtPr>
                  <w:sdtContent>
                    <w:del w:author="Kanihaa" w:id="9" w:date="2026-09-25T08:48:49Z"/>
                  </w:sdtContent>
                </w:sdt>
              </w:ins>
              <w:sdt>
                <w:sdtPr>
                  <w:id w:val="-936084554"/>
                  <w:tag w:val="goog_rdk_367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1r0a5kkhmhn0" w:id="255"/>
                  <w:bookmarkEnd w:id="255"/>
                </w:del>
              </w:ins>
            </w:sdtContent>
          </w:sdt>
        </w:p>
      </w:sdtContent>
    </w:sdt>
    <w:sdt>
      <w:sdtPr>
        <w:id w:val="342798461"/>
        <w:tag w:val="goog_rdk_3676"/>
      </w:sdtPr>
      <w:sdtContent>
        <w:p w:rsidR="00000000" w:rsidDel="00000000" w:rsidP="00000000" w:rsidRDefault="00000000" w:rsidRPr="00000000" w14:paraId="000002E4">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69599638"/>
              <w:tag w:val="goog_rdk_3673"/>
            </w:sdtPr>
            <w:sdtContent>
              <w:ins w:author="Anonymous" w:id="201" w:date="2026-09-24T05:26:08Z">
                <w:sdt>
                  <w:sdtPr>
                    <w:id w:val="-1038533413"/>
                    <w:tag w:val="goog_rdk_3674"/>
                  </w:sdtPr>
                  <w:sdtContent>
                    <w:del w:author="Kanihaa" w:id="9" w:date="2026-09-25T08:48:49Z"/>
                  </w:sdtContent>
                </w:sdt>
              </w:ins>
              <w:sdt>
                <w:sdtPr>
                  <w:id w:val="165080945"/>
                  <w:tag w:val="goog_rdk_367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cm76di4b9kac" w:id="256"/>
                  <w:bookmarkEnd w:id="256"/>
                </w:del>
              </w:ins>
            </w:sdtContent>
          </w:sdt>
        </w:p>
      </w:sdtContent>
    </w:sdt>
    <w:sdt>
      <w:sdtPr>
        <w:id w:val="1759874583"/>
        <w:tag w:val="goog_rdk_3680"/>
      </w:sdtPr>
      <w:sdtContent>
        <w:p w:rsidR="00000000" w:rsidDel="00000000" w:rsidP="00000000" w:rsidRDefault="00000000" w:rsidRPr="00000000" w14:paraId="000002E5">
          <w:pPr>
            <w:pStyle w:val="Heading1"/>
            <w:spacing w:after="160"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0457673"/>
              <w:tag w:val="goog_rdk_3677"/>
            </w:sdtPr>
            <w:sdtContent>
              <w:ins w:author="Anonymous" w:id="201" w:date="2026-09-24T05:26:08Z">
                <w:sdt>
                  <w:sdtPr>
                    <w:id w:val="1217798753"/>
                    <w:tag w:val="goog_rdk_3678"/>
                  </w:sdtPr>
                  <w:sdtContent>
                    <w:del w:author="Kanihaa" w:id="9" w:date="2026-09-25T08:48:49Z"/>
                  </w:sdtContent>
                </w:sdt>
              </w:ins>
              <w:sdt>
                <w:sdtPr>
                  <w:id w:val="986205445"/>
                  <w:tag w:val="goog_rdk_367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vflw9kdn9x55" w:id="257"/>
                  <w:bookmarkEnd w:id="257"/>
                </w:del>
              </w:ins>
            </w:sdtContent>
          </w:sdt>
        </w:p>
      </w:sdtContent>
    </w:sdt>
    <w:sdt>
      <w:sdtPr>
        <w:id w:val="1812733431"/>
        <w:tag w:val="goog_rdk_3684"/>
      </w:sdtPr>
      <w:sdtContent>
        <w:p w:rsidR="00000000" w:rsidDel="00000000" w:rsidP="00000000" w:rsidRDefault="00000000" w:rsidRPr="00000000" w14:paraId="000002E6">
          <w:pPr>
            <w:pStyle w:val="Heading1"/>
            <w:spacing w:after="160"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535472262"/>
              <w:tag w:val="goog_rdk_3681"/>
            </w:sdtPr>
            <w:sdtContent>
              <w:ins w:author="Anonymous" w:id="201" w:date="2026-09-24T05:26:08Z">
                <w:sdt>
                  <w:sdtPr>
                    <w:id w:val="-1288698072"/>
                    <w:tag w:val="goog_rdk_3682"/>
                  </w:sdtPr>
                  <w:sdtContent>
                    <w:del w:author="Kanihaa" w:id="9" w:date="2026-09-25T08:48:49Z"/>
                  </w:sdtContent>
                </w:sdt>
              </w:ins>
              <w:sdt>
                <w:sdtPr>
                  <w:id w:val="-622673329"/>
                  <w:tag w:val="goog_rdk_368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t6a45szdmc5r" w:id="258"/>
                  <w:bookmarkEnd w:id="258"/>
                </w:del>
              </w:ins>
            </w:sdtContent>
          </w:sdt>
        </w:p>
      </w:sdtContent>
    </w:sdt>
    <w:sdt>
      <w:sdtPr>
        <w:id w:val="273629166"/>
        <w:tag w:val="goog_rdk_3688"/>
      </w:sdtPr>
      <w:sdtContent>
        <w:p w:rsidR="00000000" w:rsidDel="00000000" w:rsidP="00000000" w:rsidRDefault="00000000" w:rsidRPr="00000000" w14:paraId="000002E7">
          <w:pPr>
            <w:pStyle w:val="Heading1"/>
            <w:spacing w:after="160"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33216591"/>
              <w:tag w:val="goog_rdk_3685"/>
            </w:sdtPr>
            <w:sdtContent>
              <w:ins w:author="Anonymous" w:id="201" w:date="2026-09-24T05:26:08Z">
                <w:sdt>
                  <w:sdtPr>
                    <w:id w:val="-2056805218"/>
                    <w:tag w:val="goog_rdk_3686"/>
                  </w:sdtPr>
                  <w:sdtContent>
                    <w:del w:author="Kanihaa" w:id="9" w:date="2026-09-25T08:48:49Z"/>
                  </w:sdtContent>
                </w:sdt>
              </w:ins>
              <w:sdt>
                <w:sdtPr>
                  <w:id w:val="-1350793053"/>
                  <w:tag w:val="goog_rdk_368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i0ph6ls7c372" w:id="259"/>
                  <w:bookmarkEnd w:id="259"/>
                </w:del>
              </w:ins>
            </w:sdtContent>
          </w:sdt>
        </w:p>
      </w:sdtContent>
    </w:sdt>
    <w:sdt>
      <w:sdtPr>
        <w:id w:val="596279829"/>
        <w:tag w:val="goog_rdk_3692"/>
      </w:sdtPr>
      <w:sdtContent>
        <w:p w:rsidR="00000000" w:rsidDel="00000000" w:rsidP="00000000" w:rsidRDefault="00000000" w:rsidRPr="00000000" w14:paraId="000002E8">
          <w:pPr>
            <w:pStyle w:val="Heading1"/>
            <w:spacing w:after="8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56528998"/>
              <w:tag w:val="goog_rdk_3689"/>
            </w:sdtPr>
            <w:sdtContent>
              <w:ins w:author="Anonymous" w:id="201" w:date="2026-09-24T05:26:08Z">
                <w:sdt>
                  <w:sdtPr>
                    <w:id w:val="664856665"/>
                    <w:tag w:val="goog_rdk_3690"/>
                  </w:sdtPr>
                  <w:sdtContent>
                    <w:del w:author="Kanihaa" w:id="9" w:date="2026-09-25T08:48:49Z"/>
                  </w:sdtContent>
                </w:sdt>
              </w:ins>
              <w:sdt>
                <w:sdtPr>
                  <w:id w:val="-725917849"/>
                  <w:tag w:val="goog_rdk_369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3: Backend – FastAPI Integration (main.py)</w:delText>
                      </w:r>
                    </w:del>
                  </w:ins>
                </w:sdtContent>
              </w:sdt>
              <w:ins w:author="Anonymous" w:id="201" w:date="2026-09-24T05:26:08Z">
                <w:del w:author="Kanihaa" w:id="9" w:date="2026-09-25T08:48:49Z">
                  <w:bookmarkStart w:colFirst="0" w:colLast="0" w:name="_heading=h.5fww8z4ywnzx" w:id="35"/>
                  <w:bookmarkEnd w:id="35"/>
                </w:del>
              </w:ins>
            </w:sdtContent>
          </w:sdt>
        </w:p>
      </w:sdtContent>
    </w:sdt>
    <w:sdt>
      <w:sdtPr>
        <w:id w:val="-1309602515"/>
        <w:tag w:val="goog_rdk_3696"/>
      </w:sdtPr>
      <w:sdtContent>
        <w:p w:rsidR="00000000" w:rsidDel="00000000" w:rsidP="00000000" w:rsidRDefault="00000000" w:rsidRPr="00000000" w14:paraId="000002E9">
          <w:pPr>
            <w:pStyle w:val="Heading1"/>
            <w:spacing w:after="240" w:before="24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79785848"/>
              <w:tag w:val="goog_rdk_3693"/>
            </w:sdtPr>
            <w:sdtContent>
              <w:ins w:author="Anonymous" w:id="201" w:date="2026-09-24T05:26:08Z">
                <w:sdt>
                  <w:sdtPr>
                    <w:id w:val="1973068865"/>
                    <w:tag w:val="goog_rdk_3694"/>
                  </w:sdtPr>
                  <w:sdtContent>
                    <w:del w:author="Kanihaa" w:id="9" w:date="2026-09-25T08:48:49Z"/>
                  </w:sdtContent>
                </w:sdt>
              </w:ins>
              <w:sdt>
                <w:sdtPr>
                  <w:id w:val="1712247844"/>
                  <w:tag w:val="goog_rdk_369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implementing the FastAPI-powered backend for PocketSmart AI. It acts as the bridge between the frontend interface and the Gemini-based AI recommendation engine defined in gemini_utils.py.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delText>
                      </w:r>
                    </w:del>
                  </w:ins>
                </w:sdtContent>
              </w:sdt>
              <w:ins w:author="Anonymous" w:id="201" w:date="2026-09-24T05:26:08Z">
                <w:del w:author="Kanihaa" w:id="9" w:date="2026-09-25T08:48:49Z">
                  <w:bookmarkStart w:colFirst="0" w:colLast="0" w:name="_heading=h.t8xn2vvi68jq" w:id="260"/>
                  <w:bookmarkEnd w:id="260"/>
                </w:del>
              </w:ins>
            </w:sdtContent>
          </w:sdt>
        </w:p>
      </w:sdtContent>
    </w:sdt>
    <w:sdt>
      <w:sdtPr>
        <w:id w:val="-629610346"/>
        <w:tag w:val="goog_rdk_3700"/>
      </w:sdtPr>
      <w:sdtContent>
        <w:p w:rsidR="00000000" w:rsidDel="00000000" w:rsidP="00000000" w:rsidRDefault="00000000" w:rsidRPr="00000000" w14:paraId="000002EA">
          <w:pPr>
            <w:pStyle w:val="Heading1"/>
            <w:numPr>
              <w:ilvl w:val="0"/>
              <w:numId w:val="28"/>
            </w:numPr>
            <w:spacing w:before="240" w:lineRule="auto"/>
            <w:ind w:left="720" w:hanging="360"/>
            <w:rPr>
              <w:ins w:author="Anonymous" w:id="201" w:date="2026-09-24T05:26:08Z"/>
              <w:del w:author="Kanihaa" w:id="9" w:date="2026-09-25T08:48:49Z"/>
              <w:rFonts w:ascii="Calibri" w:cs="Calibri" w:eastAsia="Calibri" w:hAnsi="Calibri"/>
              <w:strike w:val="1"/>
              <w:highlight w:val="black"/>
            </w:rPr>
          </w:pPr>
          <w:sdt>
            <w:sdtPr>
              <w:id w:val="745547870"/>
              <w:tag w:val="goog_rdk_3697"/>
            </w:sdtPr>
            <w:sdtContent>
              <w:ins w:author="Anonymous" w:id="201" w:date="2026-09-24T05:26:08Z">
                <w:sdt>
                  <w:sdtPr>
                    <w:id w:val="1932856669"/>
                    <w:tag w:val="goog_rdk_3698"/>
                  </w:sdtPr>
                  <w:sdtContent>
                    <w:del w:author="Kanihaa" w:id="9" w:date="2026-09-25T08:48:49Z"/>
                  </w:sdtContent>
                </w:sdt>
              </w:ins>
              <w:sdt>
                <w:sdtPr>
                  <w:id w:val="1225498962"/>
                  <w:tag w:val="goog_rdk_369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3.1: Define FastAPI Routes</w:delText>
                        <w:br w:type="textWrapping"/>
                      </w:r>
                    </w:del>
                  </w:ins>
                </w:sdtContent>
              </w:sdt>
              <w:ins w:author="Anonymous" w:id="201" w:date="2026-09-24T05:26:08Z">
                <w:del w:author="Kanihaa" w:id="9" w:date="2026-09-25T08:48:49Z">
                  <w:bookmarkStart w:colFirst="0" w:colLast="0" w:name="_heading=h.tl1ltfw7tgmd" w:id="261"/>
                  <w:bookmarkEnd w:id="261"/>
                </w:del>
              </w:ins>
            </w:sdtContent>
          </w:sdt>
        </w:p>
      </w:sdtContent>
    </w:sdt>
    <w:sdt>
      <w:sdtPr>
        <w:id w:val="558678364"/>
        <w:tag w:val="goog_rdk_3704"/>
      </w:sdtPr>
      <w:sdtContent>
        <w:p w:rsidR="00000000" w:rsidDel="00000000" w:rsidP="00000000" w:rsidRDefault="00000000" w:rsidRPr="00000000" w14:paraId="000002EB">
          <w:pPr>
            <w:pStyle w:val="Heading1"/>
            <w:numPr>
              <w:ilvl w:val="1"/>
              <w:numId w:val="28"/>
            </w:numPr>
            <w:spacing w:after="240" w:lineRule="auto"/>
            <w:ind w:left="1440" w:hanging="360"/>
            <w:rPr>
              <w:ins w:author="Anonymous" w:id="201" w:date="2026-09-24T05:26:08Z"/>
              <w:del w:author="Kanihaa" w:id="9" w:date="2026-09-25T08:48:49Z"/>
              <w:rFonts w:ascii="Calibri" w:cs="Calibri" w:eastAsia="Calibri" w:hAnsi="Calibri"/>
              <w:strike w:val="1"/>
              <w:highlight w:val="black"/>
            </w:rPr>
          </w:pPr>
          <w:sdt>
            <w:sdtPr>
              <w:id w:val="1843861896"/>
              <w:tag w:val="goog_rdk_3701"/>
            </w:sdtPr>
            <w:sdtContent>
              <w:ins w:author="Anonymous" w:id="201" w:date="2026-09-24T05:26:08Z">
                <w:sdt>
                  <w:sdtPr>
                    <w:id w:val="2078389150"/>
                    <w:tag w:val="goog_rdk_3702"/>
                  </w:sdtPr>
                  <w:sdtContent>
                    <w:del w:author="Kanihaa" w:id="9" w:date="2026-09-25T08:48:49Z"/>
                  </w:sdtContent>
                </w:sdt>
              </w:ins>
              <w:sdt>
                <w:sdtPr>
                  <w:id w:val="-1097813509"/>
                  <w:tag w:val="goog_rdk_370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Planner (/generate-home): Accepts home-related preferences and budget to return tailored product suggestions.</w:delText>
                      </w:r>
                    </w:del>
                  </w:ins>
                </w:sdtContent>
              </w:sdt>
              <w:ins w:author="Anonymous" w:id="201" w:date="2026-09-24T05:26:08Z">
                <w:del w:author="Kanihaa" w:id="9" w:date="2026-09-25T08:48:49Z">
                  <w:bookmarkStart w:colFirst="0" w:colLast="0" w:name="_heading=h.kd14nbrn1qlk" w:id="262"/>
                  <w:bookmarkEnd w:id="262"/>
                </w:del>
              </w:ins>
            </w:sdtContent>
          </w:sdt>
        </w:p>
      </w:sdtContent>
    </w:sdt>
    <w:sdt>
      <w:sdtPr>
        <w:id w:val="-1454334314"/>
        <w:tag w:val="goog_rdk_3708"/>
      </w:sdtPr>
      <w:sdtContent>
        <w:p w:rsidR="00000000" w:rsidDel="00000000" w:rsidP="00000000" w:rsidRDefault="00000000" w:rsidRPr="00000000" w14:paraId="000002EC">
          <w:pPr>
            <w:pStyle w:val="Heading1"/>
            <w:spacing w:after="240" w:before="240" w:lineRule="auto"/>
            <w:ind w:left="144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2132016812"/>
              <w:tag w:val="goog_rdk_3705"/>
            </w:sdtPr>
            <w:sdtContent>
              <w:ins w:author="Anonymous" w:id="201" w:date="2026-09-24T05:26:08Z">
                <w:sdt>
                  <w:sdtPr>
                    <w:id w:val="1574429126"/>
                    <w:tag w:val="goog_rdk_3706"/>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686300"/>
                            <wp:effectExtent b="0" l="0" r="0" t="0"/>
                            <wp:docPr id="180"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213475" cy="4686300"/>
                                    </a:xfrm>
                                    <a:prstGeom prst="rect"/>
                                    <a:ln/>
                                  </pic:spPr>
                                </pic:pic>
                              </a:graphicData>
                            </a:graphic>
                          </wp:inline>
                        </w:drawing>
                      </w:r>
                    </w:del>
                  </w:sdtContent>
                </w:sdt>
              </w:ins>
              <w:sdt>
                <w:sdtPr>
                  <w:id w:val="-1418160851"/>
                  <w:tag w:val="goog_rdk_370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8y4c647yxisq" w:id="263"/>
                  <w:bookmarkEnd w:id="263"/>
                </w:del>
              </w:ins>
            </w:sdtContent>
          </w:sdt>
        </w:p>
      </w:sdtContent>
    </w:sdt>
    <w:sdt>
      <w:sdtPr>
        <w:id w:val="643799790"/>
        <w:tag w:val="goog_rdk_3713"/>
      </w:sdtPr>
      <w:sdtContent>
        <w:p w:rsidR="00000000" w:rsidDel="00000000" w:rsidP="00000000" w:rsidRDefault="00000000" w:rsidRPr="00000000" w14:paraId="000002ED">
          <w:pPr>
            <w:pStyle w:val="Heading1"/>
            <w:numPr>
              <w:ilvl w:val="1"/>
              <w:numId w:val="28"/>
            </w:numPr>
            <w:spacing w:before="240" w:lineRule="auto"/>
            <w:ind w:left="1440" w:hanging="360"/>
            <w:rPr>
              <w:ins w:author="Anonymous" w:id="201" w:date="2026-09-24T05:26:08Z"/>
              <w:del w:author="Kanihaa" w:id="9" w:date="2026-09-25T08:48:49Z"/>
              <w:rFonts w:ascii="Calibri" w:cs="Calibri" w:eastAsia="Calibri" w:hAnsi="Calibri"/>
              <w:strike w:val="1"/>
              <w:highlight w:val="black"/>
            </w:rPr>
          </w:pPr>
          <w:sdt>
            <w:sdtPr>
              <w:id w:val="1008440482"/>
              <w:tag w:val="goog_rdk_3709"/>
            </w:sdtPr>
            <w:sdtContent>
              <w:ins w:author="Anonymous" w:id="201" w:date="2026-09-24T05:26:08Z">
                <w:sdt>
                  <w:sdtPr>
                    <w:id w:val="-2030792999"/>
                    <w:tag w:val="goog_rdk_3710"/>
                  </w:sdtPr>
                  <w:sdtContent>
                    <w:del w:author="Kanihaa" w:id="9" w:date="2026-09-25T08:48:49Z"/>
                  </w:sdtContent>
                </w:sdt>
              </w:ins>
              <w:sdt>
                <w:sdtPr>
                  <w:id w:val="-1402966152"/>
                  <w:tag w:val="goog_rdk_371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Planner (/generate-party): Processes party details and guest count to recommend venue, food, and decoration items.</w:delText>
                        <w:br w:type="textWrapping"/>
                      </w:r>
                    </w:del>
                  </w:ins>
                </w:sdtContent>
              </w:sdt>
              <w:ins w:author="Anonymous" w:id="201" w:date="2026-09-24T05:26:08Z">
                <w:del w:author="Kanihaa" w:id="9" w:date="2026-09-25T08:48:49Z">
                  <w:bookmarkStart w:colFirst="0" w:colLast="0" w:name="_heading=h.qnzh5rxzh3gl" w:id="264"/>
                  <w:bookmarkEnd w:id="264"/>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267200"/>
                        <wp:effectExtent b="0" l="0" r="0" t="0"/>
                        <wp:docPr id="232"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213475" cy="4267200"/>
                                </a:xfrm>
                                <a:prstGeom prst="rect"/>
                                <a:ln/>
                              </pic:spPr>
                            </pic:pic>
                          </a:graphicData>
                        </a:graphic>
                      </wp:inline>
                    </w:drawing>
                  </w:r>
                  <w:sdt>
                    <w:sdtPr>
                      <w:id w:val="-1675294300"/>
                      <w:tag w:val="goog_rdk_3712"/>
                    </w:sdtPr>
                    <w:sdtContent>
                      <w:r w:rsidDel="00000000" w:rsidR="00000000" w:rsidRPr="00000000">
                        <w:rPr>
                          <w:rtl w:val="0"/>
                        </w:rPr>
                      </w:r>
                    </w:sdtContent>
                  </w:sdt>
                </w:del>
              </w:ins>
            </w:sdtContent>
          </w:sdt>
        </w:p>
      </w:sdtContent>
    </w:sdt>
    <w:sdt>
      <w:sdtPr>
        <w:id w:val="2128922870"/>
        <w:tag w:val="goog_rdk_3717"/>
      </w:sdtPr>
      <w:sdtContent>
        <w:p w:rsidR="00000000" w:rsidDel="00000000" w:rsidP="00000000" w:rsidRDefault="00000000" w:rsidRPr="00000000" w14:paraId="000002EE">
          <w:pPr>
            <w:pStyle w:val="Heading1"/>
            <w:numPr>
              <w:ilvl w:val="1"/>
              <w:numId w:val="28"/>
            </w:numPr>
            <w:spacing w:after="240" w:lineRule="auto"/>
            <w:ind w:left="1440" w:hanging="360"/>
            <w:rPr>
              <w:ins w:author="Anonymous" w:id="201" w:date="2026-09-24T05:26:08Z"/>
              <w:del w:author="Kanihaa" w:id="9" w:date="2026-09-25T08:48:49Z"/>
              <w:rFonts w:ascii="Calibri" w:cs="Calibri" w:eastAsia="Calibri" w:hAnsi="Calibri"/>
              <w:strike w:val="1"/>
              <w:highlight w:val="black"/>
            </w:rPr>
          </w:pPr>
          <w:sdt>
            <w:sdtPr>
              <w:id w:val="-129676095"/>
              <w:tag w:val="goog_rdk_3714"/>
            </w:sdtPr>
            <w:sdtContent>
              <w:ins w:author="Anonymous" w:id="201" w:date="2026-09-24T05:26:08Z">
                <w:sdt>
                  <w:sdtPr>
                    <w:id w:val="-1417694540"/>
                    <w:tag w:val="goog_rdk_3715"/>
                  </w:sdtPr>
                  <w:sdtContent>
                    <w:del w:author="Kanihaa" w:id="9" w:date="2026-09-25T08:48:49Z"/>
                  </w:sdtContent>
                </w:sdt>
              </w:ins>
              <w:sdt>
                <w:sdtPr>
                  <w:id w:val="1683861103"/>
                  <w:tag w:val="goog_rdk_371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Planner (/generate-jewelry): Uses text and optional image inputs to suggest jewelry based on outfit and occasion.</w:delText>
                      </w:r>
                    </w:del>
                  </w:ins>
                </w:sdtContent>
              </w:sdt>
              <w:ins w:author="Anonymous" w:id="201" w:date="2026-09-24T05:26:08Z">
                <w:del w:author="Kanihaa" w:id="9" w:date="2026-09-25T08:48:49Z">
                  <w:bookmarkStart w:colFirst="0" w:colLast="0" w:name="_heading=h.176wdriy1eis" w:id="265"/>
                  <w:bookmarkEnd w:id="265"/>
                </w:del>
              </w:ins>
            </w:sdtContent>
          </w:sdt>
        </w:p>
      </w:sdtContent>
    </w:sdt>
    <w:sdt>
      <w:sdtPr>
        <w:id w:val="-807848470"/>
        <w:tag w:val="goog_rdk_3721"/>
      </w:sdtPr>
      <w:sdtContent>
        <w:p w:rsidR="00000000" w:rsidDel="00000000" w:rsidP="00000000" w:rsidRDefault="00000000" w:rsidRPr="00000000" w14:paraId="000002EF">
          <w:pPr>
            <w:pStyle w:val="Heading1"/>
            <w:spacing w:after="240" w:before="240" w:lineRule="auto"/>
            <w:ind w:left="144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857611518"/>
              <w:tag w:val="goog_rdk_3718"/>
            </w:sdtPr>
            <w:sdtContent>
              <w:ins w:author="Anonymous" w:id="201" w:date="2026-09-24T05:26:08Z">
                <w:sdt>
                  <w:sdtPr>
                    <w:id w:val="-865457752"/>
                    <w:tag w:val="goog_rdk_371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8051800"/>
                            <wp:effectExtent b="0" l="0" r="0" t="0"/>
                            <wp:docPr id="200"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213475" cy="8051800"/>
                                    </a:xfrm>
                                    <a:prstGeom prst="rect"/>
                                    <a:ln/>
                                  </pic:spPr>
                                </pic:pic>
                              </a:graphicData>
                            </a:graphic>
                          </wp:inline>
                        </w:drawing>
                      </w:r>
                    </w:del>
                  </w:sdtContent>
                </w:sdt>
              </w:ins>
              <w:sdt>
                <w:sdtPr>
                  <w:id w:val="-1145179536"/>
                  <w:tag w:val="goog_rdk_372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q4sqly3fqgv7" w:id="266"/>
                  <w:bookmarkEnd w:id="266"/>
                </w:del>
              </w:ins>
            </w:sdtContent>
          </w:sdt>
        </w:p>
      </w:sdtContent>
    </w:sdt>
    <w:sdt>
      <w:sdtPr>
        <w:id w:val="1048885974"/>
        <w:tag w:val="goog_rdk_3725"/>
      </w:sdtPr>
      <w:sdtContent>
        <w:p w:rsidR="00000000" w:rsidDel="00000000" w:rsidP="00000000" w:rsidRDefault="00000000" w:rsidRPr="00000000" w14:paraId="000002F0">
          <w:pPr>
            <w:pStyle w:val="Heading1"/>
            <w:spacing w:after="240" w:before="240" w:lineRule="auto"/>
            <w:ind w:left="144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55638748"/>
              <w:tag w:val="goog_rdk_3722"/>
            </w:sdtPr>
            <w:sdtContent>
              <w:ins w:author="Anonymous" w:id="201" w:date="2026-09-24T05:26:08Z">
                <w:sdt>
                  <w:sdtPr>
                    <w:id w:val="-1675614512"/>
                    <w:tag w:val="goog_rdk_372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162425" cy="3286125"/>
                            <wp:effectExtent b="0" l="0" r="0" t="0"/>
                            <wp:docPr id="196"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4162425" cy="3286125"/>
                                    </a:xfrm>
                                    <a:prstGeom prst="rect"/>
                                    <a:ln/>
                                  </pic:spPr>
                                </pic:pic>
                              </a:graphicData>
                            </a:graphic>
                          </wp:inline>
                        </w:drawing>
                      </w:r>
                    </w:del>
                  </w:sdtContent>
                </w:sdt>
              </w:ins>
              <w:sdt>
                <w:sdtPr>
                  <w:id w:val="57757645"/>
                  <w:tag w:val="goog_rdk_372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931v90m66ei6" w:id="267"/>
                  <w:bookmarkEnd w:id="267"/>
                </w:del>
              </w:ins>
            </w:sdtContent>
          </w:sdt>
        </w:p>
      </w:sdtContent>
    </w:sdt>
    <w:sdt>
      <w:sdtPr>
        <w:id w:val="-196426661"/>
        <w:tag w:val="goog_rdk_3729"/>
      </w:sdtPr>
      <w:sdtContent>
        <w:p w:rsidR="00000000" w:rsidDel="00000000" w:rsidP="00000000" w:rsidRDefault="00000000" w:rsidRPr="00000000" w14:paraId="000002F1">
          <w:pPr>
            <w:pStyle w:val="Heading1"/>
            <w:numPr>
              <w:ilvl w:val="1"/>
              <w:numId w:val="28"/>
            </w:numPr>
            <w:spacing w:before="240" w:lineRule="auto"/>
            <w:ind w:left="1440" w:hanging="360"/>
            <w:rPr>
              <w:ins w:author="Anonymous" w:id="201" w:date="2026-09-24T05:26:08Z"/>
              <w:del w:author="Kanihaa" w:id="9" w:date="2026-09-25T08:48:49Z"/>
              <w:rFonts w:ascii="Calibri" w:cs="Calibri" w:eastAsia="Calibri" w:hAnsi="Calibri"/>
              <w:strike w:val="1"/>
              <w:highlight w:val="black"/>
            </w:rPr>
          </w:pPr>
          <w:sdt>
            <w:sdtPr>
              <w:id w:val="451716032"/>
              <w:tag w:val="goog_rdk_3726"/>
            </w:sdtPr>
            <w:sdtContent>
              <w:ins w:author="Anonymous" w:id="201" w:date="2026-09-24T05:26:08Z">
                <w:sdt>
                  <w:sdtPr>
                    <w:id w:val="-599335811"/>
                    <w:tag w:val="goog_rdk_3727"/>
                  </w:sdtPr>
                  <w:sdtContent>
                    <w:del w:author="Kanihaa" w:id="9" w:date="2026-09-25T08:48:49Z"/>
                  </w:sdtContent>
                </w:sdt>
              </w:ins>
              <w:sdt>
                <w:sdtPr>
                  <w:id w:val="-187002441"/>
                  <w:tag w:val="goog_rdk_372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User Auth (/register, /login, /logout, /token): Manages user registration, authentication, and session control.</w:delText>
                        <w:br w:type="textWrapping"/>
                      </w:r>
                    </w:del>
                  </w:ins>
                </w:sdtContent>
              </w:sdt>
              <w:ins w:author="Anonymous" w:id="201" w:date="2026-09-24T05:26:08Z">
                <w:del w:author="Kanihaa" w:id="9" w:date="2026-09-25T08:48:49Z">
                  <w:bookmarkStart w:colFirst="0" w:colLast="0" w:name="_heading=h.vgd4muhghyd" w:id="268"/>
                  <w:bookmarkEnd w:id="268"/>
                </w:del>
              </w:ins>
            </w:sdtContent>
          </w:sdt>
        </w:p>
      </w:sdtContent>
    </w:sdt>
    <w:sdt>
      <w:sdtPr>
        <w:id w:val="1758422493"/>
        <w:tag w:val="goog_rdk_3733"/>
      </w:sdtPr>
      <w:sdtContent>
        <w:p w:rsidR="00000000" w:rsidDel="00000000" w:rsidP="00000000" w:rsidRDefault="00000000" w:rsidRPr="00000000" w14:paraId="000002F2">
          <w:pPr>
            <w:pStyle w:val="Heading1"/>
            <w:numPr>
              <w:ilvl w:val="1"/>
              <w:numId w:val="28"/>
            </w:numPr>
            <w:ind w:left="1440" w:hanging="360"/>
            <w:rPr>
              <w:ins w:author="Anonymous" w:id="201" w:date="2026-09-24T05:26:08Z"/>
              <w:del w:author="Kanihaa" w:id="9" w:date="2026-09-25T08:48:49Z"/>
              <w:rFonts w:ascii="Calibri" w:cs="Calibri" w:eastAsia="Calibri" w:hAnsi="Calibri"/>
              <w:strike w:val="1"/>
              <w:highlight w:val="black"/>
            </w:rPr>
          </w:pPr>
          <w:sdt>
            <w:sdtPr>
              <w:id w:val="972115647"/>
              <w:tag w:val="goog_rdk_3730"/>
            </w:sdtPr>
            <w:sdtContent>
              <w:ins w:author="Anonymous" w:id="201" w:date="2026-09-24T05:26:08Z">
                <w:sdt>
                  <w:sdtPr>
                    <w:id w:val="1392848247"/>
                    <w:tag w:val="goog_rdk_3731"/>
                  </w:sdtPr>
                  <w:sdtContent>
                    <w:del w:author="Kanihaa" w:id="9" w:date="2026-09-25T08:48:49Z"/>
                  </w:sdtContent>
                </w:sdt>
              </w:ins>
              <w:sdt>
                <w:sdtPr>
                  <w:id w:val="-69996326"/>
                  <w:tag w:val="goog_rdk_373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Session Info (/session-info, /session-data): Retrieves user-specific session data for personalized AI interaction.</w:delText>
                        <w:br w:type="textWrapping"/>
                      </w:r>
                    </w:del>
                  </w:ins>
                </w:sdtContent>
              </w:sdt>
              <w:ins w:author="Anonymous" w:id="201" w:date="2026-09-24T05:26:08Z">
                <w:del w:author="Kanihaa" w:id="9" w:date="2026-09-25T08:48:49Z">
                  <w:bookmarkStart w:colFirst="0" w:colLast="0" w:name="_heading=h.yuhu0ivlqrp1" w:id="269"/>
                  <w:bookmarkEnd w:id="269"/>
                </w:del>
              </w:ins>
            </w:sdtContent>
          </w:sdt>
        </w:p>
      </w:sdtContent>
    </w:sdt>
    <w:sdt>
      <w:sdtPr>
        <w:id w:val="1980741931"/>
        <w:tag w:val="goog_rdk_3737"/>
      </w:sdtPr>
      <w:sdtContent>
        <w:p w:rsidR="00000000" w:rsidDel="00000000" w:rsidP="00000000" w:rsidRDefault="00000000" w:rsidRPr="00000000" w14:paraId="000002F3">
          <w:pPr>
            <w:pStyle w:val="Heading1"/>
            <w:numPr>
              <w:ilvl w:val="0"/>
              <w:numId w:val="28"/>
            </w:numPr>
            <w:spacing w:after="240" w:lineRule="auto"/>
            <w:ind w:left="720" w:hanging="360"/>
            <w:rPr>
              <w:ins w:author="Anonymous" w:id="201" w:date="2026-09-24T05:26:08Z"/>
              <w:del w:author="Kanihaa" w:id="9" w:date="2026-09-25T08:48:49Z"/>
              <w:rFonts w:ascii="Calibri" w:cs="Calibri" w:eastAsia="Calibri" w:hAnsi="Calibri"/>
              <w:strike w:val="1"/>
              <w:highlight w:val="black"/>
            </w:rPr>
          </w:pPr>
          <w:sdt>
            <w:sdtPr>
              <w:id w:val="5959425"/>
              <w:tag w:val="goog_rdk_3734"/>
            </w:sdtPr>
            <w:sdtContent>
              <w:ins w:author="Anonymous" w:id="201" w:date="2026-09-24T05:26:08Z">
                <w:sdt>
                  <w:sdtPr>
                    <w:id w:val="1846510807"/>
                    <w:tag w:val="goog_rdk_3735"/>
                  </w:sdtPr>
                  <w:sdtContent>
                    <w:del w:author="Kanihaa" w:id="9" w:date="2026-09-25T08:48:49Z"/>
                  </w:sdtContent>
                </w:sdt>
              </w:ins>
              <w:sdt>
                <w:sdtPr>
                  <w:id w:val="-1654493169"/>
                  <w:tag w:val="goog_rdk_373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3.2: Modular Architecture Setup</w:delText>
                      </w:r>
                    </w:del>
                  </w:ins>
                </w:sdtContent>
              </w:sdt>
              <w:ins w:author="Anonymous" w:id="201" w:date="2026-09-24T05:26:08Z">
                <w:del w:author="Kanihaa" w:id="9" w:date="2026-09-25T08:48:49Z">
                  <w:bookmarkStart w:colFirst="0" w:colLast="0" w:name="_heading=h.35emib5c5yu9" w:id="270"/>
                  <w:bookmarkEnd w:id="270"/>
                </w:del>
              </w:ins>
            </w:sdtContent>
          </w:sdt>
        </w:p>
      </w:sdtContent>
    </w:sdt>
    <w:sdt>
      <w:sdtPr>
        <w:id w:val="1879037214"/>
        <w:tag w:val="goog_rdk_3741"/>
      </w:sdtPr>
      <w:sdtContent>
        <w:p w:rsidR="00000000" w:rsidDel="00000000" w:rsidP="00000000" w:rsidRDefault="00000000" w:rsidRPr="00000000" w14:paraId="000002F4">
          <w:pPr>
            <w:pStyle w:val="Heading1"/>
            <w:spacing w:after="240" w:befor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88232888"/>
              <w:tag w:val="goog_rdk_3738"/>
            </w:sdtPr>
            <w:sdtContent>
              <w:ins w:author="Anonymous" w:id="201" w:date="2026-09-24T05:26:08Z">
                <w:sdt>
                  <w:sdtPr>
                    <w:id w:val="1931966898"/>
                    <w:tag w:val="goog_rdk_3739"/>
                  </w:sdtPr>
                  <w:sdtContent>
                    <w:del w:author="Kanihaa" w:id="9" w:date="2026-09-25T08:48:49Z"/>
                  </w:sdtContent>
                </w:sdt>
              </w:ins>
              <w:sdt>
                <w:sdtPr>
                  <w:id w:val="-2129911417"/>
                  <w:tag w:val="goog_rdk_374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/recommendations-details: Returns detailed AI-generated product recommendations based on user budget, preferences, and selected category (Home, Party, or Jewelry).</w:delText>
                      </w:r>
                    </w:del>
                  </w:ins>
                </w:sdtContent>
              </w:sdt>
              <w:ins w:author="Anonymous" w:id="201" w:date="2026-09-24T05:26:08Z">
                <w:del w:author="Kanihaa" w:id="9" w:date="2026-09-25T08:48:49Z">
                  <w:bookmarkStart w:colFirst="0" w:colLast="0" w:name="_heading=h.tsklql8rg6t5" w:id="271"/>
                  <w:bookmarkEnd w:id="271"/>
                </w:del>
              </w:ins>
            </w:sdtContent>
          </w:sdt>
        </w:p>
      </w:sdtContent>
    </w:sdt>
    <w:sdt>
      <w:sdtPr>
        <w:id w:val="-1032918375"/>
        <w:tag w:val="goog_rdk_3745"/>
      </w:sdtPr>
      <w:sdtContent>
        <w:p w:rsidR="00000000" w:rsidDel="00000000" w:rsidP="00000000" w:rsidRDefault="00000000" w:rsidRPr="00000000" w14:paraId="000002F5">
          <w:pPr>
            <w:pStyle w:val="Heading1"/>
            <w:spacing w:after="240" w:before="240" w:lineRule="auto"/>
            <w:ind w:left="144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90191057"/>
              <w:tag w:val="goog_rdk_3742"/>
            </w:sdtPr>
            <w:sdtContent>
              <w:ins w:author="Anonymous" w:id="201" w:date="2026-09-24T05:26:08Z">
                <w:sdt>
                  <w:sdtPr>
                    <w:id w:val="1794790058"/>
                    <w:tag w:val="goog_rdk_374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959100"/>
                            <wp:effectExtent b="0" l="0" r="0" t="0"/>
                            <wp:docPr id="258"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213475" cy="2959100"/>
                                    </a:xfrm>
                                    <a:prstGeom prst="rect"/>
                                    <a:ln/>
                                  </pic:spPr>
                                </pic:pic>
                              </a:graphicData>
                            </a:graphic>
                          </wp:inline>
                        </w:drawing>
                      </w:r>
                    </w:del>
                  </w:sdtContent>
                </w:sdt>
              </w:ins>
              <w:sdt>
                <w:sdtPr>
                  <w:id w:val="934363980"/>
                  <w:tag w:val="goog_rdk_374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qx8jwbxocw1y" w:id="272"/>
                  <w:bookmarkEnd w:id="272"/>
                </w:del>
              </w:ins>
            </w:sdtContent>
          </w:sdt>
        </w:p>
      </w:sdtContent>
    </w:sdt>
    <w:sdt>
      <w:sdtPr>
        <w:id w:val="768364192"/>
        <w:tag w:val="goog_rdk_3749"/>
      </w:sdtPr>
      <w:sdtContent>
        <w:p w:rsidR="00000000" w:rsidDel="00000000" w:rsidP="00000000" w:rsidRDefault="00000000" w:rsidRPr="00000000" w14:paraId="000002F6">
          <w:pPr>
            <w:pStyle w:val="Heading1"/>
            <w:numPr>
              <w:ilvl w:val="0"/>
              <w:numId w:val="28"/>
            </w:numPr>
            <w:spacing w:after="240" w:before="240" w:lineRule="auto"/>
            <w:ind w:left="720" w:hanging="360"/>
            <w:rPr>
              <w:ins w:author="Anonymous" w:id="201" w:date="2026-09-24T05:26:08Z"/>
              <w:del w:author="Kanihaa" w:id="9" w:date="2026-09-25T08:48:49Z"/>
              <w:rFonts w:ascii="Calibri" w:cs="Calibri" w:eastAsia="Calibri" w:hAnsi="Calibri"/>
              <w:strike w:val="1"/>
              <w:highlight w:val="black"/>
            </w:rPr>
          </w:pPr>
          <w:sdt>
            <w:sdtPr>
              <w:id w:val="1312327879"/>
              <w:tag w:val="goog_rdk_3746"/>
            </w:sdtPr>
            <w:sdtContent>
              <w:ins w:author="Anonymous" w:id="201" w:date="2026-09-24T05:26:08Z">
                <w:sdt>
                  <w:sdtPr>
                    <w:id w:val="-115625944"/>
                    <w:tag w:val="goog_rdk_3747"/>
                  </w:sdtPr>
                  <w:sdtContent>
                    <w:del w:author="Kanihaa" w:id="9" w:date="2026-09-25T08:48:49Z"/>
                  </w:sdtContent>
                </w:sdt>
              </w:ins>
              <w:sdt>
                <w:sdtPr>
                  <w:id w:val="1954831555"/>
                  <w:tag w:val="goog_rdk_374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3.3: CORS &amp; Static Routing</w:delText>
                      </w:r>
                    </w:del>
                  </w:ins>
                </w:sdtContent>
              </w:sdt>
              <w:ins w:author="Anonymous" w:id="201" w:date="2026-09-24T05:26:08Z">
                <w:del w:author="Kanihaa" w:id="9" w:date="2026-09-25T08:48:49Z">
                  <w:bookmarkStart w:colFirst="0" w:colLast="0" w:name="_heading=h.6v1co9rxkt9d" w:id="273"/>
                  <w:bookmarkEnd w:id="273"/>
                </w:del>
              </w:ins>
            </w:sdtContent>
          </w:sdt>
        </w:p>
      </w:sdtContent>
    </w:sdt>
    <w:sdt>
      <w:sdtPr>
        <w:id w:val="-1104247751"/>
        <w:tag w:val="goog_rdk_3753"/>
      </w:sdtPr>
      <w:sdtContent>
        <w:p w:rsidR="00000000" w:rsidDel="00000000" w:rsidP="00000000" w:rsidRDefault="00000000" w:rsidRPr="00000000" w14:paraId="000002F7">
          <w:pPr>
            <w:pStyle w:val="Heading1"/>
            <w:spacing w:after="240" w:before="240" w:lineRule="auto"/>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64225783"/>
              <w:tag w:val="goog_rdk_3750"/>
            </w:sdtPr>
            <w:sdtContent>
              <w:ins w:author="Anonymous" w:id="201" w:date="2026-09-24T05:26:08Z">
                <w:sdt>
                  <w:sdtPr>
                    <w:id w:val="1159195164"/>
                    <w:tag w:val="goog_rdk_3751"/>
                  </w:sdtPr>
                  <w:sdtContent>
                    <w:del w:author="Kanihaa" w:id="9" w:date="2026-09-25T08:48:49Z"/>
                  </w:sdtContent>
                </w:sdt>
              </w:ins>
              <w:sdt>
                <w:sdtPr>
                  <w:id w:val="-842675121"/>
                  <w:tag w:val="goog_rdk_375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/history: Retrieves the user's past recommendation queries and results for review or re-use.</w:delText>
                      </w:r>
                    </w:del>
                  </w:ins>
                </w:sdtContent>
              </w:sdt>
              <w:ins w:author="Anonymous" w:id="201" w:date="2026-09-24T05:26:08Z">
                <w:del w:author="Kanihaa" w:id="9" w:date="2026-09-25T08:48:49Z">
                  <w:bookmarkStart w:colFirst="0" w:colLast="0" w:name="_heading=h.lvj09cis277" w:id="274"/>
                  <w:bookmarkEnd w:id="274"/>
                </w:del>
              </w:ins>
            </w:sdtContent>
          </w:sdt>
        </w:p>
      </w:sdtContent>
    </w:sdt>
    <w:sdt>
      <w:sdtPr>
        <w:id w:val="871336709"/>
        <w:tag w:val="goog_rdk_3757"/>
      </w:sdtPr>
      <w:sdtContent>
        <w:p w:rsidR="00000000" w:rsidDel="00000000" w:rsidP="00000000" w:rsidRDefault="00000000" w:rsidRPr="00000000" w14:paraId="000002F8">
          <w:pPr>
            <w:pStyle w:val="Heading1"/>
            <w:spacing w:after="240" w:before="240" w:lineRule="auto"/>
            <w:ind w:left="144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05064785"/>
              <w:tag w:val="goog_rdk_3754"/>
            </w:sdtPr>
            <w:sdtContent>
              <w:ins w:author="Anonymous" w:id="201" w:date="2026-09-24T05:26:08Z">
                <w:sdt>
                  <w:sdtPr>
                    <w:id w:val="-645664660"/>
                    <w:tag w:val="goog_rdk_375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698500"/>
                            <wp:effectExtent b="0" l="0" r="0" t="0"/>
                            <wp:docPr id="246"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213475" cy="698500"/>
                                    </a:xfrm>
                                    <a:prstGeom prst="rect"/>
                                    <a:ln/>
                                  </pic:spPr>
                                </pic:pic>
                              </a:graphicData>
                            </a:graphic>
                          </wp:inline>
                        </w:drawing>
                      </w:r>
                    </w:del>
                  </w:sdtContent>
                </w:sdt>
              </w:ins>
              <w:sdt>
                <w:sdtPr>
                  <w:id w:val="1635478713"/>
                  <w:tag w:val="goog_rdk_375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br w:type="textWrapping"/>
                      </w:r>
                    </w:del>
                  </w:ins>
                </w:sdtContent>
              </w:sdt>
              <w:ins w:author="Anonymous" w:id="201" w:date="2026-09-24T05:26:08Z">
                <w:del w:author="Kanihaa" w:id="9" w:date="2026-09-25T08:48:49Z">
                  <w:bookmarkStart w:colFirst="0" w:colLast="0" w:name="_heading=h.3g4vyq4mlbn4" w:id="275"/>
                  <w:bookmarkEnd w:id="275"/>
                </w:del>
              </w:ins>
            </w:sdtContent>
          </w:sdt>
        </w:p>
      </w:sdtContent>
    </w:sdt>
    <w:sdt>
      <w:sdtPr>
        <w:id w:val="1116735050"/>
        <w:tag w:val="goog_rdk_3761"/>
      </w:sdtPr>
      <w:sdtContent>
        <w:p w:rsidR="00000000" w:rsidDel="00000000" w:rsidP="00000000" w:rsidRDefault="00000000" w:rsidRPr="00000000" w14:paraId="000002F9">
          <w:pPr>
            <w:pStyle w:val="Heading1"/>
            <w:numPr>
              <w:ilvl w:val="0"/>
              <w:numId w:val="28"/>
            </w:numPr>
            <w:spacing w:after="240" w:before="240" w:lineRule="auto"/>
            <w:ind w:left="720" w:hanging="360"/>
            <w:rPr>
              <w:ins w:author="Anonymous" w:id="201" w:date="2026-09-24T05:26:08Z"/>
              <w:del w:author="Kanihaa" w:id="9" w:date="2026-09-25T08:48:49Z"/>
              <w:rFonts w:ascii="Calibri" w:cs="Calibri" w:eastAsia="Calibri" w:hAnsi="Calibri"/>
              <w:strike w:val="1"/>
              <w:highlight w:val="black"/>
            </w:rPr>
          </w:pPr>
          <w:sdt>
            <w:sdtPr>
              <w:id w:val="384066884"/>
              <w:tag w:val="goog_rdk_3758"/>
            </w:sdtPr>
            <w:sdtContent>
              <w:ins w:author="Anonymous" w:id="201" w:date="2026-09-24T05:26:08Z">
                <w:sdt>
                  <w:sdtPr>
                    <w:id w:val="-1631144823"/>
                    <w:tag w:val="goog_rdk_3759"/>
                  </w:sdtPr>
                  <w:sdtContent>
                    <w:del w:author="Kanihaa" w:id="9" w:date="2026-09-25T08:48:49Z"/>
                  </w:sdtContent>
                </w:sdt>
              </w:ins>
              <w:sdt>
                <w:sdtPr>
                  <w:id w:val="-1329773676"/>
                  <w:tag w:val="goog_rdk_376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3.4:  Startup and  main function</w:delText>
                        <w:br w:type="textWrapping"/>
                        <w:delText xml:space="preserve">/startup: Initializes essential application services and loads configuration settings when the FastAPI server starts.</w:delText>
                      </w:r>
                    </w:del>
                  </w:ins>
                </w:sdtContent>
              </w:sdt>
              <w:ins w:author="Anonymous" w:id="201" w:date="2026-09-24T05:26:08Z">
                <w:del w:author="Kanihaa" w:id="9" w:date="2026-09-25T08:48:49Z">
                  <w:bookmarkStart w:colFirst="0" w:colLast="0" w:name="_heading=h.l18dknx2n07y" w:id="276"/>
                  <w:bookmarkEnd w:id="276"/>
                </w:del>
              </w:ins>
            </w:sdtContent>
          </w:sdt>
        </w:p>
      </w:sdtContent>
    </w:sdt>
    <w:sdt>
      <w:sdtPr>
        <w:id w:val="-845348856"/>
        <w:tag w:val="goog_rdk_3765"/>
      </w:sdtPr>
      <w:sdtContent>
        <w:p w:rsidR="00000000" w:rsidDel="00000000" w:rsidP="00000000" w:rsidRDefault="00000000" w:rsidRPr="00000000" w14:paraId="000002FA">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709889267"/>
              <w:tag w:val="goog_rdk_3762"/>
            </w:sdtPr>
            <w:sdtContent>
              <w:ins w:author="Anonymous" w:id="201" w:date="2026-09-24T05:26:08Z">
                <w:sdt>
                  <w:sdtPr>
                    <w:id w:val="-1806012844"/>
                    <w:tag w:val="goog_rdk_376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2997200"/>
                            <wp:effectExtent b="0" l="0" r="0" t="0"/>
                            <wp:docPr id="216"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213475" cy="2997200"/>
                                    </a:xfrm>
                                    <a:prstGeom prst="rect"/>
                                    <a:ln/>
                                  </pic:spPr>
                                </pic:pic>
                              </a:graphicData>
                            </a:graphic>
                          </wp:inline>
                        </w:drawing>
                      </w:r>
                    </w:del>
                  </w:sdtContent>
                </w:sdt>
              </w:ins>
              <w:sdt>
                <w:sdtPr>
                  <w:id w:val="1620860915"/>
                  <w:tag w:val="goog_rdk_3764"/>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qkmdnvulharr" w:id="277"/>
                  <w:bookmarkEnd w:id="277"/>
                </w:del>
              </w:ins>
            </w:sdtContent>
          </w:sdt>
        </w:p>
      </w:sdtContent>
    </w:sdt>
    <w:sdt>
      <w:sdtPr>
        <w:id w:val="-196453755"/>
        <w:tag w:val="goog_rdk_3769"/>
      </w:sdtPr>
      <w:sdtContent>
        <w:p w:rsidR="00000000" w:rsidDel="00000000" w:rsidP="00000000" w:rsidRDefault="00000000" w:rsidRPr="00000000" w14:paraId="000002FB">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95620940"/>
              <w:tag w:val="goog_rdk_3766"/>
            </w:sdtPr>
            <w:sdtContent>
              <w:ins w:author="Anonymous" w:id="201" w:date="2026-09-24T05:26:08Z">
                <w:sdt>
                  <w:sdtPr>
                    <w:id w:val="-1397603644"/>
                    <w:tag w:val="goog_rdk_3767"/>
                  </w:sdtPr>
                  <w:sdtContent>
                    <w:del w:author="Kanihaa" w:id="9" w:date="2026-09-25T08:48:49Z"/>
                  </w:sdtContent>
                </w:sdt>
              </w:ins>
              <w:sdt>
                <w:sdtPr>
                  <w:id w:val="878794686"/>
                  <w:tag w:val="goog_rdk_376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309gg9pm606l" w:id="278"/>
                  <w:bookmarkEnd w:id="278"/>
                </w:del>
              </w:ins>
            </w:sdtContent>
          </w:sdt>
        </w:p>
      </w:sdtContent>
    </w:sdt>
    <w:sdt>
      <w:sdtPr>
        <w:id w:val="664156701"/>
        <w:tag w:val="goog_rdk_3773"/>
      </w:sdtPr>
      <w:sdtContent>
        <w:p w:rsidR="00000000" w:rsidDel="00000000" w:rsidP="00000000" w:rsidRDefault="00000000" w:rsidRPr="00000000" w14:paraId="000002FC">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54618291"/>
              <w:tag w:val="goog_rdk_3770"/>
            </w:sdtPr>
            <w:sdtContent>
              <w:ins w:author="Anonymous" w:id="201" w:date="2026-09-24T05:26:08Z">
                <w:sdt>
                  <w:sdtPr>
                    <w:id w:val="-905241561"/>
                    <w:tag w:val="goog_rdk_3771"/>
                  </w:sdtPr>
                  <w:sdtContent>
                    <w:del w:author="Kanihaa" w:id="9" w:date="2026-09-25T08:48:49Z"/>
                  </w:sdtContent>
                </w:sdt>
              </w:ins>
              <w:sdt>
                <w:sdtPr>
                  <w:id w:val="-802942928"/>
                  <w:tag w:val="goog_rdk_377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__main__: Entry point of the FastAPI application that starts the server using uvicorn when the script is run directly.</w:delText>
                      </w:r>
                    </w:del>
                  </w:ins>
                </w:sdtContent>
              </w:sdt>
              <w:ins w:author="Anonymous" w:id="201" w:date="2026-09-24T05:26:08Z">
                <w:del w:author="Kanihaa" w:id="9" w:date="2026-09-25T08:48:49Z">
                  <w:bookmarkStart w:colFirst="0" w:colLast="0" w:name="_heading=h.jlo58p88x6kj" w:id="279"/>
                  <w:bookmarkEnd w:id="279"/>
                </w:del>
              </w:ins>
            </w:sdtContent>
          </w:sdt>
        </w:p>
      </w:sdtContent>
    </w:sdt>
    <w:sdt>
      <w:sdtPr>
        <w:id w:val="-598216100"/>
        <w:tag w:val="goog_rdk_3777"/>
      </w:sdtPr>
      <w:sdtContent>
        <w:p w:rsidR="00000000" w:rsidDel="00000000" w:rsidP="00000000" w:rsidRDefault="00000000" w:rsidRPr="00000000" w14:paraId="000002FD">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1303879"/>
              <w:tag w:val="goog_rdk_3774"/>
            </w:sdtPr>
            <w:sdtContent>
              <w:ins w:author="Anonymous" w:id="201" w:date="2026-09-24T05:26:08Z">
                <w:sdt>
                  <w:sdtPr>
                    <w:id w:val="-1384858039"/>
                    <w:tag w:val="goog_rdk_377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4114800" cy="971550"/>
                            <wp:effectExtent b="0" l="0" r="0" t="0"/>
                            <wp:docPr id="198"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4114800" cy="971550"/>
                                    </a:xfrm>
                                    <a:prstGeom prst="rect"/>
                                    <a:ln/>
                                  </pic:spPr>
                                </pic:pic>
                              </a:graphicData>
                            </a:graphic>
                          </wp:inline>
                        </w:drawing>
                      </w:r>
                    </w:del>
                  </w:sdtContent>
                </w:sdt>
              </w:ins>
              <w:sdt>
                <w:sdtPr>
                  <w:id w:val="-1630618968"/>
                  <w:tag w:val="goog_rdk_377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bgshn7idecee" w:id="280"/>
                  <w:bookmarkEnd w:id="280"/>
                </w:del>
              </w:ins>
            </w:sdtContent>
          </w:sdt>
        </w:p>
      </w:sdtContent>
    </w:sdt>
    <w:sdt>
      <w:sdtPr>
        <w:id w:val="1591166177"/>
        <w:tag w:val="goog_rdk_3781"/>
      </w:sdtPr>
      <w:sdtContent>
        <w:p w:rsidR="00000000" w:rsidDel="00000000" w:rsidP="00000000" w:rsidRDefault="00000000" w:rsidRPr="00000000" w14:paraId="000002FE">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831338827"/>
              <w:tag w:val="goog_rdk_3778"/>
            </w:sdtPr>
            <w:sdtContent>
              <w:ins w:author="Anonymous" w:id="201" w:date="2026-09-24T05:26:08Z">
                <w:sdt>
                  <w:sdtPr>
                    <w:id w:val="563241665"/>
                    <w:tag w:val="goog_rdk_3779"/>
                  </w:sdtPr>
                  <w:sdtContent>
                    <w:del w:author="Kanihaa" w:id="9" w:date="2026-09-25T08:48:49Z"/>
                  </w:sdtContent>
                </w:sdt>
              </w:ins>
              <w:sdt>
                <w:sdtPr>
                  <w:id w:val="2042246870"/>
                  <w:tag w:val="goog_rdk_378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 build complete backend structure </w:delText>
                      </w:r>
                    </w:del>
                  </w:ins>
                </w:sdtContent>
              </w:sdt>
              <w:ins w:author="Anonymous" w:id="201" w:date="2026-09-24T05:26:08Z">
                <w:del w:author="Kanihaa" w:id="9" w:date="2026-09-25T08:48:49Z">
                  <w:bookmarkStart w:colFirst="0" w:colLast="0" w:name="_heading=h.ve01jbmdtb74" w:id="281"/>
                  <w:bookmarkEnd w:id="281"/>
                </w:del>
              </w:ins>
            </w:sdtContent>
          </w:sdt>
        </w:p>
      </w:sdtContent>
    </w:sdt>
    <w:sdt>
      <w:sdtPr>
        <w:id w:val="1622080070"/>
        <w:tag w:val="goog_rdk_3785"/>
      </w:sdtPr>
      <w:sdtContent>
        <w:p w:rsidR="00000000" w:rsidDel="00000000" w:rsidP="00000000" w:rsidRDefault="00000000" w:rsidRPr="00000000" w14:paraId="000002FF">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575813287"/>
              <w:tag w:val="goog_rdk_3782"/>
            </w:sdtPr>
            <w:sdtContent>
              <w:ins w:author="Anonymous" w:id="201" w:date="2026-09-24T05:26:08Z">
                <w:sdt>
                  <w:sdtPr>
                    <w:id w:val="-2144310707"/>
                    <w:tag w:val="goog_rdk_3783"/>
                  </w:sdtPr>
                  <w:sdtContent>
                    <w:del w:author="Kanihaa" w:id="9" w:date="2026-09-25T08:48:49Z"/>
                  </w:sdtContent>
                </w:sdt>
              </w:ins>
              <w:sdt>
                <w:sdtPr>
                  <w:id w:val="2088386355"/>
                  <w:tag w:val="goog_rdk_378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APIs is a bridge between frontend and gemini ai</w:delText>
                      </w:r>
                    </w:del>
                  </w:ins>
                </w:sdtContent>
              </w:sdt>
              <w:ins w:author="Anonymous" w:id="201" w:date="2026-09-24T05:26:08Z">
                <w:del w:author="Kanihaa" w:id="9" w:date="2026-09-25T08:48:49Z">
                  <w:bookmarkStart w:colFirst="0" w:colLast="0" w:name="_heading=h.dmdkdrh6m2ff" w:id="282"/>
                  <w:bookmarkEnd w:id="282"/>
                </w:del>
              </w:ins>
            </w:sdtContent>
          </w:sdt>
        </w:p>
      </w:sdtContent>
    </w:sdt>
    <w:sdt>
      <w:sdtPr>
        <w:id w:val="-1743772205"/>
        <w:tag w:val="goog_rdk_3789"/>
      </w:sdtPr>
      <w:sdtContent>
        <w:p w:rsidR="00000000" w:rsidDel="00000000" w:rsidP="00000000" w:rsidRDefault="00000000" w:rsidRPr="00000000" w14:paraId="00000300">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887842620"/>
              <w:tag w:val="goog_rdk_3786"/>
            </w:sdtPr>
            <w:sdtContent>
              <w:ins w:author="Anonymous" w:id="201" w:date="2026-09-24T05:26:08Z">
                <w:sdt>
                  <w:sdtPr>
                    <w:id w:val="689368257"/>
                    <w:tag w:val="goog_rdk_3787"/>
                  </w:sdtPr>
                  <w:sdtContent>
                    <w:del w:author="Kanihaa" w:id="9" w:date="2026-09-25T08:48:49Z"/>
                  </w:sdtContent>
                </w:sdt>
              </w:ins>
              <w:sdt>
                <w:sdtPr>
                  <w:id w:val="1130631938"/>
                  <w:tag w:val="goog_rdk_378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 receive request</w:delText>
                      </w:r>
                    </w:del>
                  </w:ins>
                </w:sdtContent>
              </w:sdt>
              <w:ins w:author="Anonymous" w:id="201" w:date="2026-09-24T05:26:08Z">
                <w:del w:author="Kanihaa" w:id="9" w:date="2026-09-25T08:48:49Z">
                  <w:bookmarkStart w:colFirst="0" w:colLast="0" w:name="_heading=h.l5cbgqask7a7" w:id="283"/>
                  <w:bookmarkEnd w:id="283"/>
                </w:del>
              </w:ins>
            </w:sdtContent>
          </w:sdt>
        </w:p>
      </w:sdtContent>
    </w:sdt>
    <w:sdt>
      <w:sdtPr>
        <w:id w:val="154770194"/>
        <w:tag w:val="goog_rdk_3793"/>
      </w:sdtPr>
      <w:sdtContent>
        <w:p w:rsidR="00000000" w:rsidDel="00000000" w:rsidP="00000000" w:rsidRDefault="00000000" w:rsidRPr="00000000" w14:paraId="00000301">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694428584"/>
              <w:tag w:val="goog_rdk_3790"/>
            </w:sdtPr>
            <w:sdtContent>
              <w:ins w:author="Anonymous" w:id="201" w:date="2026-09-24T05:26:08Z">
                <w:sdt>
                  <w:sdtPr>
                    <w:id w:val="-1447610760"/>
                    <w:tag w:val="goog_rdk_3791"/>
                  </w:sdtPr>
                  <w:sdtContent>
                    <w:del w:author="Kanihaa" w:id="9" w:date="2026-09-25T08:48:49Z"/>
                  </w:sdtContent>
                </w:sdt>
              </w:ins>
              <w:sdt>
                <w:sdtPr>
                  <w:id w:val="-652573208"/>
                  <w:tag w:val="goog_rdk_379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input validate and process</w:delText>
                      </w:r>
                    </w:del>
                  </w:ins>
                </w:sdtContent>
              </w:sdt>
              <w:ins w:author="Anonymous" w:id="201" w:date="2026-09-24T05:26:08Z">
                <w:del w:author="Kanihaa" w:id="9" w:date="2026-09-25T08:48:49Z">
                  <w:bookmarkStart w:colFirst="0" w:colLast="0" w:name="_heading=h.jclyitckvvnw" w:id="284"/>
                  <w:bookmarkEnd w:id="284"/>
                </w:del>
              </w:ins>
            </w:sdtContent>
          </w:sdt>
        </w:p>
      </w:sdtContent>
    </w:sdt>
    <w:sdt>
      <w:sdtPr>
        <w:id w:val="-1134467659"/>
        <w:tag w:val="goog_rdk_3797"/>
      </w:sdtPr>
      <w:sdtContent>
        <w:p w:rsidR="00000000" w:rsidDel="00000000" w:rsidP="00000000" w:rsidRDefault="00000000" w:rsidRPr="00000000" w14:paraId="00000302">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982226888"/>
              <w:tag w:val="goog_rdk_3794"/>
            </w:sdtPr>
            <w:sdtContent>
              <w:ins w:author="Anonymous" w:id="201" w:date="2026-09-24T05:26:08Z">
                <w:sdt>
                  <w:sdtPr>
                    <w:id w:val="1286897198"/>
                    <w:tag w:val="goog_rdk_3795"/>
                  </w:sdtPr>
                  <w:sdtContent>
                    <w:del w:author="Kanihaa" w:id="9" w:date="2026-09-25T08:48:49Z"/>
                  </w:sdtContent>
                </w:sdt>
              </w:ins>
              <w:sdt>
                <w:sdtPr>
                  <w:id w:val="-449405083"/>
                  <w:tag w:val="goog_rdk_379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communicate with gemini</w:delText>
                      </w:r>
                    </w:del>
                  </w:ins>
                </w:sdtContent>
              </w:sdt>
              <w:ins w:author="Anonymous" w:id="201" w:date="2026-09-24T05:26:08Z">
                <w:del w:author="Kanihaa" w:id="9" w:date="2026-09-25T08:48:49Z">
                  <w:bookmarkStart w:colFirst="0" w:colLast="0" w:name="_heading=h.j2mm2s7wyq51" w:id="285"/>
                  <w:bookmarkEnd w:id="285"/>
                </w:del>
              </w:ins>
            </w:sdtContent>
          </w:sdt>
        </w:p>
      </w:sdtContent>
    </w:sdt>
    <w:sdt>
      <w:sdtPr>
        <w:id w:val="-475772063"/>
        <w:tag w:val="goog_rdk_3801"/>
      </w:sdtPr>
      <w:sdtContent>
        <w:p w:rsidR="00000000" w:rsidDel="00000000" w:rsidP="00000000" w:rsidRDefault="00000000" w:rsidRPr="00000000" w14:paraId="00000303">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2118159065"/>
              <w:tag w:val="goog_rdk_3798"/>
            </w:sdtPr>
            <w:sdtContent>
              <w:ins w:author="Anonymous" w:id="201" w:date="2026-09-24T05:26:08Z">
                <w:sdt>
                  <w:sdtPr>
                    <w:id w:val="-166306190"/>
                    <w:tag w:val="goog_rdk_3799"/>
                  </w:sdtPr>
                  <w:sdtContent>
                    <w:del w:author="Kanihaa" w:id="9" w:date="2026-09-25T08:48:49Z"/>
                  </w:sdtContent>
                </w:sdt>
              </w:ins>
              <w:sdt>
                <w:sdtPr>
                  <w:id w:val="-2042872930"/>
                  <w:tag w:val="goog_rdk_380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return response</w:delText>
                      </w:r>
                    </w:del>
                  </w:ins>
                </w:sdtContent>
              </w:sdt>
              <w:ins w:author="Anonymous" w:id="201" w:date="2026-09-24T05:26:08Z">
                <w:del w:author="Kanihaa" w:id="9" w:date="2026-09-25T08:48:49Z">
                  <w:bookmarkStart w:colFirst="0" w:colLast="0" w:name="_heading=h.2d7doighp3b4" w:id="286"/>
                  <w:bookmarkEnd w:id="286"/>
                </w:del>
              </w:ins>
            </w:sdtContent>
          </w:sdt>
        </w:p>
      </w:sdtContent>
    </w:sdt>
    <w:sdt>
      <w:sdtPr>
        <w:id w:val="168929509"/>
        <w:tag w:val="goog_rdk_3805"/>
      </w:sdtPr>
      <w:sdtContent>
        <w:p w:rsidR="00000000" w:rsidDel="00000000" w:rsidP="00000000" w:rsidRDefault="00000000" w:rsidRPr="00000000" w14:paraId="00000304">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492636208"/>
              <w:tag w:val="goog_rdk_3802"/>
            </w:sdtPr>
            <w:sdtContent>
              <w:ins w:author="Anonymous" w:id="201" w:date="2026-09-24T05:26:08Z">
                <w:sdt>
                  <w:sdtPr>
                    <w:id w:val="-1989288008"/>
                    <w:tag w:val="goog_rdk_3803"/>
                  </w:sdtPr>
                  <w:sdtContent>
                    <w:del w:author="Kanihaa" w:id="9" w:date="2026-09-25T08:48:49Z"/>
                  </w:sdtContent>
                </w:sdt>
              </w:ins>
              <w:sdt>
                <w:sdtPr>
                  <w:id w:val="1370379746"/>
                  <w:tag w:val="goog_rdk_380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handles authentication and sessions</w:delText>
                      </w:r>
                    </w:del>
                  </w:ins>
                </w:sdtContent>
              </w:sdt>
              <w:ins w:author="Anonymous" w:id="201" w:date="2026-09-24T05:26:08Z">
                <w:del w:author="Kanihaa" w:id="9" w:date="2026-09-25T08:48:49Z">
                  <w:bookmarkStart w:colFirst="0" w:colLast="0" w:name="_heading=h.5ds9fts3wa9z" w:id="287"/>
                  <w:bookmarkEnd w:id="287"/>
                </w:del>
              </w:ins>
            </w:sdtContent>
          </w:sdt>
        </w:p>
      </w:sdtContent>
    </w:sdt>
    <w:sdt>
      <w:sdtPr>
        <w:id w:val="1457008733"/>
        <w:tag w:val="goog_rdk_3809"/>
      </w:sdtPr>
      <w:sdtContent>
        <w:p w:rsidR="00000000" w:rsidDel="00000000" w:rsidP="00000000" w:rsidRDefault="00000000" w:rsidRPr="00000000" w14:paraId="00000305">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085810356"/>
              <w:tag w:val="goog_rdk_3806"/>
            </w:sdtPr>
            <w:sdtContent>
              <w:ins w:author="Anonymous" w:id="201" w:date="2026-09-24T05:26:08Z">
                <w:sdt>
                  <w:sdtPr>
                    <w:id w:val="1520180634"/>
                    <w:tag w:val="goog_rdk_3807"/>
                  </w:sdtPr>
                  <w:sdtContent>
                    <w:del w:author="Kanihaa" w:id="9" w:date="2026-09-25T08:48:49Z"/>
                  </w:sdtContent>
                </w:sdt>
              </w:ins>
              <w:sdt>
                <w:sdtPr>
                  <w:id w:val="-1735989589"/>
                  <w:tag w:val="goog_rdk_380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Fast API- python web framework for building APIs</w:delText>
                      </w:r>
                    </w:del>
                  </w:ins>
                </w:sdtContent>
              </w:sdt>
              <w:ins w:author="Anonymous" w:id="201" w:date="2026-09-24T05:26:08Z">
                <w:del w:author="Kanihaa" w:id="9" w:date="2026-09-25T08:48:49Z">
                  <w:bookmarkStart w:colFirst="0" w:colLast="0" w:name="_heading=h.5i1l1ixse78g" w:id="288"/>
                  <w:bookmarkEnd w:id="288"/>
                </w:del>
              </w:ins>
            </w:sdtContent>
          </w:sdt>
        </w:p>
      </w:sdtContent>
    </w:sdt>
    <w:sdt>
      <w:sdtPr>
        <w:id w:val="1379031545"/>
        <w:tag w:val="goog_rdk_3813"/>
      </w:sdtPr>
      <w:sdtContent>
        <w:p w:rsidR="00000000" w:rsidDel="00000000" w:rsidP="00000000" w:rsidRDefault="00000000" w:rsidRPr="00000000" w14:paraId="00000306">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240178719"/>
              <w:tag w:val="goog_rdk_3810"/>
            </w:sdtPr>
            <w:sdtContent>
              <w:ins w:author="Anonymous" w:id="201" w:date="2026-09-24T05:26:08Z">
                <w:sdt>
                  <w:sdtPr>
                    <w:id w:val="612095725"/>
                    <w:tag w:val="goog_rdk_3811"/>
                  </w:sdtPr>
                  <w:sdtContent>
                    <w:del w:author="Kanihaa" w:id="9" w:date="2026-09-25T08:48:49Z"/>
                  </w:sdtContent>
                </w:sdt>
              </w:ins>
              <w:sdt>
                <w:sdtPr>
                  <w:id w:val="-1965914260"/>
                  <w:tag w:val="goog_rdk_381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route-function-processing-response</w:delText>
                      </w:r>
                    </w:del>
                  </w:ins>
                </w:sdtContent>
              </w:sdt>
              <w:ins w:author="Anonymous" w:id="201" w:date="2026-09-24T05:26:08Z">
                <w:del w:author="Kanihaa" w:id="9" w:date="2026-09-25T08:48:49Z">
                  <w:bookmarkStart w:colFirst="0" w:colLast="0" w:name="_heading=h.97u666lb5kr7" w:id="289"/>
                  <w:bookmarkEnd w:id="289"/>
                </w:del>
              </w:ins>
            </w:sdtContent>
          </w:sdt>
        </w:p>
      </w:sdtContent>
    </w:sdt>
    <w:sdt>
      <w:sdtPr>
        <w:id w:val="-851996642"/>
        <w:tag w:val="goog_rdk_3817"/>
      </w:sdtPr>
      <w:sdtContent>
        <w:p w:rsidR="00000000" w:rsidDel="00000000" w:rsidP="00000000" w:rsidRDefault="00000000" w:rsidRPr="00000000" w14:paraId="00000307">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434146613"/>
              <w:tag w:val="goog_rdk_3814"/>
            </w:sdtPr>
            <w:sdtContent>
              <w:ins w:author="Anonymous" w:id="201" w:date="2026-09-24T05:26:08Z">
                <w:sdt>
                  <w:sdtPr>
                    <w:id w:val="-894603563"/>
                    <w:tag w:val="goog_rdk_3815"/>
                  </w:sdtPr>
                  <w:sdtContent>
                    <w:del w:author="Kanihaa" w:id="9" w:date="2026-09-25T08:48:49Z"/>
                  </w:sdtContent>
                </w:sdt>
              </w:ins>
              <w:sdt>
                <w:sdtPr>
                  <w:id w:val="-1661451533"/>
                  <w:tag w:val="goog_rdk_3816"/>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instead of single file seperate into modules</w:delText>
                      </w:r>
                    </w:del>
                  </w:ins>
                </w:sdtContent>
              </w:sdt>
              <w:ins w:author="Anonymous" w:id="201" w:date="2026-09-24T05:26:08Z">
                <w:del w:author="Kanihaa" w:id="9" w:date="2026-09-25T08:48:49Z">
                  <w:bookmarkStart w:colFirst="0" w:colLast="0" w:name="_heading=h.91uqjn52ws3h" w:id="290"/>
                  <w:bookmarkEnd w:id="290"/>
                </w:del>
              </w:ins>
            </w:sdtContent>
          </w:sdt>
        </w:p>
      </w:sdtContent>
    </w:sdt>
    <w:sdt>
      <w:sdtPr>
        <w:id w:val="2120835844"/>
        <w:tag w:val="goog_rdk_3821"/>
      </w:sdtPr>
      <w:sdtContent>
        <w:p w:rsidR="00000000" w:rsidDel="00000000" w:rsidP="00000000" w:rsidRDefault="00000000" w:rsidRPr="00000000" w14:paraId="00000308">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822412568"/>
              <w:tag w:val="goog_rdk_3818"/>
            </w:sdtPr>
            <w:sdtContent>
              <w:ins w:author="Anonymous" w:id="201" w:date="2026-09-24T05:26:08Z">
                <w:sdt>
                  <w:sdtPr>
                    <w:id w:val="1768894683"/>
                    <w:tag w:val="goog_rdk_3819"/>
                  </w:sdtPr>
                  <w:sdtContent>
                    <w:del w:author="Kanihaa" w:id="9" w:date="2026-09-25T08:48:49Z"/>
                  </w:sdtContent>
                </w:sdt>
              </w:ins>
              <w:sdt>
                <w:sdtPr>
                  <w:id w:val="-2104868917"/>
                  <w:tag w:val="goog_rdk_3820"/>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routes-handles API end points</w:delText>
                      </w:r>
                    </w:del>
                  </w:ins>
                </w:sdtContent>
              </w:sdt>
              <w:ins w:author="Anonymous" w:id="201" w:date="2026-09-24T05:26:08Z">
                <w:del w:author="Kanihaa" w:id="9" w:date="2026-09-25T08:48:49Z">
                  <w:bookmarkStart w:colFirst="0" w:colLast="0" w:name="_heading=h.bg28i6lziqw7" w:id="291"/>
                  <w:bookmarkEnd w:id="291"/>
                </w:del>
              </w:ins>
            </w:sdtContent>
          </w:sdt>
        </w:p>
      </w:sdtContent>
    </w:sdt>
    <w:sdt>
      <w:sdtPr>
        <w:id w:val="-890088751"/>
        <w:tag w:val="goog_rdk_3825"/>
      </w:sdtPr>
      <w:sdtContent>
        <w:p w:rsidR="00000000" w:rsidDel="00000000" w:rsidP="00000000" w:rsidRDefault="00000000" w:rsidRPr="00000000" w14:paraId="00000309">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210843440"/>
              <w:tag w:val="goog_rdk_3822"/>
            </w:sdtPr>
            <w:sdtContent>
              <w:ins w:author="Anonymous" w:id="201" w:date="2026-09-24T05:26:08Z">
                <w:sdt>
                  <w:sdtPr>
                    <w:id w:val="1476517664"/>
                    <w:tag w:val="goog_rdk_3823"/>
                  </w:sdtPr>
                  <w:sdtContent>
                    <w:del w:author="Kanihaa" w:id="9" w:date="2026-09-25T08:48:49Z"/>
                  </w:sdtContent>
                </w:sdt>
              </w:ins>
              <w:sdt>
                <w:sdtPr>
                  <w:id w:val="-1214500369"/>
                  <w:tag w:val="goog_rdk_3824"/>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services-business logic and gemini calls</w:delText>
                      </w:r>
                    </w:del>
                  </w:ins>
                </w:sdtContent>
              </w:sdt>
              <w:ins w:author="Anonymous" w:id="201" w:date="2026-09-24T05:26:08Z">
                <w:del w:author="Kanihaa" w:id="9" w:date="2026-09-25T08:48:49Z">
                  <w:bookmarkStart w:colFirst="0" w:colLast="0" w:name="_heading=h.upoagpp8ruuo" w:id="292"/>
                  <w:bookmarkEnd w:id="292"/>
                </w:del>
              </w:ins>
            </w:sdtContent>
          </w:sdt>
        </w:p>
      </w:sdtContent>
    </w:sdt>
    <w:sdt>
      <w:sdtPr>
        <w:id w:val="-732563678"/>
        <w:tag w:val="goog_rdk_3829"/>
      </w:sdtPr>
      <w:sdtContent>
        <w:p w:rsidR="00000000" w:rsidDel="00000000" w:rsidP="00000000" w:rsidRDefault="00000000" w:rsidRPr="00000000" w14:paraId="0000030A">
          <w:pPr>
            <w:pStyle w:val="Heading1"/>
            <w:numPr>
              <w:ilvl w:val="0"/>
              <w:numId w:val="5"/>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1351697497"/>
              <w:tag w:val="goog_rdk_3826"/>
            </w:sdtPr>
            <w:sdtContent>
              <w:ins w:author="Anonymous" w:id="201" w:date="2026-09-24T05:26:08Z">
                <w:sdt>
                  <w:sdtPr>
                    <w:id w:val="1138481771"/>
                    <w:tag w:val="goog_rdk_3827"/>
                  </w:sdtPr>
                  <w:sdtContent>
                    <w:del w:author="Kanihaa" w:id="9" w:date="2026-09-25T08:48:49Z"/>
                  </w:sdtContent>
                </w:sdt>
              </w:ins>
              <w:sdt>
                <w:sdtPr>
                  <w:id w:val="1623768307"/>
                  <w:tag w:val="goog_rdk_382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models-defines input output data structure</w:delText>
                      </w:r>
                    </w:del>
                  </w:ins>
                </w:sdtContent>
              </w:sdt>
              <w:ins w:author="Anonymous" w:id="201" w:date="2026-09-24T05:26:08Z">
                <w:del w:author="Kanihaa" w:id="9" w:date="2026-09-25T08:48:49Z">
                  <w:bookmarkStart w:colFirst="0" w:colLast="0" w:name="_heading=h.9lj99e9tq4oq" w:id="293"/>
                  <w:bookmarkEnd w:id="293"/>
                </w:del>
              </w:ins>
            </w:sdtContent>
          </w:sdt>
        </w:p>
      </w:sdtContent>
    </w:sdt>
    <w:sdt>
      <w:sdtPr>
        <w:id w:val="-114918578"/>
        <w:tag w:val="goog_rdk_3834"/>
      </w:sdtPr>
      <w:sdtContent>
        <w:p w:rsidR="00000000" w:rsidDel="00000000" w:rsidP="00000000" w:rsidRDefault="00000000" w:rsidRPr="00000000" w14:paraId="0000030B">
          <w:pPr>
            <w:pStyle w:val="Heading1"/>
            <w:numPr>
              <w:ilvl w:val="0"/>
              <w:numId w:val="5"/>
            </w:numPr>
            <w:spacing w:line="259" w:lineRule="auto"/>
            <w:ind w:left="720" w:hanging="360"/>
            <w:rPr>
              <w:ins w:author="Anonymous" w:id="201" w:date="2026-09-24T05:26:08Z"/>
              <w:del w:author="Kanihaa" w:id="9" w:date="2026-09-25T08:48:49Z"/>
              <w:rFonts w:ascii="Cambria" w:cs="Cambria" w:eastAsia="Cambria" w:hAnsi="Cambria"/>
              <w:b w:val="1"/>
              <w:bCs w:val="1"/>
              <w:strike w:val="1"/>
              <w:sz w:val="24"/>
              <w:szCs w:val="24"/>
              <w:rPrChange w:author="Sushanth G.k" w:id="155" w:date="2026-09-24T07:06:28Z">
                <w:rPr>
                  <w:rFonts w:ascii="Cambria" w:cs="Cambria" w:eastAsia="Cambria" w:hAnsi="Cambria"/>
                  <w:b w:val="1"/>
                  <w:bCs w:val="1"/>
                  <w:sz w:val="24"/>
                  <w:szCs w:val="24"/>
                </w:rPr>
              </w:rPrChange>
            </w:rPr>
            <w:pPrChange w:author="Sushanth G.k" w:id="0" w:date="2026-09-24T07:06:28Z">
              <w:pPr>
                <w:pStyle w:val="Heading1"/>
                <w:numPr>
                  <w:ilvl w:val="0"/>
                  <w:numId w:val="5"/>
                </w:numPr>
                <w:spacing w:line="259" w:lineRule="auto"/>
                <w:ind w:left="720" w:hanging="360"/>
              </w:pPr>
            </w:pPrChange>
          </w:pPr>
          <w:sdt>
            <w:sdtPr>
              <w:id w:val="-1140148197"/>
              <w:tag w:val="goog_rdk_3830"/>
            </w:sdtPr>
            <w:sdtContent>
              <w:ins w:author="Anonymous" w:id="201" w:date="2026-09-24T05:26:08Z">
                <w:sdt>
                  <w:sdtPr>
                    <w:id w:val="890990035"/>
                    <w:tag w:val="goog_rdk_3831"/>
                  </w:sdtPr>
                  <w:sdtContent>
                    <w:del w:author="Kanihaa" w:id="9" w:date="2026-09-25T08:48:49Z"/>
                  </w:sdtContent>
                </w:sdt>
              </w:ins>
              <w:sdt>
                <w:sdtPr>
                  <w:id w:val="-444123538"/>
                  <w:tag w:val="goog_rdk_383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CORS-helps frontend and backend safe communication</w:delText>
                      </w:r>
                    </w:del>
                  </w:ins>
                </w:sdtContent>
              </w:sdt>
              <w:ins w:author="Anonymous" w:id="201" w:date="2026-09-24T05:26:08Z">
                <w:del w:author="Kanihaa" w:id="9" w:date="2026-09-25T08:48:49Z">
                  <w:bookmarkStart w:colFirst="0" w:colLast="0" w:name="_heading=h.2n4l84fuuj1" w:id="294"/>
                  <w:bookmarkEnd w:id="294"/>
                  <w:sdt>
                    <w:sdtPr>
                      <w:id w:val="1012599887"/>
                      <w:tag w:val="goog_rdk_3833"/>
                    </w:sdtPr>
                    <w:sdtContent>
                      <w:r w:rsidDel="00000000" w:rsidR="00000000" w:rsidRPr="00000000">
                        <w:rPr>
                          <w:rtl w:val="0"/>
                        </w:rPr>
                      </w:r>
                    </w:sdtContent>
                  </w:sdt>
                </w:del>
              </w:ins>
            </w:sdtContent>
          </w:sdt>
        </w:p>
      </w:sdtContent>
    </w:sdt>
    <w:sdt>
      <w:sdtPr>
        <w:id w:val="-493181256"/>
        <w:tag w:val="goog_rdk_3838"/>
      </w:sdtPr>
      <w:sdtContent>
        <w:p w:rsidR="00000000" w:rsidDel="00000000" w:rsidP="00000000" w:rsidRDefault="00000000" w:rsidRPr="00000000" w14:paraId="0000030C">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37967806"/>
              <w:tag w:val="goog_rdk_3835"/>
            </w:sdtPr>
            <w:sdtContent>
              <w:ins w:author="Anonymous" w:id="201" w:date="2026-09-24T05:26:08Z">
                <w:sdt>
                  <w:sdtPr>
                    <w:id w:val="511144340"/>
                    <w:tag w:val="goog_rdk_3836"/>
                  </w:sdtPr>
                  <w:sdtContent>
                    <w:del w:author="Kanihaa" w:id="9" w:date="2026-09-25T08:48:49Z"/>
                  </w:sdtContent>
                </w:sdt>
              </w:ins>
              <w:sdt>
                <w:sdtPr>
                  <w:id w:val="787820457"/>
                  <w:tag w:val="goog_rdk_383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gs5pc6qrvj8w" w:id="295"/>
                  <w:bookmarkEnd w:id="295"/>
                </w:del>
              </w:ins>
            </w:sdtContent>
          </w:sdt>
        </w:p>
      </w:sdtContent>
    </w:sdt>
    <w:sdt>
      <w:sdtPr>
        <w:id w:val="-566836312"/>
        <w:tag w:val="goog_rdk_3842"/>
      </w:sdtPr>
      <w:sdtContent>
        <w:p w:rsidR="00000000" w:rsidDel="00000000" w:rsidP="00000000" w:rsidRDefault="00000000" w:rsidRPr="00000000" w14:paraId="0000030D">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8521797"/>
              <w:tag w:val="goog_rdk_3839"/>
            </w:sdtPr>
            <w:sdtContent>
              <w:ins w:author="Anonymous" w:id="201" w:date="2026-09-24T05:26:08Z">
                <w:sdt>
                  <w:sdtPr>
                    <w:id w:val="-65437149"/>
                    <w:tag w:val="goog_rdk_3840"/>
                  </w:sdtPr>
                  <w:sdtContent>
                    <w:del w:author="Kanihaa" w:id="9" w:date="2026-09-25T08:48:49Z"/>
                  </w:sdtContent>
                </w:sdt>
              </w:ins>
              <w:sdt>
                <w:sdtPr>
                  <w:id w:val="225489448"/>
                  <w:tag w:val="goog_rdk_384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lvnvxv4nsc16" w:id="296"/>
                  <w:bookmarkEnd w:id="296"/>
                </w:del>
              </w:ins>
            </w:sdtContent>
          </w:sdt>
        </w:p>
      </w:sdtContent>
    </w:sdt>
    <w:sdt>
      <w:sdtPr>
        <w:id w:val="-1059230114"/>
        <w:tag w:val="goog_rdk_3846"/>
      </w:sdtPr>
      <w:sdtContent>
        <w:p w:rsidR="00000000" w:rsidDel="00000000" w:rsidP="00000000" w:rsidRDefault="00000000" w:rsidRPr="00000000" w14:paraId="0000030E">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73070563"/>
              <w:tag w:val="goog_rdk_3843"/>
            </w:sdtPr>
            <w:sdtContent>
              <w:ins w:author="Anonymous" w:id="201" w:date="2026-09-24T05:26:08Z">
                <w:sdt>
                  <w:sdtPr>
                    <w:id w:val="-800874897"/>
                    <w:tag w:val="goog_rdk_3844"/>
                  </w:sdtPr>
                  <w:sdtContent>
                    <w:del w:author="Kanihaa" w:id="9" w:date="2026-09-25T08:48:49Z"/>
                  </w:sdtContent>
                </w:sdt>
              </w:ins>
              <w:sdt>
                <w:sdtPr>
                  <w:id w:val="1145593310"/>
                  <w:tag w:val="goog_rdk_384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dvsky3hmyysp" w:id="297"/>
                  <w:bookmarkEnd w:id="297"/>
                </w:del>
              </w:ins>
            </w:sdtContent>
          </w:sdt>
        </w:p>
      </w:sdtContent>
    </w:sdt>
    <w:sdt>
      <w:sdtPr>
        <w:id w:val="1231162855"/>
        <w:tag w:val="goog_rdk_3850"/>
      </w:sdtPr>
      <w:sdtContent>
        <w:p w:rsidR="00000000" w:rsidDel="00000000" w:rsidP="00000000" w:rsidRDefault="00000000" w:rsidRPr="00000000" w14:paraId="0000030F">
          <w:pPr>
            <w:pStyle w:val="Heading1"/>
            <w:spacing w:after="160"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44027848"/>
              <w:tag w:val="goog_rdk_3847"/>
            </w:sdtPr>
            <w:sdtContent>
              <w:ins w:author="Anonymous" w:id="201" w:date="2026-09-24T05:26:08Z">
                <w:sdt>
                  <w:sdtPr>
                    <w:id w:val="-1211067421"/>
                    <w:tag w:val="goog_rdk_3848"/>
                  </w:sdtPr>
                  <w:sdtContent>
                    <w:del w:author="Kanihaa" w:id="9" w:date="2026-09-25T08:48:49Z"/>
                  </w:sdtContent>
                </w:sdt>
              </w:ins>
              <w:sdt>
                <w:sdtPr>
                  <w:id w:val="559015042"/>
                  <w:tag w:val="goog_rdk_384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wnybd7l5rk4w" w:id="298"/>
                  <w:bookmarkEnd w:id="298"/>
                </w:del>
              </w:ins>
            </w:sdtContent>
          </w:sdt>
        </w:p>
      </w:sdtContent>
    </w:sdt>
    <w:sdt>
      <w:sdtPr>
        <w:id w:val="-1390227872"/>
        <w:tag w:val="goog_rdk_3854"/>
      </w:sdtPr>
      <w:sdtContent>
        <w:p w:rsidR="00000000" w:rsidDel="00000000" w:rsidP="00000000" w:rsidRDefault="00000000" w:rsidRPr="00000000" w14:paraId="00000310">
          <w:pPr>
            <w:pStyle w:val="Heading1"/>
            <w:spacing w:after="160"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32610236"/>
              <w:tag w:val="goog_rdk_3851"/>
            </w:sdtPr>
            <w:sdtContent>
              <w:ins w:author="Anonymous" w:id="201" w:date="2026-09-24T05:26:08Z">
                <w:sdt>
                  <w:sdtPr>
                    <w:id w:val="1085633423"/>
                    <w:tag w:val="goog_rdk_3852"/>
                  </w:sdtPr>
                  <w:sdtContent>
                    <w:del w:author="Kanihaa" w:id="9" w:date="2026-09-25T08:48:49Z"/>
                  </w:sdtContent>
                </w:sdt>
              </w:ins>
              <w:sdt>
                <w:sdtPr>
                  <w:id w:val="132232647"/>
                  <w:tag w:val="goog_rdk_385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vosph29o8udo" w:id="299"/>
                  <w:bookmarkEnd w:id="299"/>
                </w:del>
              </w:ins>
            </w:sdtContent>
          </w:sdt>
        </w:p>
      </w:sdtContent>
    </w:sdt>
    <w:sdt>
      <w:sdtPr>
        <w:id w:val="-41989753"/>
        <w:tag w:val="goog_rdk_3858"/>
      </w:sdtPr>
      <w:sdtContent>
        <w:p w:rsidR="00000000" w:rsidDel="00000000" w:rsidP="00000000" w:rsidRDefault="00000000" w:rsidRPr="00000000" w14:paraId="00000311">
          <w:pPr>
            <w:pStyle w:val="Heading1"/>
            <w:spacing w:after="8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70935242"/>
              <w:tag w:val="goog_rdk_3855"/>
            </w:sdtPr>
            <w:sdtContent>
              <w:ins w:author="Anonymous" w:id="201" w:date="2026-09-24T05:26:08Z">
                <w:sdt>
                  <w:sdtPr>
                    <w:id w:val="1026385092"/>
                    <w:tag w:val="goog_rdk_3856"/>
                  </w:sdtPr>
                  <w:sdtContent>
                    <w:del w:author="Kanihaa" w:id="9" w:date="2026-09-25T08:48:49Z"/>
                  </w:sdtContent>
                </w:sdt>
              </w:ins>
              <w:sdt>
                <w:sdtPr>
                  <w:id w:val="1484982171"/>
                  <w:tag w:val="goog_rdk_385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4: UI Development</w:delText>
                      </w:r>
                    </w:del>
                  </w:ins>
                </w:sdtContent>
              </w:sdt>
              <w:ins w:author="Anonymous" w:id="201" w:date="2026-09-24T05:26:08Z">
                <w:del w:author="Kanihaa" w:id="9" w:date="2026-09-25T08:48:49Z">
                  <w:bookmarkStart w:colFirst="0" w:colLast="0" w:name="_heading=h.95lubtn1jv67" w:id="36"/>
                  <w:bookmarkEnd w:id="36"/>
                </w:del>
              </w:ins>
            </w:sdtContent>
          </w:sdt>
        </w:p>
      </w:sdtContent>
    </w:sdt>
    <w:sdt>
      <w:sdtPr>
        <w:id w:val="2065729980"/>
        <w:tag w:val="goog_rdk_3862"/>
      </w:sdtPr>
      <w:sdtContent>
        <w:p w:rsidR="00000000" w:rsidDel="00000000" w:rsidP="00000000" w:rsidRDefault="00000000" w:rsidRPr="00000000" w14:paraId="00000312">
          <w:pPr>
            <w:pStyle w:val="Heading1"/>
            <w:spacing w:after="240" w:befor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262380324"/>
              <w:tag w:val="goog_rdk_3859"/>
            </w:sdtPr>
            <w:sdtContent>
              <w:ins w:author="Anonymous" w:id="201" w:date="2026-09-24T05:26:08Z">
                <w:sdt>
                  <w:sdtPr>
                    <w:id w:val="-1791571454"/>
                    <w:tag w:val="goog_rdk_3860"/>
                  </w:sdtPr>
                  <w:sdtContent>
                    <w:del w:author="Kanihaa" w:id="9" w:date="2026-09-25T08:48:49Z"/>
                  </w:sdtContent>
                </w:sdt>
              </w:ins>
              <w:sdt>
                <w:sdtPr>
                  <w:id w:val="-1388242359"/>
                  <w:tag w:val="goog_rdk_386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developing a lightweight, responsive, and intuitive frontend for PocketSmart AI using HTML, CSS, and Jinja2 templates.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delText>
                      </w:r>
                    </w:del>
                  </w:ins>
                </w:sdtContent>
              </w:sdt>
              <w:ins w:author="Anonymous" w:id="201" w:date="2026-09-24T05:26:08Z">
                <w:del w:author="Kanihaa" w:id="9" w:date="2026-09-25T08:48:49Z">
                  <w:bookmarkStart w:colFirst="0" w:colLast="0" w:name="_heading=h.8r8aj1cftpk0" w:id="300"/>
                  <w:bookmarkEnd w:id="300"/>
                </w:del>
              </w:ins>
            </w:sdtContent>
          </w:sdt>
        </w:p>
      </w:sdtContent>
    </w:sdt>
    <w:sdt>
      <w:sdtPr>
        <w:id w:val="1168593531"/>
        <w:tag w:val="goog_rdk_3866"/>
      </w:sdtPr>
      <w:sdtContent>
        <w:p w:rsidR="00000000" w:rsidDel="00000000" w:rsidP="00000000" w:rsidRDefault="00000000" w:rsidRPr="00000000" w14:paraId="00000313">
          <w:pPr>
            <w:pStyle w:val="Heading1"/>
            <w:spacing w:after="280" w:before="28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854483279"/>
              <w:tag w:val="goog_rdk_3863"/>
            </w:sdtPr>
            <w:sdtContent>
              <w:ins w:author="Anonymous" w:id="201" w:date="2026-09-24T05:26:08Z">
                <w:sdt>
                  <w:sdtPr>
                    <w:id w:val="-696965741"/>
                    <w:tag w:val="goog_rdk_3864"/>
                  </w:sdtPr>
                  <w:sdtContent>
                    <w:del w:author="Kanihaa" w:id="9" w:date="2026-09-25T08:48:49Z"/>
                  </w:sdtContent>
                </w:sdt>
              </w:ins>
              <w:sdt>
                <w:sdtPr>
                  <w:id w:val="1957758312"/>
                  <w:tag w:val="goog_rdk_386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bwns07dp3vpn" w:id="301"/>
                  <w:bookmarkEnd w:id="301"/>
                </w:del>
              </w:ins>
            </w:sdtContent>
          </w:sdt>
        </w:p>
      </w:sdtContent>
    </w:sdt>
    <w:sdt>
      <w:sdtPr>
        <w:id w:val="838982679"/>
        <w:tag w:val="goog_rdk_3870"/>
      </w:sdtPr>
      <w:sdtContent>
        <w:p w:rsidR="00000000" w:rsidDel="00000000" w:rsidP="00000000" w:rsidRDefault="00000000" w:rsidRPr="00000000" w14:paraId="00000314">
          <w:pPr>
            <w:pStyle w:val="Heading1"/>
            <w:spacing w:after="240" w:befor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21138656"/>
              <w:tag w:val="goog_rdk_3867"/>
            </w:sdtPr>
            <w:sdtContent>
              <w:ins w:author="Anonymous" w:id="201" w:date="2026-09-24T05:26:08Z">
                <w:sdt>
                  <w:sdtPr>
                    <w:id w:val="-1376819597"/>
                    <w:tag w:val="goog_rdk_3868"/>
                  </w:sdtPr>
                  <w:sdtContent>
                    <w:del w:author="Kanihaa" w:id="9" w:date="2026-09-25T08:48:49Z"/>
                  </w:sdtContent>
                </w:sdt>
              </w:ins>
              <w:sdt>
                <w:sdtPr>
                  <w:id w:val="-326526899"/>
                  <w:tag w:val="goog_rdk_386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Activity 4.1: Develop HTML Frontend Interface</w:delText>
                      </w:r>
                    </w:del>
                  </w:ins>
                </w:sdtContent>
              </w:sdt>
              <w:ins w:author="Anonymous" w:id="201" w:date="2026-09-24T05:26:08Z">
                <w:del w:author="Kanihaa" w:id="9" w:date="2026-09-25T08:48:49Z">
                  <w:bookmarkStart w:colFirst="0" w:colLast="0" w:name="_heading=h.d8aiw2buxm5c" w:id="302"/>
                  <w:bookmarkEnd w:id="302"/>
                </w:del>
              </w:ins>
            </w:sdtContent>
          </w:sdt>
        </w:p>
      </w:sdtContent>
    </w:sdt>
    <w:sdt>
      <w:sdtPr>
        <w:id w:val="295857612"/>
        <w:tag w:val="goog_rdk_3874"/>
      </w:sdtPr>
      <w:sdtContent>
        <w:p w:rsidR="00000000" w:rsidDel="00000000" w:rsidP="00000000" w:rsidRDefault="00000000" w:rsidRPr="00000000" w14:paraId="00000315">
          <w:pPr>
            <w:pStyle w:val="Heading1"/>
            <w:numPr>
              <w:ilvl w:val="0"/>
              <w:numId w:val="32"/>
            </w:numPr>
            <w:spacing w:before="240" w:lineRule="auto"/>
            <w:ind w:left="720" w:hanging="360"/>
            <w:rPr>
              <w:ins w:author="Anonymous" w:id="201" w:date="2026-09-24T05:26:08Z"/>
              <w:del w:author="Kanihaa" w:id="9" w:date="2026-09-25T08:48:49Z"/>
              <w:rFonts w:ascii="Calibri" w:cs="Calibri" w:eastAsia="Calibri" w:hAnsi="Calibri"/>
              <w:strike w:val="1"/>
              <w:highlight w:val="black"/>
            </w:rPr>
          </w:pPr>
          <w:sdt>
            <w:sdtPr>
              <w:id w:val="875272348"/>
              <w:tag w:val="goog_rdk_3871"/>
            </w:sdtPr>
            <w:sdtContent>
              <w:ins w:author="Anonymous" w:id="201" w:date="2026-09-24T05:26:08Z">
                <w:sdt>
                  <w:sdtPr>
                    <w:id w:val="2035453013"/>
                    <w:tag w:val="goog_rdk_3872"/>
                  </w:sdtPr>
                  <w:sdtContent>
                    <w:del w:author="Kanihaa" w:id="9" w:date="2026-09-25T08:48:49Z"/>
                  </w:sdtContent>
                </w:sdt>
              </w:ins>
              <w:sdt>
                <w:sdtPr>
                  <w:id w:val="1155602992"/>
                  <w:tag w:val="goog_rdk_387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Design a home page with budget input fields and category selectors (Home, Party, Jewelry)</w:delText>
                        <w:br w:type="textWrapping"/>
                      </w:r>
                    </w:del>
                  </w:ins>
                </w:sdtContent>
              </w:sdt>
              <w:ins w:author="Anonymous" w:id="201" w:date="2026-09-24T05:26:08Z">
                <w:del w:author="Kanihaa" w:id="9" w:date="2026-09-25T08:48:49Z">
                  <w:bookmarkStart w:colFirst="0" w:colLast="0" w:name="_heading=h.r43p2736d4tc" w:id="303"/>
                  <w:bookmarkEnd w:id="303"/>
                </w:del>
              </w:ins>
            </w:sdtContent>
          </w:sdt>
        </w:p>
      </w:sdtContent>
    </w:sdt>
    <w:sdt>
      <w:sdtPr>
        <w:id w:val="-413892545"/>
        <w:tag w:val="goog_rdk_3878"/>
      </w:sdtPr>
      <w:sdtContent>
        <w:p w:rsidR="00000000" w:rsidDel="00000000" w:rsidP="00000000" w:rsidRDefault="00000000" w:rsidRPr="00000000" w14:paraId="00000316">
          <w:pPr>
            <w:pStyle w:val="Heading1"/>
            <w:numPr>
              <w:ilvl w:val="0"/>
              <w:numId w:val="32"/>
            </w:numPr>
            <w:ind w:left="720" w:hanging="360"/>
            <w:rPr>
              <w:ins w:author="Anonymous" w:id="201" w:date="2026-09-24T05:26:08Z"/>
              <w:del w:author="Kanihaa" w:id="9" w:date="2026-09-25T08:48:49Z"/>
              <w:rFonts w:ascii="Calibri" w:cs="Calibri" w:eastAsia="Calibri" w:hAnsi="Calibri"/>
              <w:strike w:val="1"/>
              <w:highlight w:val="black"/>
            </w:rPr>
          </w:pPr>
          <w:sdt>
            <w:sdtPr>
              <w:id w:val="668542381"/>
              <w:tag w:val="goog_rdk_3875"/>
            </w:sdtPr>
            <w:sdtContent>
              <w:ins w:author="Anonymous" w:id="201" w:date="2026-09-24T05:26:08Z">
                <w:sdt>
                  <w:sdtPr>
                    <w:id w:val="-1130574019"/>
                    <w:tag w:val="goog_rdk_3876"/>
                  </w:sdtPr>
                  <w:sdtContent>
                    <w:del w:author="Kanihaa" w:id="9" w:date="2026-09-25T08:48:49Z"/>
                  </w:sdtContent>
                </w:sdt>
              </w:ins>
              <w:sdt>
                <w:sdtPr>
                  <w:id w:val="1600059576"/>
                  <w:tag w:val="goog_rdk_387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Implement individual forms for each planner module connected to FastAPI POST routes</w:delText>
                        <w:br w:type="textWrapping"/>
                      </w:r>
                    </w:del>
                  </w:ins>
                </w:sdtContent>
              </w:sdt>
              <w:ins w:author="Anonymous" w:id="201" w:date="2026-09-24T05:26:08Z">
                <w:del w:author="Kanihaa" w:id="9" w:date="2026-09-25T08:48:49Z">
                  <w:bookmarkStart w:colFirst="0" w:colLast="0" w:name="_heading=h.n9gxyhmlplxu" w:id="304"/>
                  <w:bookmarkEnd w:id="304"/>
                </w:del>
              </w:ins>
            </w:sdtContent>
          </w:sdt>
        </w:p>
      </w:sdtContent>
    </w:sdt>
    <w:sdt>
      <w:sdtPr>
        <w:id w:val="-1514252109"/>
        <w:tag w:val="goog_rdk_3882"/>
      </w:sdtPr>
      <w:sdtContent>
        <w:p w:rsidR="00000000" w:rsidDel="00000000" w:rsidP="00000000" w:rsidRDefault="00000000" w:rsidRPr="00000000" w14:paraId="00000317">
          <w:pPr>
            <w:pStyle w:val="Heading1"/>
            <w:numPr>
              <w:ilvl w:val="0"/>
              <w:numId w:val="32"/>
            </w:numPr>
            <w:spacing w:after="240" w:lineRule="auto"/>
            <w:ind w:left="720" w:hanging="360"/>
            <w:rPr>
              <w:ins w:author="Anonymous" w:id="201" w:date="2026-09-24T05:26:08Z"/>
              <w:del w:author="Kanihaa" w:id="9" w:date="2026-09-25T08:48:49Z"/>
              <w:rFonts w:ascii="Calibri" w:cs="Calibri" w:eastAsia="Calibri" w:hAnsi="Calibri"/>
              <w:strike w:val="1"/>
              <w:highlight w:val="black"/>
            </w:rPr>
          </w:pPr>
          <w:sdt>
            <w:sdtPr>
              <w:id w:val="522963378"/>
              <w:tag w:val="goog_rdk_3879"/>
            </w:sdtPr>
            <w:sdtContent>
              <w:ins w:author="Anonymous" w:id="201" w:date="2026-09-24T05:26:08Z">
                <w:sdt>
                  <w:sdtPr>
                    <w:id w:val="-1214402069"/>
                    <w:tag w:val="goog_rdk_3880"/>
                  </w:sdtPr>
                  <w:sdtContent>
                    <w:del w:author="Kanihaa" w:id="9" w:date="2026-09-25T08:48:49Z"/>
                  </w:sdtContent>
                </w:sdt>
              </w:ins>
              <w:sdt>
                <w:sdtPr>
                  <w:id w:val="1175563177"/>
                  <w:tag w:val="goog_rdk_388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Display AI responses in well-structured, card-like layouts (e.g., product suggestions, item details, prices)</w:delText>
                      </w:r>
                    </w:del>
                  </w:ins>
                </w:sdtContent>
              </w:sdt>
              <w:ins w:author="Anonymous" w:id="201" w:date="2026-09-24T05:26:08Z">
                <w:del w:author="Kanihaa" w:id="9" w:date="2026-09-25T08:48:49Z">
                  <w:bookmarkStart w:colFirst="0" w:colLast="0" w:name="_heading=h.fm7ma4t2u1pf" w:id="305"/>
                  <w:bookmarkEnd w:id="305"/>
                </w:del>
              </w:ins>
            </w:sdtContent>
          </w:sdt>
        </w:p>
      </w:sdtContent>
    </w:sdt>
    <w:sdt>
      <w:sdtPr>
        <w:id w:val="1173963848"/>
        <w:tag w:val="goog_rdk_3886"/>
      </w:sdtPr>
      <w:sdtContent>
        <w:p w:rsidR="00000000" w:rsidDel="00000000" w:rsidP="00000000" w:rsidRDefault="00000000" w:rsidRPr="00000000" w14:paraId="00000318">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96759486"/>
              <w:tag w:val="goog_rdk_3883"/>
            </w:sdtPr>
            <w:sdtContent>
              <w:ins w:author="Anonymous" w:id="201" w:date="2026-09-24T05:26:08Z">
                <w:sdt>
                  <w:sdtPr>
                    <w:id w:val="852210370"/>
                    <w:tag w:val="goog_rdk_3884"/>
                  </w:sdtPr>
                  <w:sdtContent>
                    <w:del w:author="Kanihaa" w:id="9" w:date="2026-09-25T08:48:49Z"/>
                  </w:sdtContent>
                </w:sdt>
              </w:ins>
              <w:sdt>
                <w:sdtPr>
                  <w:id w:val="-2073599775"/>
                  <w:tag w:val="goog_rdk_388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Templates Directory Structure:</w:delText>
                      </w:r>
                    </w:del>
                  </w:ins>
                </w:sdtContent>
              </w:sdt>
              <w:ins w:author="Anonymous" w:id="201" w:date="2026-09-24T05:26:08Z">
                <w:del w:author="Kanihaa" w:id="9" w:date="2026-09-25T08:48:49Z">
                  <w:bookmarkStart w:colFirst="0" w:colLast="0" w:name="_heading=h.jev0nmru8dhl" w:id="306"/>
                  <w:bookmarkEnd w:id="306"/>
                </w:del>
              </w:ins>
            </w:sdtContent>
          </w:sdt>
        </w:p>
      </w:sdtContent>
    </w:sdt>
    <w:sdt>
      <w:sdtPr>
        <w:id w:val="-1672289256"/>
        <w:tag w:val="goog_rdk_3890"/>
      </w:sdtPr>
      <w:sdtContent>
        <w:p w:rsidR="00000000" w:rsidDel="00000000" w:rsidP="00000000" w:rsidRDefault="00000000" w:rsidRPr="00000000" w14:paraId="00000319">
          <w:pPr>
            <w:pStyle w:val="Heading1"/>
            <w:numPr>
              <w:ilvl w:val="0"/>
              <w:numId w:val="8"/>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2071121424"/>
              <w:tag w:val="goog_rdk_3887"/>
            </w:sdtPr>
            <w:sdtContent>
              <w:ins w:author="Anonymous" w:id="201" w:date="2026-09-24T05:26:08Z">
                <w:sdt>
                  <w:sdtPr>
                    <w:id w:val="785416063"/>
                    <w:tag w:val="goog_rdk_3888"/>
                  </w:sdtPr>
                  <w:sdtContent>
                    <w:del w:author="Kanihaa" w:id="9" w:date="2026-09-25T08:48:49Z"/>
                  </w:sdtContent>
                </w:sdt>
              </w:ins>
              <w:sdt>
                <w:sdtPr>
                  <w:id w:val="-163433495"/>
                  <w:tag w:val="goog_rdk_388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built frontend</w:delText>
                      </w:r>
                    </w:del>
                  </w:ins>
                </w:sdtContent>
              </w:sdt>
              <w:ins w:author="Anonymous" w:id="201" w:date="2026-09-24T05:26:08Z">
                <w:del w:author="Kanihaa" w:id="9" w:date="2026-09-25T08:48:49Z">
                  <w:bookmarkStart w:colFirst="0" w:colLast="0" w:name="_heading=h.3ycci34l0e6p" w:id="307"/>
                  <w:bookmarkEnd w:id="307"/>
                </w:del>
              </w:ins>
            </w:sdtContent>
          </w:sdt>
        </w:p>
      </w:sdtContent>
    </w:sdt>
    <w:sdt>
      <w:sdtPr>
        <w:id w:val="209596525"/>
        <w:tag w:val="goog_rdk_3894"/>
      </w:sdtPr>
      <w:sdtContent>
        <w:p w:rsidR="00000000" w:rsidDel="00000000" w:rsidP="00000000" w:rsidRDefault="00000000" w:rsidRPr="00000000" w14:paraId="0000031A">
          <w:pPr>
            <w:pStyle w:val="Heading1"/>
            <w:numPr>
              <w:ilvl w:val="0"/>
              <w:numId w:val="8"/>
            </w:numPr>
            <w:spacing w:line="259" w:lineRule="auto"/>
            <w:ind w:left="720" w:hanging="360"/>
            <w:rPr>
              <w:ins w:author="Anonymous" w:id="201" w:date="2026-09-24T05:26:08Z"/>
              <w:del w:author="Kanihaa" w:id="9" w:date="2026-09-25T08:48:49Z"/>
              <w:rFonts w:ascii="Calibri" w:cs="Calibri" w:eastAsia="Calibri" w:hAnsi="Calibri"/>
              <w:strike w:val="1"/>
              <w:highlight w:val="black"/>
            </w:rPr>
          </w:pPr>
          <w:sdt>
            <w:sdtPr>
              <w:id w:val="-260742201"/>
              <w:tag w:val="goog_rdk_3891"/>
            </w:sdtPr>
            <w:sdtContent>
              <w:ins w:author="Anonymous" w:id="201" w:date="2026-09-24T05:26:08Z">
                <w:sdt>
                  <w:sdtPr>
                    <w:id w:val="-1541874505"/>
                    <w:tag w:val="goog_rdk_3892"/>
                  </w:sdtPr>
                  <w:sdtContent>
                    <w:del w:author="Kanihaa" w:id="9" w:date="2026-09-25T08:48:49Z"/>
                  </w:sdtContent>
                </w:sdt>
              </w:ins>
              <w:sdt>
                <w:sdtPr>
                  <w:id w:val="629605746"/>
                  <w:tag w:val="goog_rdk_389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technologies UI</w:delText>
                      </w:r>
                    </w:del>
                  </w:ins>
                </w:sdtContent>
              </w:sdt>
              <w:ins w:author="Anonymous" w:id="201" w:date="2026-09-24T05:26:08Z">
                <w:del w:author="Kanihaa" w:id="9" w:date="2026-09-25T08:48:49Z">
                  <w:bookmarkStart w:colFirst="0" w:colLast="0" w:name="_heading=h.3uzm3l940ozl" w:id="308"/>
                  <w:bookmarkEnd w:id="308"/>
                </w:del>
              </w:ins>
            </w:sdtContent>
          </w:sdt>
        </w:p>
      </w:sdtContent>
    </w:sdt>
    <w:sdt>
      <w:sdtPr>
        <w:id w:val="-2021972887"/>
        <w:tag w:val="goog_rdk_3898"/>
      </w:sdtPr>
      <w:sdtContent>
        <w:p w:rsidR="00000000" w:rsidDel="00000000" w:rsidP="00000000" w:rsidRDefault="00000000" w:rsidRPr="00000000" w14:paraId="0000031B">
          <w:pPr>
            <w:pStyle w:val="Heading1"/>
            <w:numPr>
              <w:ilvl w:val="0"/>
              <w:numId w:val="8"/>
            </w:numPr>
            <w:spacing w:line="259" w:lineRule="auto"/>
            <w:ind w:left="720" w:hanging="360"/>
            <w:rPr>
              <w:ins w:author="Anonymous" w:id="201" w:date="2026-09-24T05:26:08Z"/>
              <w:del w:author="Kanihaa" w:id="9" w:date="2026-09-25T08:48:49Z"/>
              <w:rFonts w:ascii="Calibri" w:cs="Calibri" w:eastAsia="Calibri" w:hAnsi="Calibri"/>
              <w:strike w:val="1"/>
              <w:sz w:val="24"/>
              <w:szCs w:val="24"/>
              <w:highlight w:val="black"/>
            </w:rPr>
          </w:pPr>
          <w:sdt>
            <w:sdtPr>
              <w:id w:val="-860523132"/>
              <w:tag w:val="goog_rdk_3895"/>
            </w:sdtPr>
            <w:sdtContent>
              <w:ins w:author="Anonymous" w:id="201" w:date="2026-09-24T05:26:08Z">
                <w:sdt>
                  <w:sdtPr>
                    <w:id w:val="1374530466"/>
                    <w:tag w:val="goog_rdk_3896"/>
                  </w:sdtPr>
                  <w:sdtContent>
                    <w:del w:author="Kanihaa" w:id="9" w:date="2026-09-25T08:48:49Z"/>
                  </w:sdtContent>
                </w:sdt>
              </w:ins>
              <w:sdt>
                <w:sdtPr>
                  <w:id w:val="-1172817444"/>
                  <w:tag w:val="goog_rdk_389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creates User friendly interface </w:delText>
                      </w:r>
                    </w:del>
                  </w:ins>
                </w:sdtContent>
              </w:sdt>
              <w:ins w:author="Anonymous" w:id="201" w:date="2026-09-24T05:26:08Z">
                <w:del w:author="Kanihaa" w:id="9" w:date="2026-09-25T08:48:49Z">
                  <w:bookmarkStart w:colFirst="0" w:colLast="0" w:name="_heading=h.max4u9odxn4u" w:id="309"/>
                  <w:bookmarkEnd w:id="309"/>
                </w:del>
              </w:ins>
            </w:sdtContent>
          </w:sdt>
        </w:p>
      </w:sdtContent>
    </w:sdt>
    <w:sdt>
      <w:sdtPr>
        <w:id w:val="1787312968"/>
        <w:tag w:val="goog_rdk_3902"/>
      </w:sdtPr>
      <w:sdtContent>
        <w:p w:rsidR="00000000" w:rsidDel="00000000" w:rsidP="00000000" w:rsidRDefault="00000000" w:rsidRPr="00000000" w14:paraId="0000031C">
          <w:pPr>
            <w:pStyle w:val="Heading1"/>
            <w:spacing w:line="259" w:lineRule="auto"/>
            <w:jc w:val="cente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83812564"/>
              <w:tag w:val="goog_rdk_3899"/>
            </w:sdtPr>
            <w:sdtContent>
              <w:ins w:author="Anonymous" w:id="201" w:date="2026-09-24T05:26:08Z">
                <w:sdt>
                  <w:sdtPr>
                    <w:id w:val="-1923106303"/>
                    <w:tag w:val="goog_rdk_3900"/>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1428750" cy="3886200"/>
                            <wp:effectExtent b="0" l="0" r="0" t="0"/>
                            <wp:docPr id="194"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1428750" cy="3886200"/>
                                    </a:xfrm>
                                    <a:prstGeom prst="rect"/>
                                    <a:ln/>
                                  </pic:spPr>
                                </pic:pic>
                              </a:graphicData>
                            </a:graphic>
                          </wp:inline>
                        </w:drawing>
                      </w:r>
                    </w:del>
                  </w:sdtContent>
                </w:sdt>
              </w:ins>
              <w:sdt>
                <w:sdtPr>
                  <w:id w:val="-349443312"/>
                  <w:tag w:val="goog_rdk_390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2f1mhx9p3idp" w:id="310"/>
                  <w:bookmarkEnd w:id="310"/>
                </w:del>
              </w:ins>
            </w:sdtContent>
          </w:sdt>
        </w:p>
      </w:sdtContent>
    </w:sdt>
    <w:sdt>
      <w:sdtPr>
        <w:id w:val="1774791921"/>
        <w:tag w:val="goog_rdk_3906"/>
      </w:sdtPr>
      <w:sdtContent>
        <w:p w:rsidR="00000000" w:rsidDel="00000000" w:rsidP="00000000" w:rsidRDefault="00000000" w:rsidRPr="00000000" w14:paraId="0000031D">
          <w:pPr>
            <w:pStyle w:val="Heading1"/>
            <w:spacing w:after="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340522250"/>
              <w:tag w:val="goog_rdk_3903"/>
            </w:sdtPr>
            <w:sdtContent>
              <w:ins w:author="Anonymous" w:id="201" w:date="2026-09-24T05:26:08Z">
                <w:sdt>
                  <w:sdtPr>
                    <w:id w:val="-1981790072"/>
                    <w:tag w:val="goog_rdk_3904"/>
                  </w:sdtPr>
                  <w:sdtContent>
                    <w:del w:author="Kanihaa" w:id="9" w:date="2026-09-25T08:48:49Z"/>
                  </w:sdtContent>
                </w:sdt>
              </w:ins>
              <w:sdt>
                <w:sdtPr>
                  <w:id w:val="-275293096"/>
                  <w:tag w:val="goog_rdk_390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lyml0hj7tjg" w:id="37"/>
                  <w:bookmarkEnd w:id="37"/>
                </w:del>
              </w:ins>
            </w:sdtContent>
          </w:sdt>
        </w:p>
      </w:sdtContent>
    </w:sdt>
    <w:sdt>
      <w:sdtPr>
        <w:id w:val="-1724739330"/>
        <w:tag w:val="goog_rdk_3910"/>
      </w:sdtPr>
      <w:sdtContent>
        <w:p w:rsidR="00000000" w:rsidDel="00000000" w:rsidP="00000000" w:rsidRDefault="00000000" w:rsidRPr="00000000" w14:paraId="0000031E">
          <w:pPr>
            <w:pStyle w:val="Heading1"/>
            <w:spacing w:after="80" w:line="24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80765198"/>
              <w:tag w:val="goog_rdk_3907"/>
            </w:sdtPr>
            <w:sdtContent>
              <w:ins w:author="Anonymous" w:id="201" w:date="2026-09-24T05:26:08Z">
                <w:sdt>
                  <w:sdtPr>
                    <w:id w:val="503083448"/>
                    <w:tag w:val="goog_rdk_3908"/>
                  </w:sdtPr>
                  <w:sdtContent>
                    <w:del w:author="Kanihaa" w:id="9" w:date="2026-09-25T08:48:49Z"/>
                  </w:sdtContent>
                </w:sdt>
              </w:ins>
              <w:sdt>
                <w:sdtPr>
                  <w:id w:val="-1925203956"/>
                  <w:tag w:val="goog_rdk_390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MILESTONE 5: Testing &amp; Optimization</w:delText>
                      </w:r>
                    </w:del>
                  </w:ins>
                </w:sdtContent>
              </w:sdt>
              <w:ins w:author="Anonymous" w:id="201" w:date="2026-09-24T05:26:08Z">
                <w:del w:author="Kanihaa" w:id="9" w:date="2026-09-25T08:48:49Z">
                  <w:bookmarkStart w:colFirst="0" w:colLast="0" w:name="_heading=h.e7ub2sgnf0hq" w:id="38"/>
                  <w:bookmarkEnd w:id="38"/>
                </w:del>
              </w:ins>
            </w:sdtContent>
          </w:sdt>
        </w:p>
      </w:sdtContent>
    </w:sdt>
    <w:sdt>
      <w:sdtPr>
        <w:id w:val="2096782889"/>
        <w:tag w:val="goog_rdk_3914"/>
      </w:sdtPr>
      <w:sdtContent>
        <w:p w:rsidR="00000000" w:rsidDel="00000000" w:rsidP="00000000" w:rsidRDefault="00000000" w:rsidRPr="00000000" w14:paraId="0000031F">
          <w:pPr>
            <w:pStyle w:val="Heading1"/>
            <w:spacing w:after="280" w:before="280" w:lineRule="auto"/>
            <w:jc w:val="both"/>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24228242"/>
              <w:tag w:val="goog_rdk_3911"/>
            </w:sdtPr>
            <w:sdtContent>
              <w:ins w:author="Anonymous" w:id="201" w:date="2026-09-24T05:26:08Z">
                <w:sdt>
                  <w:sdtPr>
                    <w:id w:val="546955610"/>
                    <w:tag w:val="goog_rdk_3912"/>
                  </w:sdtPr>
                  <w:sdtContent>
                    <w:del w:author="Kanihaa" w:id="9" w:date="2026-09-25T08:48:49Z"/>
                  </w:sdtContent>
                </w:sdt>
              </w:ins>
              <w:sdt>
                <w:sdtPr>
                  <w:id w:val="-1700632244"/>
                  <w:tag w:val="goog_rdk_391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delText>
                      </w:r>
                    </w:del>
                  </w:ins>
                </w:sdtContent>
              </w:sdt>
              <w:ins w:author="Anonymous" w:id="201" w:date="2026-09-24T05:26:08Z">
                <w:del w:author="Kanihaa" w:id="9" w:date="2026-09-25T08:48:49Z">
                  <w:bookmarkStart w:colFirst="0" w:colLast="0" w:name="_heading=h.6imeou6buigc" w:id="311"/>
                  <w:bookmarkEnd w:id="311"/>
                </w:del>
              </w:ins>
            </w:sdtContent>
          </w:sdt>
        </w:p>
      </w:sdtContent>
    </w:sdt>
    <w:sdt>
      <w:sdtPr>
        <w:id w:val="1451845221"/>
        <w:tag w:val="goog_rdk_3918"/>
      </w:sdtPr>
      <w:sdtContent>
        <w:p w:rsidR="00000000" w:rsidDel="00000000" w:rsidP="00000000" w:rsidRDefault="00000000" w:rsidRPr="00000000" w14:paraId="00000320">
          <w:pPr>
            <w:pStyle w:val="Heading1"/>
            <w:spacing w:after="280" w:before="280"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961882125"/>
              <w:tag w:val="goog_rdk_3915"/>
            </w:sdtPr>
            <w:sdtContent>
              <w:ins w:author="Anonymous" w:id="201" w:date="2026-09-24T05:26:08Z">
                <w:sdt>
                  <w:sdtPr>
                    <w:id w:val="612861477"/>
                    <w:tag w:val="goog_rdk_3916"/>
                  </w:sdtPr>
                  <w:sdtContent>
                    <w:del w:author="Kanihaa" w:id="9" w:date="2026-09-25T08:48:49Z"/>
                  </w:sdtContent>
                </w:sdt>
              </w:ins>
              <w:sdt>
                <w:sdtPr>
                  <w:id w:val="1351980535"/>
                  <w:tag w:val="goog_rdk_391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Activity 5.1: Test with Real-World Budget Inputs Across Domains</w:delText>
                        <w:br w:type="textWrapping"/>
                        <w:delText xml:space="preserve"> Conduct end-to-end testing using varied budgets and user preferences for:</w:delText>
                      </w:r>
                    </w:del>
                  </w:ins>
                </w:sdtContent>
              </w:sdt>
              <w:ins w:author="Anonymous" w:id="201" w:date="2026-09-24T05:26:08Z">
                <w:del w:author="Kanihaa" w:id="9" w:date="2026-09-25T08:48:49Z">
                  <w:bookmarkStart w:colFirst="0" w:colLast="0" w:name="_heading=h.dhwqwsgescji" w:id="312"/>
                  <w:bookmarkEnd w:id="312"/>
                </w:del>
              </w:ins>
            </w:sdtContent>
          </w:sdt>
        </w:p>
      </w:sdtContent>
    </w:sdt>
    <w:sdt>
      <w:sdtPr>
        <w:id w:val="1441940514"/>
        <w:tag w:val="goog_rdk_3922"/>
      </w:sdtPr>
      <w:sdtContent>
        <w:p w:rsidR="00000000" w:rsidDel="00000000" w:rsidP="00000000" w:rsidRDefault="00000000" w:rsidRPr="00000000" w14:paraId="00000321">
          <w:pPr>
            <w:pStyle w:val="Heading1"/>
            <w:numPr>
              <w:ilvl w:val="1"/>
              <w:numId w:val="11"/>
            </w:numPr>
            <w:spacing w:before="280" w:lineRule="auto"/>
            <w:ind w:left="1440" w:hanging="360"/>
            <w:rPr>
              <w:ins w:author="Anonymous" w:id="201" w:date="2026-09-24T05:26:08Z"/>
              <w:del w:author="Kanihaa" w:id="9" w:date="2026-09-25T08:48:49Z"/>
              <w:rFonts w:ascii="Calibri" w:cs="Calibri" w:eastAsia="Calibri" w:hAnsi="Calibri"/>
              <w:strike w:val="1"/>
              <w:highlight w:val="black"/>
            </w:rPr>
          </w:pPr>
          <w:sdt>
            <w:sdtPr>
              <w:id w:val="1724203842"/>
              <w:tag w:val="goog_rdk_3919"/>
            </w:sdtPr>
            <w:sdtContent>
              <w:ins w:author="Anonymous" w:id="201" w:date="2026-09-24T05:26:08Z">
                <w:sdt>
                  <w:sdtPr>
                    <w:id w:val="997533457"/>
                    <w:tag w:val="goog_rdk_3920"/>
                  </w:sdtPr>
                  <w:sdtContent>
                    <w:del w:author="Kanihaa" w:id="9" w:date="2026-09-25T08:48:49Z"/>
                  </w:sdtContent>
                </w:sdt>
              </w:ins>
              <w:sdt>
                <w:sdtPr>
                  <w:id w:val="37456382"/>
                  <w:tag w:val="goog_rdk_3921"/>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decor setups from platforms like IKEA, Amazon</w:delText>
                        <w:br w:type="textWrapping"/>
                      </w:r>
                    </w:del>
                  </w:ins>
                </w:sdtContent>
              </w:sdt>
              <w:ins w:author="Anonymous" w:id="201" w:date="2026-09-24T05:26:08Z">
                <w:del w:author="Kanihaa" w:id="9" w:date="2026-09-25T08:48:49Z">
                  <w:bookmarkStart w:colFirst="0" w:colLast="0" w:name="_heading=h.nmeibm591i1" w:id="313"/>
                  <w:bookmarkEnd w:id="313"/>
                </w:del>
              </w:ins>
            </w:sdtContent>
          </w:sdt>
        </w:p>
      </w:sdtContent>
    </w:sdt>
    <w:sdt>
      <w:sdtPr>
        <w:id w:val="277242044"/>
        <w:tag w:val="goog_rdk_3926"/>
      </w:sdtPr>
      <w:sdtContent>
        <w:p w:rsidR="00000000" w:rsidDel="00000000" w:rsidP="00000000" w:rsidRDefault="00000000" w:rsidRPr="00000000" w14:paraId="00000322">
          <w:pPr>
            <w:pStyle w:val="Heading1"/>
            <w:numPr>
              <w:ilvl w:val="1"/>
              <w:numId w:val="11"/>
            </w:numPr>
            <w:ind w:left="1440" w:hanging="360"/>
            <w:rPr>
              <w:ins w:author="Anonymous" w:id="201" w:date="2026-09-24T05:26:08Z"/>
              <w:del w:author="Kanihaa" w:id="9" w:date="2026-09-25T08:48:49Z"/>
              <w:rFonts w:ascii="Calibri" w:cs="Calibri" w:eastAsia="Calibri" w:hAnsi="Calibri"/>
              <w:strike w:val="1"/>
              <w:highlight w:val="black"/>
            </w:rPr>
          </w:pPr>
          <w:sdt>
            <w:sdtPr>
              <w:id w:val="-523534144"/>
              <w:tag w:val="goog_rdk_3923"/>
            </w:sdtPr>
            <w:sdtContent>
              <w:ins w:author="Anonymous" w:id="201" w:date="2026-09-24T05:26:08Z">
                <w:sdt>
                  <w:sdtPr>
                    <w:id w:val="481365447"/>
                    <w:tag w:val="goog_rdk_3924"/>
                  </w:sdtPr>
                  <w:sdtContent>
                    <w:del w:author="Kanihaa" w:id="9" w:date="2026-09-25T08:48:49Z"/>
                  </w:sdtContent>
                </w:sdt>
              </w:ins>
              <w:sdt>
                <w:sdtPr>
                  <w:id w:val="1441407468"/>
                  <w:tag w:val="goog_rdk_3925"/>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Party packages including food (Swiggy/Zomato), venues (OYO), and decor</w:delText>
                        <w:br w:type="textWrapping"/>
                      </w:r>
                    </w:del>
                  </w:ins>
                </w:sdtContent>
              </w:sdt>
              <w:ins w:author="Anonymous" w:id="201" w:date="2026-09-24T05:26:08Z">
                <w:del w:author="Kanihaa" w:id="9" w:date="2026-09-25T08:48:49Z">
                  <w:bookmarkStart w:colFirst="0" w:colLast="0" w:name="_heading=h.oza0xuic7tz1" w:id="314"/>
                  <w:bookmarkEnd w:id="314"/>
                </w:del>
              </w:ins>
            </w:sdtContent>
          </w:sdt>
        </w:p>
      </w:sdtContent>
    </w:sdt>
    <w:sdt>
      <w:sdtPr>
        <w:id w:val="1703019084"/>
        <w:tag w:val="goog_rdk_3930"/>
      </w:sdtPr>
      <w:sdtContent>
        <w:p w:rsidR="00000000" w:rsidDel="00000000" w:rsidP="00000000" w:rsidRDefault="00000000" w:rsidRPr="00000000" w14:paraId="00000323">
          <w:pPr>
            <w:pStyle w:val="Heading1"/>
            <w:numPr>
              <w:ilvl w:val="1"/>
              <w:numId w:val="11"/>
            </w:numPr>
            <w:spacing w:after="280" w:lineRule="auto"/>
            <w:ind w:left="1440" w:hanging="360"/>
            <w:rPr>
              <w:ins w:author="Anonymous" w:id="201" w:date="2026-09-24T05:26:08Z"/>
              <w:del w:author="Kanihaa" w:id="9" w:date="2026-09-25T08:48:49Z"/>
              <w:rFonts w:ascii="Calibri" w:cs="Calibri" w:eastAsia="Calibri" w:hAnsi="Calibri"/>
              <w:strike w:val="1"/>
              <w:highlight w:val="black"/>
            </w:rPr>
          </w:pPr>
          <w:sdt>
            <w:sdtPr>
              <w:id w:val="-1943384450"/>
              <w:tag w:val="goog_rdk_3927"/>
            </w:sdtPr>
            <w:sdtContent>
              <w:ins w:author="Anonymous" w:id="201" w:date="2026-09-24T05:26:08Z">
                <w:sdt>
                  <w:sdtPr>
                    <w:id w:val="1369648766"/>
                    <w:tag w:val="goog_rdk_3928"/>
                  </w:sdtPr>
                  <w:sdtContent>
                    <w:del w:author="Kanihaa" w:id="9" w:date="2026-09-25T08:48:49Z"/>
                  </w:sdtContent>
                </w:sdt>
              </w:ins>
              <w:sdt>
                <w:sdtPr>
                  <w:id w:val="-1749452386"/>
                  <w:tag w:val="goog_rdk_3929"/>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Jewelry suggestions matched with outfit styles, occasions, and image inputs</w:delText>
                      </w:r>
                    </w:del>
                  </w:ins>
                </w:sdtContent>
              </w:sdt>
              <w:ins w:author="Anonymous" w:id="201" w:date="2026-09-24T05:26:08Z">
                <w:del w:author="Kanihaa" w:id="9" w:date="2026-09-25T08:48:49Z">
                  <w:bookmarkStart w:colFirst="0" w:colLast="0" w:name="_heading=h.i0hobob78gj8" w:id="39"/>
                  <w:bookmarkEnd w:id="39"/>
                </w:del>
              </w:ins>
            </w:sdtContent>
          </w:sdt>
        </w:p>
      </w:sdtContent>
    </w:sdt>
    <w:sdt>
      <w:sdtPr>
        <w:id w:val="-2009822686"/>
        <w:tag w:val="goog_rdk_3934"/>
      </w:sdtPr>
      <w:sdtContent>
        <w:p w:rsidR="00000000" w:rsidDel="00000000" w:rsidP="00000000" w:rsidRDefault="00000000" w:rsidRPr="00000000" w14:paraId="00000324">
          <w:pPr>
            <w:pStyle w:val="Heading3"/>
            <w:numPr>
              <w:ilvl w:val="1"/>
              <w:numId w:val="11"/>
            </w:numPr>
            <w:spacing w:after="280" w:before="0" w:lineRule="auto"/>
            <w:ind w:left="1440" w:hanging="360"/>
            <w:rPr>
              <w:ins w:author="Anonymous" w:id="201" w:date="2026-09-24T05:26:08Z"/>
              <w:del w:author="Kanihaa" w:id="9" w:date="2026-09-25T08:48:49Z"/>
              <w:rFonts w:ascii="Calibri" w:cs="Calibri" w:eastAsia="Calibri" w:hAnsi="Calibri"/>
              <w:strike w:val="1"/>
              <w:color w:val="434343"/>
              <w:sz w:val="24"/>
              <w:szCs w:val="24"/>
              <w:highlight w:val="black"/>
            </w:rPr>
          </w:pPr>
          <w:sdt>
            <w:sdtPr>
              <w:id w:val="836049369"/>
              <w:tag w:val="goog_rdk_3931"/>
            </w:sdtPr>
            <w:sdtContent>
              <w:ins w:author="Anonymous" w:id="201" w:date="2026-09-24T05:26:08Z">
                <w:sdt>
                  <w:sdtPr>
                    <w:id w:val="270628868"/>
                    <w:tag w:val="goog_rdk_3932"/>
                  </w:sdtPr>
                  <w:sdtContent>
                    <w:del w:author="Kanihaa" w:id="9" w:date="2026-09-25T08:48:49Z"/>
                  </w:sdtContent>
                </w:sdt>
              </w:ins>
              <w:sdt>
                <w:sdtPr>
                  <w:id w:val="-1379176223"/>
                  <w:tag w:val="goog_rdk_393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i0hobob78gj8" w:id="39"/>
                  <w:bookmarkEnd w:id="39"/>
                </w:del>
              </w:ins>
            </w:sdtContent>
          </w:sdt>
        </w:p>
      </w:sdtContent>
    </w:sdt>
    <w:sdt>
      <w:sdtPr>
        <w:id w:val="499274385"/>
        <w:tag w:val="goog_rdk_3938"/>
      </w:sdtPr>
      <w:sdtContent>
        <w:p w:rsidR="00000000" w:rsidDel="00000000" w:rsidP="00000000" w:rsidRDefault="00000000" w:rsidRPr="00000000" w14:paraId="00000325">
          <w:pPr>
            <w:pStyle w:val="Heading1"/>
            <w:spacing w:line="259" w:lineRule="auto"/>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71905435"/>
              <w:tag w:val="goog_rdk_3935"/>
            </w:sdtPr>
            <w:sdtContent>
              <w:ins w:author="Anonymous" w:id="201" w:date="2026-09-24T05:26:08Z">
                <w:sdt>
                  <w:sdtPr>
                    <w:id w:val="195640818"/>
                    <w:tag w:val="goog_rdk_3936"/>
                  </w:sdtPr>
                  <w:sdtContent>
                    <w:del w:author="Kanihaa" w:id="9" w:date="2026-09-25T08:48:49Z"/>
                  </w:sdtContent>
                </w:sdt>
              </w:ins>
              <w:sdt>
                <w:sdtPr>
                  <w:id w:val="-1687695052"/>
                  <w:tag w:val="goog_rdk_393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dnq0w6ryrzfj" w:id="315"/>
                  <w:bookmarkEnd w:id="315"/>
                </w:del>
              </w:ins>
            </w:sdtContent>
          </w:sdt>
        </w:p>
      </w:sdtContent>
    </w:sdt>
    <w:sdt>
      <w:sdtPr>
        <w:id w:val="-1981688103"/>
        <w:tag w:val="goog_rdk_3942"/>
      </w:sdtPr>
      <w:sdtContent>
        <w:p w:rsidR="00000000" w:rsidDel="00000000" w:rsidP="00000000" w:rsidRDefault="00000000" w:rsidRPr="00000000" w14:paraId="00000326">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567634633"/>
              <w:tag w:val="goog_rdk_3939"/>
            </w:sdtPr>
            <w:sdtContent>
              <w:ins w:author="Anonymous" w:id="201" w:date="2026-09-24T05:26:08Z">
                <w:sdt>
                  <w:sdtPr>
                    <w:id w:val="-2004491988"/>
                    <w:tag w:val="goog_rdk_3940"/>
                  </w:sdtPr>
                  <w:sdtContent>
                    <w:del w:author="Kanihaa" w:id="9" w:date="2026-09-25T08:48:49Z"/>
                  </w:sdtContent>
                </w:sdt>
              </w:ins>
              <w:sdt>
                <w:sdtPr>
                  <w:id w:val="721362554"/>
                  <w:tag w:val="goog_rdk_394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7v7hmhiz88dx" w:id="316"/>
                  <w:bookmarkEnd w:id="316"/>
                </w:del>
              </w:ins>
            </w:sdtContent>
          </w:sdt>
        </w:p>
      </w:sdtContent>
    </w:sdt>
    <w:sdt>
      <w:sdtPr>
        <w:id w:val="-1543106148"/>
        <w:tag w:val="goog_rdk_3946"/>
      </w:sdtPr>
      <w:sdtContent>
        <w:p w:rsidR="00000000" w:rsidDel="00000000" w:rsidP="00000000" w:rsidRDefault="00000000" w:rsidRPr="00000000" w14:paraId="00000327">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483136308"/>
              <w:tag w:val="goog_rdk_3943"/>
            </w:sdtPr>
            <w:sdtContent>
              <w:ins w:author="Anonymous" w:id="201" w:date="2026-09-24T05:26:08Z">
                <w:sdt>
                  <w:sdtPr>
                    <w:id w:val="1362438713"/>
                    <w:tag w:val="goog_rdk_3944"/>
                  </w:sdtPr>
                  <w:sdtContent>
                    <w:del w:author="Kanihaa" w:id="9" w:date="2026-09-25T08:48:49Z"/>
                  </w:sdtContent>
                </w:sdt>
              </w:ins>
              <w:sdt>
                <w:sdtPr>
                  <w:id w:val="608722889"/>
                  <w:tag w:val="goog_rdk_394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wshpk7n5f9kn" w:id="317"/>
                  <w:bookmarkEnd w:id="317"/>
                </w:del>
              </w:ins>
            </w:sdtContent>
          </w:sdt>
        </w:p>
      </w:sdtContent>
    </w:sdt>
    <w:sdt>
      <w:sdtPr>
        <w:id w:val="58997782"/>
        <w:tag w:val="goog_rdk_3950"/>
      </w:sdtPr>
      <w:sdtContent>
        <w:p w:rsidR="00000000" w:rsidDel="00000000" w:rsidP="00000000" w:rsidRDefault="00000000" w:rsidRPr="00000000" w14:paraId="00000328">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310584514"/>
              <w:tag w:val="goog_rdk_3947"/>
            </w:sdtPr>
            <w:sdtContent>
              <w:ins w:author="Anonymous" w:id="201" w:date="2026-09-24T05:26:08Z">
                <w:sdt>
                  <w:sdtPr>
                    <w:id w:val="892205612"/>
                    <w:tag w:val="goog_rdk_3948"/>
                  </w:sdtPr>
                  <w:sdtContent>
                    <w:del w:author="Kanihaa" w:id="9" w:date="2026-09-25T08:48:49Z"/>
                  </w:sdtContent>
                </w:sdt>
              </w:ins>
              <w:sdt>
                <w:sdtPr>
                  <w:id w:val="-1958973637"/>
                  <w:tag w:val="goog_rdk_394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dzdqazqffnc4" w:id="318"/>
                  <w:bookmarkEnd w:id="318"/>
                </w:del>
              </w:ins>
            </w:sdtContent>
          </w:sdt>
        </w:p>
      </w:sdtContent>
    </w:sdt>
    <w:sdt>
      <w:sdtPr>
        <w:id w:val="-273982108"/>
        <w:tag w:val="goog_rdk_3954"/>
      </w:sdtPr>
      <w:sdtContent>
        <w:p w:rsidR="00000000" w:rsidDel="00000000" w:rsidP="00000000" w:rsidRDefault="00000000" w:rsidRPr="00000000" w14:paraId="00000329">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1013564191"/>
              <w:tag w:val="goog_rdk_3951"/>
            </w:sdtPr>
            <w:sdtContent>
              <w:ins w:author="Anonymous" w:id="201" w:date="2026-09-24T05:26:08Z">
                <w:sdt>
                  <w:sdtPr>
                    <w:id w:val="2060338334"/>
                    <w:tag w:val="goog_rdk_3952"/>
                  </w:sdtPr>
                  <w:sdtContent>
                    <w:del w:author="Kanihaa" w:id="9" w:date="2026-09-25T08:48:49Z"/>
                  </w:sdtContent>
                </w:sdt>
              </w:ins>
              <w:sdt>
                <w:sdtPr>
                  <w:id w:val="2062259393"/>
                  <w:tag w:val="goog_rdk_395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wclhl8ffle2p" w:id="319"/>
                  <w:bookmarkEnd w:id="319"/>
                </w:del>
              </w:ins>
            </w:sdtContent>
          </w:sdt>
        </w:p>
      </w:sdtContent>
    </w:sdt>
    <w:sdt>
      <w:sdtPr>
        <w:id w:val="1186485022"/>
        <w:tag w:val="goog_rdk_3958"/>
      </w:sdtPr>
      <w:sdtContent>
        <w:p w:rsidR="00000000" w:rsidDel="00000000" w:rsidP="00000000" w:rsidRDefault="00000000" w:rsidRPr="00000000" w14:paraId="0000032A">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109917613"/>
              <w:tag w:val="goog_rdk_3955"/>
            </w:sdtPr>
            <w:sdtContent>
              <w:ins w:author="Anonymous" w:id="201" w:date="2026-09-24T05:26:08Z">
                <w:sdt>
                  <w:sdtPr>
                    <w:id w:val="585202580"/>
                    <w:tag w:val="goog_rdk_3956"/>
                  </w:sdtPr>
                  <w:sdtContent>
                    <w:del w:author="Kanihaa" w:id="9" w:date="2026-09-25T08:48:49Z"/>
                  </w:sdtContent>
                </w:sdt>
              </w:ins>
              <w:sdt>
                <w:sdtPr>
                  <w:id w:val="-1001356497"/>
                  <w:tag w:val="goog_rdk_395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kg4x35xqjm41" w:id="320"/>
                  <w:bookmarkEnd w:id="320"/>
                </w:del>
              </w:ins>
            </w:sdtContent>
          </w:sdt>
        </w:p>
      </w:sdtContent>
    </w:sdt>
    <w:sdt>
      <w:sdtPr>
        <w:id w:val="-2041495229"/>
        <w:tag w:val="goog_rdk_3962"/>
      </w:sdtPr>
      <w:sdtContent>
        <w:p w:rsidR="00000000" w:rsidDel="00000000" w:rsidP="00000000" w:rsidRDefault="00000000" w:rsidRPr="00000000" w14:paraId="0000032B">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1229708364"/>
              <w:tag w:val="goog_rdk_3959"/>
            </w:sdtPr>
            <w:sdtContent>
              <w:ins w:author="Anonymous" w:id="201" w:date="2026-09-24T05:26:08Z">
                <w:sdt>
                  <w:sdtPr>
                    <w:id w:val="623433749"/>
                    <w:tag w:val="goog_rdk_3960"/>
                  </w:sdtPr>
                  <w:sdtContent>
                    <w:del w:author="Kanihaa" w:id="9" w:date="2026-09-25T08:48:49Z"/>
                  </w:sdtContent>
                </w:sdt>
              </w:ins>
              <w:sdt>
                <w:sdtPr>
                  <w:id w:val="429258817"/>
                  <w:tag w:val="goog_rdk_396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l8crpxpa6wvl" w:id="321"/>
                  <w:bookmarkEnd w:id="321"/>
                </w:del>
              </w:ins>
            </w:sdtContent>
          </w:sdt>
        </w:p>
      </w:sdtContent>
    </w:sdt>
    <w:sdt>
      <w:sdtPr>
        <w:id w:val="-1610640984"/>
        <w:tag w:val="goog_rdk_3966"/>
      </w:sdtPr>
      <w:sdtContent>
        <w:p w:rsidR="00000000" w:rsidDel="00000000" w:rsidP="00000000" w:rsidRDefault="00000000" w:rsidRPr="00000000" w14:paraId="0000032C">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906463237"/>
              <w:tag w:val="goog_rdk_3963"/>
            </w:sdtPr>
            <w:sdtContent>
              <w:ins w:author="Anonymous" w:id="201" w:date="2026-09-24T05:26:08Z">
                <w:sdt>
                  <w:sdtPr>
                    <w:id w:val="2027105858"/>
                    <w:tag w:val="goog_rdk_3964"/>
                  </w:sdtPr>
                  <w:sdtContent>
                    <w:del w:author="Kanihaa" w:id="9" w:date="2026-09-25T08:48:49Z"/>
                  </w:sdtContent>
                </w:sdt>
              </w:ins>
              <w:sdt>
                <w:sdtPr>
                  <w:id w:val="302159250"/>
                  <w:tag w:val="goog_rdk_396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xa9viq3f4xk7" w:id="322"/>
                  <w:bookmarkEnd w:id="322"/>
                </w:del>
              </w:ins>
            </w:sdtContent>
          </w:sdt>
        </w:p>
      </w:sdtContent>
    </w:sdt>
    <w:sdt>
      <w:sdtPr>
        <w:id w:val="-1372064418"/>
        <w:tag w:val="goog_rdk_3970"/>
      </w:sdtPr>
      <w:sdtContent>
        <w:p w:rsidR="00000000" w:rsidDel="00000000" w:rsidP="00000000" w:rsidRDefault="00000000" w:rsidRPr="00000000" w14:paraId="0000032D">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57636797"/>
              <w:tag w:val="goog_rdk_3967"/>
            </w:sdtPr>
            <w:sdtContent>
              <w:ins w:author="Anonymous" w:id="201" w:date="2026-09-24T05:26:08Z">
                <w:sdt>
                  <w:sdtPr>
                    <w:id w:val="69351212"/>
                    <w:tag w:val="goog_rdk_3968"/>
                  </w:sdtPr>
                  <w:sdtContent>
                    <w:del w:author="Kanihaa" w:id="9" w:date="2026-09-25T08:48:49Z"/>
                  </w:sdtContent>
                </w:sdt>
              </w:ins>
              <w:sdt>
                <w:sdtPr>
                  <w:id w:val="505984449"/>
                  <w:tag w:val="goog_rdk_396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1lcilvbmp32j" w:id="323"/>
                  <w:bookmarkEnd w:id="323"/>
                </w:del>
              </w:ins>
            </w:sdtContent>
          </w:sdt>
        </w:p>
      </w:sdtContent>
    </w:sdt>
    <w:sdt>
      <w:sdtPr>
        <w:id w:val="-1591472845"/>
        <w:tag w:val="goog_rdk_3974"/>
      </w:sdtPr>
      <w:sdtContent>
        <w:p w:rsidR="00000000" w:rsidDel="00000000" w:rsidP="00000000" w:rsidRDefault="00000000" w:rsidRPr="00000000" w14:paraId="0000032E">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804953513"/>
              <w:tag w:val="goog_rdk_3971"/>
            </w:sdtPr>
            <w:sdtContent>
              <w:ins w:author="Anonymous" w:id="201" w:date="2026-09-24T05:26:08Z">
                <w:sdt>
                  <w:sdtPr>
                    <w:id w:val="-1713930839"/>
                    <w:tag w:val="goog_rdk_3972"/>
                  </w:sdtPr>
                  <w:sdtContent>
                    <w:del w:author="Kanihaa" w:id="9" w:date="2026-09-25T08:48:49Z"/>
                  </w:sdtContent>
                </w:sdt>
              </w:ins>
              <w:sdt>
                <w:sdtPr>
                  <w:id w:val="-951168973"/>
                  <w:tag w:val="goog_rdk_397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omq7o2gv50a3" w:id="324"/>
                  <w:bookmarkEnd w:id="324"/>
                </w:del>
              </w:ins>
            </w:sdtContent>
          </w:sdt>
        </w:p>
      </w:sdtContent>
    </w:sdt>
    <w:sdt>
      <w:sdtPr>
        <w:id w:val="-271472052"/>
        <w:tag w:val="goog_rdk_3978"/>
      </w:sdtPr>
      <w:sdtContent>
        <w:p w:rsidR="00000000" w:rsidDel="00000000" w:rsidP="00000000" w:rsidRDefault="00000000" w:rsidRPr="00000000" w14:paraId="0000032F">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021651270"/>
              <w:tag w:val="goog_rdk_3975"/>
            </w:sdtPr>
            <w:sdtContent>
              <w:ins w:author="Anonymous" w:id="201" w:date="2026-09-24T05:26:08Z">
                <w:sdt>
                  <w:sdtPr>
                    <w:id w:val="1269520498"/>
                    <w:tag w:val="goog_rdk_3976"/>
                  </w:sdtPr>
                  <w:sdtContent>
                    <w:del w:author="Kanihaa" w:id="9" w:date="2026-09-25T08:48:49Z"/>
                  </w:sdtContent>
                </w:sdt>
              </w:ins>
              <w:sdt>
                <w:sdtPr>
                  <w:id w:val="-1937558293"/>
                  <w:tag w:val="goog_rdk_397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qe3xb0fh3fyk" w:id="325"/>
                  <w:bookmarkEnd w:id="325"/>
                </w:del>
              </w:ins>
            </w:sdtContent>
          </w:sdt>
        </w:p>
      </w:sdtContent>
    </w:sdt>
    <w:sdt>
      <w:sdtPr>
        <w:id w:val="-1998073618"/>
        <w:tag w:val="goog_rdk_3982"/>
      </w:sdtPr>
      <w:sdtContent>
        <w:p w:rsidR="00000000" w:rsidDel="00000000" w:rsidP="00000000" w:rsidRDefault="00000000" w:rsidRPr="00000000" w14:paraId="00000330">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42423178"/>
              <w:tag w:val="goog_rdk_3979"/>
            </w:sdtPr>
            <w:sdtContent>
              <w:ins w:author="Anonymous" w:id="201" w:date="2026-09-24T05:26:08Z">
                <w:sdt>
                  <w:sdtPr>
                    <w:id w:val="1296342812"/>
                    <w:tag w:val="goog_rdk_3980"/>
                  </w:sdtPr>
                  <w:sdtContent>
                    <w:del w:author="Kanihaa" w:id="9" w:date="2026-09-25T08:48:49Z"/>
                  </w:sdtContent>
                </w:sdt>
              </w:ins>
              <w:sdt>
                <w:sdtPr>
                  <w:id w:val="-473289910"/>
                  <w:tag w:val="goog_rdk_398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k90q82ej512x" w:id="326"/>
                  <w:bookmarkEnd w:id="326"/>
                </w:del>
              </w:ins>
            </w:sdtContent>
          </w:sdt>
        </w:p>
      </w:sdtContent>
    </w:sdt>
    <w:sdt>
      <w:sdtPr>
        <w:id w:val="399108103"/>
        <w:tag w:val="goog_rdk_3986"/>
      </w:sdtPr>
      <w:sdtContent>
        <w:p w:rsidR="00000000" w:rsidDel="00000000" w:rsidP="00000000" w:rsidRDefault="00000000" w:rsidRPr="00000000" w14:paraId="00000331">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1384934350"/>
              <w:tag w:val="goog_rdk_3983"/>
            </w:sdtPr>
            <w:sdtContent>
              <w:ins w:author="Anonymous" w:id="201" w:date="2026-09-24T05:26:08Z">
                <w:sdt>
                  <w:sdtPr>
                    <w:id w:val="-718797484"/>
                    <w:tag w:val="goog_rdk_3984"/>
                  </w:sdtPr>
                  <w:sdtContent>
                    <w:del w:author="Kanihaa" w:id="9" w:date="2026-09-25T08:48:49Z"/>
                  </w:sdtContent>
                </w:sdt>
              </w:ins>
              <w:sdt>
                <w:sdtPr>
                  <w:id w:val="1783874420"/>
                  <w:tag w:val="goog_rdk_398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7jhg9rmylho6" w:id="327"/>
                  <w:bookmarkEnd w:id="327"/>
                </w:del>
              </w:ins>
            </w:sdtContent>
          </w:sdt>
        </w:p>
      </w:sdtContent>
    </w:sdt>
    <w:sdt>
      <w:sdtPr>
        <w:id w:val="375768219"/>
        <w:tag w:val="goog_rdk_3990"/>
      </w:sdtPr>
      <w:sdtContent>
        <w:p w:rsidR="00000000" w:rsidDel="00000000" w:rsidP="00000000" w:rsidRDefault="00000000" w:rsidRPr="00000000" w14:paraId="00000332">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580563031"/>
              <w:tag w:val="goog_rdk_3987"/>
            </w:sdtPr>
            <w:sdtContent>
              <w:ins w:author="Anonymous" w:id="201" w:date="2026-09-24T05:26:08Z">
                <w:sdt>
                  <w:sdtPr>
                    <w:id w:val="790775711"/>
                    <w:tag w:val="goog_rdk_3988"/>
                  </w:sdtPr>
                  <w:sdtContent>
                    <w:del w:author="Kanihaa" w:id="9" w:date="2026-09-25T08:48:49Z"/>
                  </w:sdtContent>
                </w:sdt>
              </w:ins>
              <w:sdt>
                <w:sdtPr>
                  <w:id w:val="72343586"/>
                  <w:tag w:val="goog_rdk_398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4wh7l1gsk45y" w:id="328"/>
                  <w:bookmarkEnd w:id="328"/>
                </w:del>
              </w:ins>
            </w:sdtContent>
          </w:sdt>
        </w:p>
      </w:sdtContent>
    </w:sdt>
    <w:sdt>
      <w:sdtPr>
        <w:id w:val="-1693877646"/>
        <w:tag w:val="goog_rdk_3994"/>
      </w:sdtPr>
      <w:sdtContent>
        <w:p w:rsidR="00000000" w:rsidDel="00000000" w:rsidP="00000000" w:rsidRDefault="00000000" w:rsidRPr="00000000" w14:paraId="00000333">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788425278"/>
              <w:tag w:val="goog_rdk_3991"/>
            </w:sdtPr>
            <w:sdtContent>
              <w:ins w:author="Anonymous" w:id="201" w:date="2026-09-24T05:26:08Z">
                <w:sdt>
                  <w:sdtPr>
                    <w:id w:val="268998373"/>
                    <w:tag w:val="goog_rdk_3992"/>
                  </w:sdtPr>
                  <w:sdtContent>
                    <w:del w:author="Kanihaa" w:id="9" w:date="2026-09-25T08:48:49Z"/>
                  </w:sdtContent>
                </w:sdt>
              </w:ins>
              <w:sdt>
                <w:sdtPr>
                  <w:id w:val="2139966942"/>
                  <w:tag w:val="goog_rdk_399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n8upm5vmm3k" w:id="329"/>
                  <w:bookmarkEnd w:id="329"/>
                </w:del>
              </w:ins>
            </w:sdtContent>
          </w:sdt>
        </w:p>
      </w:sdtContent>
    </w:sdt>
    <w:sdt>
      <w:sdtPr>
        <w:id w:val="-758505487"/>
        <w:tag w:val="goog_rdk_3998"/>
      </w:sdtPr>
      <w:sdtContent>
        <w:p w:rsidR="00000000" w:rsidDel="00000000" w:rsidP="00000000" w:rsidRDefault="00000000" w:rsidRPr="00000000" w14:paraId="00000334">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646314926"/>
              <w:tag w:val="goog_rdk_3995"/>
            </w:sdtPr>
            <w:sdtContent>
              <w:ins w:author="Anonymous" w:id="201" w:date="2026-09-24T05:26:08Z">
                <w:sdt>
                  <w:sdtPr>
                    <w:id w:val="462352265"/>
                    <w:tag w:val="goog_rdk_3996"/>
                  </w:sdtPr>
                  <w:sdtContent>
                    <w:del w:author="Kanihaa" w:id="9" w:date="2026-09-25T08:48:49Z"/>
                  </w:sdtContent>
                </w:sdt>
              </w:ins>
              <w:sdt>
                <w:sdtPr>
                  <w:id w:val="1950149116"/>
                  <w:tag w:val="goog_rdk_3997"/>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36vrhso07rn" w:id="330"/>
                  <w:bookmarkEnd w:id="330"/>
                </w:del>
              </w:ins>
            </w:sdtContent>
          </w:sdt>
        </w:p>
      </w:sdtContent>
    </w:sdt>
    <w:sdt>
      <w:sdtPr>
        <w:id w:val="1182592771"/>
        <w:tag w:val="goog_rdk_4002"/>
      </w:sdtPr>
      <w:sdtContent>
        <w:p w:rsidR="00000000" w:rsidDel="00000000" w:rsidP="00000000" w:rsidRDefault="00000000" w:rsidRPr="00000000" w14:paraId="00000335">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110687692"/>
              <w:tag w:val="goog_rdk_3999"/>
            </w:sdtPr>
            <w:sdtContent>
              <w:ins w:author="Anonymous" w:id="201" w:date="2026-09-24T05:26:08Z">
                <w:sdt>
                  <w:sdtPr>
                    <w:id w:val="212091828"/>
                    <w:tag w:val="goog_rdk_4000"/>
                  </w:sdtPr>
                  <w:sdtContent>
                    <w:del w:author="Kanihaa" w:id="9" w:date="2026-09-25T08:48:49Z"/>
                  </w:sdtContent>
                </w:sdt>
              </w:ins>
              <w:sdt>
                <w:sdtPr>
                  <w:id w:val="1626876668"/>
                  <w:tag w:val="goog_rdk_4001"/>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4bfutnfuyonb" w:id="331"/>
                  <w:bookmarkEnd w:id="331"/>
                </w:del>
              </w:ins>
            </w:sdtContent>
          </w:sdt>
        </w:p>
      </w:sdtContent>
    </w:sdt>
    <w:sdt>
      <w:sdtPr>
        <w:id w:val="1883795952"/>
        <w:tag w:val="goog_rdk_4006"/>
      </w:sdtPr>
      <w:sdtContent>
        <w:p w:rsidR="00000000" w:rsidDel="00000000" w:rsidP="00000000" w:rsidRDefault="00000000" w:rsidRPr="00000000" w14:paraId="00000336">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034382209"/>
              <w:tag w:val="goog_rdk_4003"/>
            </w:sdtPr>
            <w:sdtContent>
              <w:ins w:author="Anonymous" w:id="201" w:date="2026-09-24T05:26:08Z">
                <w:sdt>
                  <w:sdtPr>
                    <w:id w:val="-1786729857"/>
                    <w:tag w:val="goog_rdk_4004"/>
                  </w:sdtPr>
                  <w:sdtContent>
                    <w:del w:author="Kanihaa" w:id="9" w:date="2026-09-25T08:48:49Z"/>
                  </w:sdtContent>
                </w:sdt>
              </w:ins>
              <w:sdt>
                <w:sdtPr>
                  <w:id w:val="-354347173"/>
                  <w:tag w:val="goog_rdk_4005"/>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tuy78ez0guy9" w:id="332"/>
                  <w:bookmarkEnd w:id="332"/>
                </w:del>
              </w:ins>
            </w:sdtContent>
          </w:sdt>
        </w:p>
      </w:sdtContent>
    </w:sdt>
    <w:sdt>
      <w:sdtPr>
        <w:id w:val="-2069650626"/>
        <w:tag w:val="goog_rdk_4010"/>
      </w:sdtPr>
      <w:sdtContent>
        <w:p w:rsidR="00000000" w:rsidDel="00000000" w:rsidP="00000000" w:rsidRDefault="00000000" w:rsidRPr="00000000" w14:paraId="00000337">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32328140"/>
              <w:tag w:val="goog_rdk_4007"/>
            </w:sdtPr>
            <w:sdtContent>
              <w:ins w:author="Anonymous" w:id="201" w:date="2026-09-24T05:26:08Z">
                <w:sdt>
                  <w:sdtPr>
                    <w:id w:val="-2003174295"/>
                    <w:tag w:val="goog_rdk_4008"/>
                  </w:sdtPr>
                  <w:sdtContent>
                    <w:del w:author="Kanihaa" w:id="9" w:date="2026-09-25T08:48:49Z"/>
                  </w:sdtContent>
                </w:sdt>
              </w:ins>
              <w:sdt>
                <w:sdtPr>
                  <w:id w:val="1553199676"/>
                  <w:tag w:val="goog_rdk_4009"/>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wjv49kdlnj9c" w:id="333"/>
                  <w:bookmarkEnd w:id="333"/>
                </w:del>
              </w:ins>
            </w:sdtContent>
          </w:sdt>
        </w:p>
      </w:sdtContent>
    </w:sdt>
    <w:sdt>
      <w:sdtPr>
        <w:id w:val="1232418004"/>
        <w:tag w:val="goog_rdk_4014"/>
      </w:sdtPr>
      <w:sdtContent>
        <w:p w:rsidR="00000000" w:rsidDel="00000000" w:rsidP="00000000" w:rsidRDefault="00000000" w:rsidRPr="00000000" w14:paraId="00000338">
          <w:pPr>
            <w:pStyle w:val="Heading1"/>
            <w:numPr>
              <w:ilvl w:val="0"/>
              <w:numId w:val="12"/>
            </w:numPr>
            <w:ind w:left="720" w:hanging="360"/>
            <w:rPr>
              <w:ins w:author="Anonymous" w:id="201" w:date="2026-09-24T05:26:08Z"/>
              <w:del w:author="Kanihaa" w:id="9" w:date="2026-09-25T08:48:49Z"/>
              <w:rFonts w:ascii="Calibri" w:cs="Calibri" w:eastAsia="Calibri" w:hAnsi="Calibri"/>
              <w:strike w:val="1"/>
              <w:highlight w:val="black"/>
            </w:rPr>
          </w:pPr>
          <w:sdt>
            <w:sdtPr>
              <w:id w:val="2106749602"/>
              <w:tag w:val="goog_rdk_4011"/>
            </w:sdtPr>
            <w:sdtContent>
              <w:ins w:author="Anonymous" w:id="201" w:date="2026-09-24T05:26:08Z">
                <w:sdt>
                  <w:sdtPr>
                    <w:id w:val="1296534124"/>
                    <w:tag w:val="goog_rdk_4012"/>
                  </w:sdtPr>
                  <w:sdtContent>
                    <w:del w:author="Kanihaa" w:id="9" w:date="2026-09-25T08:48:49Z"/>
                  </w:sdtContent>
                </w:sdt>
              </w:ins>
              <w:sdt>
                <w:sdtPr>
                  <w:id w:val="-554619754"/>
                  <w:tag w:val="goog_rdk_4013"/>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h9yjlqm6swub" w:id="334"/>
                  <w:bookmarkEnd w:id="334"/>
                </w:del>
              </w:ins>
            </w:sdtContent>
          </w:sdt>
        </w:p>
      </w:sdtContent>
    </w:sdt>
    <w:sdt>
      <w:sdtPr>
        <w:id w:val="-411592992"/>
        <w:tag w:val="goog_rdk_4020"/>
      </w:sdtPr>
      <w:sdtContent>
        <w:p w:rsidR="00000000" w:rsidDel="00000000" w:rsidP="00000000" w:rsidRDefault="00000000" w:rsidRPr="00000000" w14:paraId="00000339">
          <w:pPr>
            <w:pStyle w:val="Heading1"/>
            <w:numPr>
              <w:ilvl w:val="0"/>
              <w:numId w:val="38"/>
            </w:numPr>
            <w:ind w:left="720" w:hanging="360"/>
            <w:rPr>
              <w:ins w:author="Anonymous" w:id="201" w:date="2026-09-24T05:26:08Z"/>
              <w:del w:author="Kanihaa" w:id="9" w:date="2026-09-25T08:48:49Z"/>
              <w:rFonts w:ascii="Calibri" w:cs="Calibri" w:eastAsia="Calibri" w:hAnsi="Calibri"/>
              <w:strike w:val="1"/>
              <w:highlight w:val="black"/>
            </w:rPr>
          </w:pPr>
          <w:sdt>
            <w:sdtPr>
              <w:id w:val="-663542291"/>
              <w:tag w:val="goog_rdk_4015"/>
            </w:sdtPr>
            <w:sdtContent>
              <w:ins w:author="Anonymous" w:id="201" w:date="2026-09-24T05:26:08Z">
                <w:sdt>
                  <w:sdtPr>
                    <w:id w:val="-734143879"/>
                    <w:tag w:val="goog_rdk_4016"/>
                  </w:sdtPr>
                  <w:sdtContent>
                    <w:del w:author="Kanihaa" w:id="9" w:date="2026-09-25T08:48:49Z"/>
                  </w:sdtContent>
                </w:sdt>
              </w:ins>
              <w:sdt>
                <w:sdtPr>
                  <w:id w:val="-373266405"/>
                  <w:tag w:val="goog_rdk_4017"/>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demonstrate how we can </w:delText>
                      </w:r>
                    </w:del>
                  </w:ins>
                </w:sdtContent>
              </w:sdt>
              <w:ins w:author="Anonymous" w:id="201" w:date="2026-09-24T05:26:08Z">
                <w:del w:author="Kanihaa" w:id="9" w:date="2026-09-25T08:48:49Z">
                  <w:bookmarkStart w:colFirst="0" w:colLast="0" w:name="_heading=h.1d74mifii83e" w:id="335"/>
                  <w:bookmarkEnd w:id="335"/>
                  <w:sdt>
                    <w:sdtPr>
                      <w:id w:val="505507751"/>
                      <w:tag w:val="goog_rdk_401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conbine</w:delText>
                      </w:r>
                    </w:sdtContent>
                  </w:sdt>
                  <w:sdt>
                    <w:sdtPr>
                      <w:id w:val="-1652962888"/>
                      <w:tag w:val="goog_rdk_401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gemini at,APIs, backend development,frontend development</w:delText>
                      </w:r>
                    </w:sdtContent>
                  </w:sdt>
                </w:del>
              </w:ins>
            </w:sdtContent>
          </w:sdt>
        </w:p>
      </w:sdtContent>
    </w:sdt>
    <w:sdt>
      <w:sdtPr>
        <w:id w:val="1633908290"/>
        <w:tag w:val="goog_rdk_4025"/>
      </w:sdtPr>
      <w:sdtContent>
        <w:p w:rsidR="00000000" w:rsidDel="00000000" w:rsidP="00000000" w:rsidRDefault="00000000" w:rsidRPr="00000000" w14:paraId="0000033A">
          <w:pPr>
            <w:pStyle w:val="Heading1"/>
            <w:numPr>
              <w:ilvl w:val="0"/>
              <w:numId w:val="38"/>
            </w:numPr>
            <w:ind w:left="720" w:hanging="360"/>
            <w:rPr>
              <w:ins w:author="Anonymous" w:id="201" w:date="2026-09-24T05:26:08Z"/>
              <w:del w:author="Kanihaa" w:id="9" w:date="2026-09-25T08:48:49Z"/>
              <w:rFonts w:ascii="Cambria" w:cs="Cambria" w:eastAsia="Cambria" w:hAnsi="Cambria"/>
              <w:strike w:val="1"/>
              <w:sz w:val="24"/>
              <w:szCs w:val="24"/>
              <w:rPrChange w:author="Sushanth G.k" w:id="155" w:date="2026-09-24T07:06:28Z">
                <w:rPr>
                  <w:rFonts w:ascii="Cambria" w:cs="Cambria" w:eastAsia="Cambria" w:hAnsi="Cambria"/>
                  <w:sz w:val="24"/>
                  <w:szCs w:val="24"/>
                </w:rPr>
              </w:rPrChange>
            </w:rPr>
            <w:pPrChange w:author="Sushanth G.k" w:id="0" w:date="2026-09-24T07:06:28Z">
              <w:pPr>
                <w:pStyle w:val="Heading1"/>
                <w:numPr>
                  <w:ilvl w:val="0"/>
                  <w:numId w:val="38"/>
                </w:numPr>
                <w:ind w:left="720" w:hanging="360"/>
              </w:pPr>
            </w:pPrChange>
          </w:pPr>
          <w:sdt>
            <w:sdtPr>
              <w:id w:val="1343460504"/>
              <w:tag w:val="goog_rdk_4021"/>
            </w:sdtPr>
            <w:sdtContent>
              <w:ins w:author="Anonymous" w:id="201" w:date="2026-09-24T05:26:08Z">
                <w:sdt>
                  <w:sdtPr>
                    <w:id w:val="-231981906"/>
                    <w:tag w:val="goog_rdk_4022"/>
                  </w:sdtPr>
                  <w:sdtContent>
                    <w:del w:author="Kanihaa" w:id="9" w:date="2026-09-25T08:48:49Z"/>
                  </w:sdtContent>
                </w:sdt>
              </w:ins>
              <w:sdt>
                <w:sdtPr>
                  <w:id w:val="907830127"/>
                  <w:tag w:val="goog_rdk_4023"/>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to solve a practical real world budgeting recommendation problem</w:delText>
                      </w:r>
                    </w:del>
                  </w:ins>
                </w:sdtContent>
              </w:sdt>
              <w:ins w:author="Anonymous" w:id="201" w:date="2026-09-24T05:26:08Z">
                <w:del w:author="Kanihaa" w:id="9" w:date="2026-09-25T08:48:49Z">
                  <w:bookmarkStart w:colFirst="0" w:colLast="0" w:name="_heading=h.c7u14ommhuay" w:id="336"/>
                  <w:bookmarkEnd w:id="336"/>
                  <w:sdt>
                    <w:sdtPr>
                      <w:id w:val="1349055753"/>
                      <w:tag w:val="goog_rdk_4024"/>
                    </w:sdtPr>
                    <w:sdtContent>
                      <w:r w:rsidDel="00000000" w:rsidR="00000000" w:rsidRPr="00000000">
                        <w:rPr>
                          <w:rtl w:val="0"/>
                        </w:rPr>
                      </w:r>
                    </w:sdtContent>
                  </w:sdt>
                </w:del>
              </w:ins>
            </w:sdtContent>
          </w:sdt>
        </w:p>
      </w:sdtContent>
    </w:sdt>
    <w:sdt>
      <w:sdtPr>
        <w:id w:val="1960649090"/>
        <w:tag w:val="goog_rdk_4029"/>
      </w:sdtPr>
      <w:sdtContent>
        <w:p w:rsidR="00000000" w:rsidDel="00000000" w:rsidP="00000000" w:rsidRDefault="00000000" w:rsidRPr="00000000" w14:paraId="0000033B">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04515516"/>
              <w:tag w:val="goog_rdk_4026"/>
            </w:sdtPr>
            <w:sdtContent>
              <w:ins w:author="Anonymous" w:id="201" w:date="2026-09-24T05:26:08Z">
                <w:sdt>
                  <w:sdtPr>
                    <w:id w:val="-342206988"/>
                    <w:tag w:val="goog_rdk_4027"/>
                  </w:sdtPr>
                  <w:sdtContent>
                    <w:del w:author="Kanihaa" w:id="9" w:date="2026-09-25T08:48:49Z"/>
                  </w:sdtContent>
                </w:sdt>
              </w:ins>
              <w:sdt>
                <w:sdtPr>
                  <w:id w:val="1395428059"/>
                  <w:tag w:val="goog_rdk_4028"/>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fkwyit34ujot" w:id="337"/>
                  <w:bookmarkEnd w:id="337"/>
                </w:del>
              </w:ins>
            </w:sdtContent>
          </w:sdt>
        </w:p>
      </w:sdtContent>
    </w:sdt>
    <w:sdt>
      <w:sdtPr>
        <w:id w:val="-58575558"/>
        <w:tag w:val="goog_rdk_4033"/>
      </w:sdtPr>
      <w:sdtContent>
        <w:p w:rsidR="00000000" w:rsidDel="00000000" w:rsidP="00000000" w:rsidRDefault="00000000" w:rsidRPr="00000000" w14:paraId="0000033C">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464846060"/>
              <w:tag w:val="goog_rdk_4030"/>
            </w:sdtPr>
            <w:sdtContent>
              <w:ins w:author="Anonymous" w:id="201" w:date="2026-09-24T05:26:08Z">
                <w:sdt>
                  <w:sdtPr>
                    <w:id w:val="-2122433884"/>
                    <w:tag w:val="goog_rdk_4031"/>
                  </w:sdtPr>
                  <w:sdtContent>
                    <w:del w:author="Kanihaa" w:id="9" w:date="2026-09-25T08:48:49Z"/>
                  </w:sdtContent>
                </w:sdt>
              </w:ins>
              <w:sdt>
                <w:sdtPr>
                  <w:id w:val="-648870331"/>
                  <w:tag w:val="goog_rdk_4032"/>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m4zjg7xj55bq" w:id="338"/>
                  <w:bookmarkEnd w:id="338"/>
                </w:del>
              </w:ins>
            </w:sdtContent>
          </w:sdt>
        </w:p>
      </w:sdtContent>
    </w:sdt>
    <w:sdt>
      <w:sdtPr>
        <w:id w:val="-506208007"/>
        <w:tag w:val="goog_rdk_4037"/>
      </w:sdtPr>
      <w:sdtContent>
        <w:p w:rsidR="00000000" w:rsidDel="00000000" w:rsidP="00000000" w:rsidRDefault="00000000" w:rsidRPr="00000000" w14:paraId="0000033D">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1164677"/>
              <w:tag w:val="goog_rdk_4034"/>
            </w:sdtPr>
            <w:sdtContent>
              <w:ins w:author="Anonymous" w:id="201" w:date="2026-09-24T05:26:08Z">
                <w:sdt>
                  <w:sdtPr>
                    <w:id w:val="1948175782"/>
                    <w:tag w:val="goog_rdk_4035"/>
                  </w:sdtPr>
                  <w:sdtContent>
                    <w:del w:author="Kanihaa" w:id="9" w:date="2026-09-25T08:48:49Z"/>
                  </w:sdtContent>
                </w:sdt>
              </w:ins>
              <w:sdt>
                <w:sdtPr>
                  <w:id w:val="1721949696"/>
                  <w:tag w:val="goog_rdk_403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y3cojgletb0o" w:id="339"/>
                  <w:bookmarkEnd w:id="339"/>
                </w:del>
              </w:ins>
            </w:sdtContent>
          </w:sdt>
        </w:p>
      </w:sdtContent>
    </w:sdt>
    <w:sdt>
      <w:sdtPr>
        <w:id w:val="1778582916"/>
        <w:tag w:val="goog_rdk_4041"/>
      </w:sdtPr>
      <w:sdtContent>
        <w:p w:rsidR="00000000" w:rsidDel="00000000" w:rsidP="00000000" w:rsidRDefault="00000000" w:rsidRPr="00000000" w14:paraId="0000033E">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998942359"/>
              <w:tag w:val="goog_rdk_4038"/>
            </w:sdtPr>
            <w:sdtContent>
              <w:ins w:author="Anonymous" w:id="201" w:date="2026-09-24T05:26:08Z">
                <w:sdt>
                  <w:sdtPr>
                    <w:id w:val="1194572497"/>
                    <w:tag w:val="goog_rdk_4039"/>
                  </w:sdtPr>
                  <w:sdtContent>
                    <w:del w:author="Kanihaa" w:id="9" w:date="2026-09-25T08:48:49Z"/>
                  </w:sdtContent>
                </w:sdt>
              </w:ins>
              <w:sdt>
                <w:sdtPr>
                  <w:id w:val="-1604204648"/>
                  <w:tag w:val="goog_rdk_4040"/>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2rwvft9oxh4e" w:id="340"/>
                  <w:bookmarkEnd w:id="340"/>
                </w:del>
              </w:ins>
            </w:sdtContent>
          </w:sdt>
        </w:p>
      </w:sdtContent>
    </w:sdt>
    <w:sdt>
      <w:sdtPr>
        <w:id w:val="2085484868"/>
        <w:tag w:val="goog_rdk_4045"/>
      </w:sdtPr>
      <w:sdtContent>
        <w:p w:rsidR="00000000" w:rsidDel="00000000" w:rsidP="00000000" w:rsidRDefault="00000000" w:rsidRPr="00000000" w14:paraId="0000033F">
          <w:pPr>
            <w:pStyle w:val="Heading1"/>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439653962"/>
              <w:tag w:val="goog_rdk_4042"/>
            </w:sdtPr>
            <w:sdtContent>
              <w:ins w:author="Anonymous" w:id="201" w:date="2026-09-24T05:26:08Z">
                <w:sdt>
                  <w:sdtPr>
                    <w:id w:val="591448507"/>
                    <w:tag w:val="goog_rdk_4043"/>
                  </w:sdtPr>
                  <w:sdtContent>
                    <w:del w:author="Kanihaa" w:id="9" w:date="2026-09-25T08:48:49Z"/>
                  </w:sdtContent>
                </w:sdt>
              </w:ins>
              <w:sdt>
                <w:sdtPr>
                  <w:id w:val="-831603852"/>
                  <w:tag w:val="goog_rdk_4044"/>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bookmarkStart w:colFirst="0" w:colLast="0" w:name="_heading=h.wudyaw55aq6t" w:id="341"/>
                  <w:bookmarkEnd w:id="341"/>
                </w:del>
              </w:ins>
            </w:sdtContent>
          </w:sdt>
        </w:p>
      </w:sdtContent>
    </w:sdt>
    <w:sdt>
      <w:sdtPr>
        <w:id w:val="-1232160189"/>
        <w:tag w:val="goog_rdk_4049"/>
      </w:sdtPr>
      <w:sdtContent>
        <w:p w:rsidR="00000000" w:rsidDel="00000000" w:rsidP="00000000" w:rsidRDefault="00000000" w:rsidRPr="00000000" w14:paraId="00000340">
          <w:pP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648836663"/>
              <w:tag w:val="goog_rdk_4046"/>
            </w:sdtPr>
            <w:sdtContent>
              <w:ins w:author="Anonymous" w:id="201" w:date="2026-09-24T05:26:08Z">
                <w:sdt>
                  <w:sdtPr>
                    <w:id w:val="-486756884"/>
                    <w:tag w:val="goog_rdk_4047"/>
                  </w:sdtPr>
                  <w:sdtContent>
                    <w:del w:author="Kanihaa" w:id="9" w:date="2026-09-25T08:48:49Z"/>
                  </w:sdtContent>
                </w:sdt>
              </w:ins>
              <w:sdt>
                <w:sdtPr>
                  <w:id w:val="925268788"/>
                  <w:tag w:val="goog_rdk_4048"/>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Page</w:delText>
                      </w:r>
                    </w:del>
                  </w:ins>
                </w:sdtContent>
              </w:sdt>
              <w:ins w:author="Anonymous" w:id="201" w:date="2026-09-24T05:26:08Z">
                <w:del w:author="Kanihaa" w:id="9" w:date="2026-09-25T08:48:49Z"/>
              </w:ins>
            </w:sdtContent>
          </w:sdt>
        </w:p>
      </w:sdtContent>
    </w:sdt>
    <w:sdt>
      <w:sdtPr>
        <w:id w:val="-498950209"/>
        <w:tag w:val="goog_rdk_4053"/>
      </w:sdtPr>
      <w:sdtContent>
        <w:p w:rsidR="00000000" w:rsidDel="00000000" w:rsidP="00000000" w:rsidRDefault="00000000" w:rsidRPr="00000000" w14:paraId="00000341">
          <w:pPr>
            <w:pStyle w:val="Heading1"/>
            <w:ind w:left="720" w:firstLine="0"/>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165311874"/>
              <w:tag w:val="goog_rdk_4050"/>
            </w:sdtPr>
            <w:sdtContent>
              <w:ins w:author="Anonymous" w:id="201" w:date="2026-09-24T05:26:08Z">
                <w:sdt>
                  <w:sdtPr>
                    <w:id w:val="-694743181"/>
                    <w:tag w:val="goog_rdk_4051"/>
                  </w:sdtPr>
                  <w:sdtContent>
                    <w:del w:author="Kanihaa" w:id="9" w:date="2026-09-25T08:48:49Z"/>
                  </w:sdtContent>
                </w:sdt>
              </w:ins>
              <w:sdt>
                <w:sdtPr>
                  <w:id w:val="1675560546"/>
                  <w:tag w:val="goog_rdk_4052"/>
                </w:sdtPr>
                <w:sdtContent>
                  <w:ins w:author="Anonymous" w:id="201" w:date="2026-09-24T05:26:0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Home Page: The main landing page introducing PocketSmart AI’s features with links to planner modules and user actions.</w:delText>
                      </w:r>
                    </w:del>
                  </w:ins>
                </w:sdtContent>
              </w:sdt>
              <w:ins w:author="Anonymous" w:id="201" w:date="2026-09-24T05:26:08Z">
                <w:del w:author="Kanihaa" w:id="9" w:date="2026-09-25T08:48:49Z">
                  <w:bookmarkStart w:colFirst="0" w:colLast="0" w:name="_heading=h.62xlp04dbdm8" w:id="342"/>
                  <w:bookmarkEnd w:id="342"/>
                </w:del>
              </w:ins>
            </w:sdtContent>
          </w:sdt>
        </w:p>
      </w:sdtContent>
    </w:sdt>
    <w:sdt>
      <w:sdtPr>
        <w:id w:val="-1010380478"/>
        <w:tag w:val="goog_rdk_4057"/>
      </w:sdtPr>
      <w:sdtContent>
        <w:p w:rsidR="00000000" w:rsidDel="00000000" w:rsidP="00000000" w:rsidRDefault="00000000" w:rsidRPr="00000000" w14:paraId="00000342">
          <w:pPr>
            <w:rPr>
              <w:ins w:author="Anonymous" w:id="201" w:date="2026-09-24T05:26:08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395115119"/>
              <w:tag w:val="goog_rdk_4054"/>
            </w:sdtPr>
            <w:sdtContent>
              <w:ins w:author="Anonymous" w:id="201" w:date="2026-09-24T05:26:08Z">
                <w:sdt>
                  <w:sdtPr>
                    <w:id w:val="522948735"/>
                    <w:tag w:val="goog_rdk_4055"/>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213475" cy="4140200"/>
                            <wp:effectExtent b="0" l="0" r="0" t="0"/>
                            <wp:docPr id="222" name="image37.png"/>
                            <a:graphic>
                              <a:graphicData uri="http://schemas.openxmlformats.org/drawingml/2006/picture">
                                <pic:pic>
                                  <pic:nvPicPr>
                                    <pic:cNvPr id="0" name="image37.png"/>
                                    <pic:cNvPicPr preferRelativeResize="0"/>
                                  </pic:nvPicPr>
                                  <pic:blipFill>
                                    <a:blip r:embed="rId50"/>
                                    <a:srcRect b="-23480" l="-17940" r="17940" t="23480"/>
                                    <a:stretch>
                                      <a:fillRect/>
                                    </a:stretch>
                                  </pic:blipFill>
                                  <pic:spPr>
                                    <a:xfrm>
                                      <a:off x="0" y="0"/>
                                      <a:ext cx="5213475" cy="4140200"/>
                                    </a:xfrm>
                                    <a:prstGeom prst="rect"/>
                                    <a:ln/>
                                  </pic:spPr>
                                </pic:pic>
                              </a:graphicData>
                            </a:graphic>
                          </wp:inline>
                        </w:drawing>
                      </w:r>
                    </w:del>
                  </w:sdtContent>
                </w:sdt>
              </w:ins>
              <w:sdt>
                <w:sdtPr>
                  <w:id w:val="-1445287484"/>
                  <w:tag w:val="goog_rdk_4056"/>
                </w:sdtPr>
                <w:sdtContent>
                  <w:ins w:author="Anonymous" w:id="201" w:date="2026-09-24T05:26:08Z">
                    <w:del w:author="Kanihaa" w:id="9" w:date="2026-09-25T08:48:49Z">
                      <w:r w:rsidDel="00000000" w:rsidR="00000000" w:rsidRPr="00000000">
                        <w:rPr>
                          <w:rtl w:val="0"/>
                        </w:rPr>
                      </w:r>
                    </w:del>
                  </w:ins>
                </w:sdtContent>
              </w:sdt>
              <w:ins w:author="Anonymous" w:id="201" w:date="2026-09-24T05:26:08Z">
                <w:del w:author="Kanihaa" w:id="9" w:date="2026-09-25T08:48:49Z"/>
              </w:ins>
            </w:sdtContent>
          </w:sdt>
        </w:p>
      </w:sdtContent>
    </w:sdt>
    <w:sdt>
      <w:sdtPr>
        <w:id w:val="-1456661903"/>
        <w:tag w:val="goog_rdk_4064"/>
      </w:sdtPr>
      <w:sdtContent>
        <w:p w:rsidR="00000000" w:rsidDel="00000000" w:rsidP="00000000" w:rsidRDefault="00000000" w:rsidRPr="00000000" w14:paraId="00000343">
          <w:pPr>
            <w:pStyle w:val="Heading1"/>
            <w:spacing w:line="259" w:lineRule="auto"/>
            <w:rPr>
              <w:ins w:author="Divya Anbulingam" w:id="204" w:date="2026-09-24T17:31:19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
          <w:sdt>
            <w:sdtPr>
              <w:id w:val="-1630743474"/>
              <w:tag w:val="goog_rdk_4061"/>
            </w:sdtPr>
            <w:sdtContent>
              <w:ins w:author="Divya Anbulingam" w:id="204" w:date="2026-09-24T17:31:19Z">
                <w:sdt>
                  <w:sdtPr>
                    <w:id w:val="1396339108"/>
                    <w:tag w:val="goog_rdk_4062"/>
                  </w:sdtPr>
                  <w:sdtContent>
                    <w:del w:author="Kanihaa" w:id="9" w:date="2026-09-25T08:48:49Z"/>
                  </w:sdtContent>
                </w:sdt>
              </w:ins>
              <w:sdt>
                <w:sdtPr>
                  <w:id w:val="-563931686"/>
                  <w:tag w:val="goog_rdk_4063"/>
                </w:sdtPr>
                <w:sdtContent>
                  <w:ins w:author="Divya Anbulingam" w:id="204" w:date="2026-09-24T17:31:19Z">
                    <w:del w:author="Kanihaa" w:id="9" w:date="2026-09-25T08:48:49Z">
                      <w:r w:rsidDel="00000000" w:rsidR="00000000" w:rsidRPr="00000000">
                        <w:rPr>
                          <w:rtl w:val="0"/>
                        </w:rPr>
                      </w:r>
                    </w:del>
                  </w:ins>
                </w:sdtContent>
              </w:sdt>
              <w:ins w:author="Divya Anbulingam" w:id="204" w:date="2026-09-24T17:31:19Z">
                <w:del w:author="Kanihaa" w:id="9" w:date="2026-09-25T08:48:49Z">
                  <w:bookmarkStart w:colFirst="0" w:colLast="0" w:name="_heading=h.ygqcbbynfwlk" w:id="343"/>
                  <w:bookmarkEnd w:id="343"/>
                </w:del>
              </w:ins>
            </w:sdtContent>
          </w:sdt>
        </w:p>
      </w:sdtContent>
    </w:sdt>
    <w:sdt>
      <w:sdtPr>
        <w:id w:val="-316972572"/>
        <w:tag w:val="goog_rdk_4068"/>
      </w:sdtPr>
      <w:sdtContent>
        <w:p w:rsidR="00000000" w:rsidDel="00000000" w:rsidP="00000000" w:rsidRDefault="00000000" w:rsidRPr="00000000" w14:paraId="00000344">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pPrChange w:author="Anonymous" w:id="0" w:date="2026-09-24T05:26:08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079957905"/>
              <w:tag w:val="goog_rdk_4066"/>
            </w:sdtPr>
            <w:sdtContent>
              <w:del w:author="Kanihaa" w:id="9" w:date="2026-09-25T08:48:49Z"/>
              <w:sdt>
                <w:sdtPr>
                  <w:id w:val="642170338"/>
                  <w:tag w:val="goog_rdk_406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tions tailored to the occasion, outfit, and budget, using Gemini-generated insights.</w:delText>
                    </w:r>
                  </w:del>
                </w:sdtContent>
              </w:sdt>
              <w:del w:author="Kanihaa" w:id="9" w:date="2026-09-25T08:48:49Z"/>
            </w:sdtContent>
          </w:sdt>
        </w:p>
      </w:sdtContent>
    </w:sdt>
    <w:sdt>
      <w:sdtPr>
        <w:id w:val="101826109"/>
        <w:tag w:val="goog_rdk_4071"/>
      </w:sdtPr>
      <w:sdtContent>
        <w:p w:rsidR="00000000" w:rsidDel="00000000" w:rsidP="00000000" w:rsidRDefault="00000000" w:rsidRPr="00000000" w14:paraId="00000345">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452287049"/>
              <w:tag w:val="goog_rdk_4069"/>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3810000" cy="7524750"/>
                      <wp:effectExtent b="0" l="0" r="0" t="0"/>
                      <wp:docPr id="190"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3810000" cy="7524750"/>
                              </a:xfrm>
                              <a:prstGeom prst="rect"/>
                              <a:ln/>
                            </pic:spPr>
                          </pic:pic>
                        </a:graphicData>
                      </a:graphic>
                    </wp:inline>
                  </w:drawing>
                </w:r>
              </w:del>
              <w:sdt>
                <w:sdtPr>
                  <w:id w:val="-2036788063"/>
                  <w:tag w:val="goog_rdk_4070"/>
                </w:sdtPr>
                <w:sdtContent>
                  <w:del w:author="Kanihaa" w:id="9" w:date="2026-09-25T08:48:49Z">
                    <w:r w:rsidDel="00000000" w:rsidR="00000000" w:rsidRPr="00000000">
                      <w:rPr>
                        <w:rtl w:val="0"/>
                      </w:rPr>
                    </w:r>
                  </w:del>
                </w:sdtContent>
              </w:sdt>
              <w:del w:author="Kanihaa" w:id="9" w:date="2026-09-25T08:48:49Z"/>
            </w:sdtContent>
          </w:sdt>
        </w:p>
      </w:sdtContent>
    </w:sdt>
    <w:sdt>
      <w:sdtPr>
        <w:id w:val="-1050634104"/>
        <w:tag w:val="goog_rdk_4074"/>
      </w:sdtPr>
      <w:sdtContent>
        <w:p w:rsidR="00000000" w:rsidDel="00000000" w:rsidP="00000000" w:rsidRDefault="00000000" w:rsidRPr="00000000" w14:paraId="00000346">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278953941"/>
              <w:tag w:val="goog_rdk_4072"/>
            </w:sdtPr>
            <w:sdtContent>
              <w:del w:author="Kanihaa" w:id="9" w:date="2026-09-25T08:48:49Z"/>
              <w:sdt>
                <w:sdtPr>
                  <w:id w:val="903823119"/>
                  <w:tag w:val="goog_rdk_4073"/>
                </w:sdtPr>
                <w:sdtContent>
                  <w:del w:author="Kanihaa" w:id="9" w:date="2026-09-25T08:48:49Z">
                    <w:r w:rsidDel="00000000" w:rsidR="00000000" w:rsidRPr="00000000">
                      <w:rPr>
                        <w:rtl w:val="0"/>
                      </w:rPr>
                    </w:r>
                  </w:del>
                </w:sdtContent>
              </w:sdt>
              <w:del w:author="Kanihaa" w:id="9" w:date="2026-09-25T08:48:49Z"/>
            </w:sdtContent>
          </w:sdt>
        </w:p>
      </w:sdtContent>
    </w:sdt>
    <w:sdt>
      <w:sdtPr>
        <w:id w:val="-454163612"/>
        <w:tag w:val="goog_rdk_4077"/>
      </w:sdtPr>
      <w:sdtContent>
        <w:p w:rsidR="00000000" w:rsidDel="00000000" w:rsidP="00000000" w:rsidRDefault="00000000" w:rsidRPr="00000000" w14:paraId="00000347">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17469917"/>
              <w:tag w:val="goog_rdk_4075"/>
            </w:sdtPr>
            <w:sdtContent>
              <w:del w:author="Kanihaa" w:id="9" w:date="2026-09-25T08:48:49Z"/>
              <w:sdt>
                <w:sdtPr>
                  <w:id w:val="-198819526"/>
                  <w:tag w:val="goog_rdk_4076"/>
                </w:sdtPr>
                <w:sdtContent>
                  <w:del w:author="Kanihaa" w:id="9" w:date="2026-09-25T08:48:49Z">
                    <w:r w:rsidDel="00000000" w:rsidR="00000000" w:rsidRPr="00000000">
                      <w:rPr>
                        <w:rtl w:val="0"/>
                      </w:rPr>
                    </w:r>
                  </w:del>
                </w:sdtContent>
              </w:sdt>
              <w:del w:author="Kanihaa" w:id="9" w:date="2026-09-25T08:48:49Z"/>
            </w:sdtContent>
          </w:sdt>
        </w:p>
      </w:sdtContent>
    </w:sdt>
    <w:sdt>
      <w:sdtPr>
        <w:id w:val="-1123206184"/>
        <w:tag w:val="goog_rdk_4080"/>
      </w:sdtPr>
      <w:sdtContent>
        <w:p w:rsidR="00000000" w:rsidDel="00000000" w:rsidP="00000000" w:rsidRDefault="00000000" w:rsidRPr="00000000" w14:paraId="00000348">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74439475"/>
              <w:tag w:val="goog_rdk_4078"/>
            </w:sdtPr>
            <w:sdtContent>
              <w:del w:author="Kanihaa" w:id="9" w:date="2026-09-25T08:48:49Z"/>
              <w:sdt>
                <w:sdtPr>
                  <w:id w:val="36770914"/>
                  <w:tag w:val="goog_rdk_4079"/>
                </w:sdtPr>
                <w:sdtContent>
                  <w:del w:author="Kanihaa" w:id="9" w:date="2026-09-25T08:48:49Z">
                    <w:r w:rsidDel="00000000" w:rsidR="00000000" w:rsidRPr="00000000">
                      <w:rPr>
                        <w:rtl w:val="0"/>
                      </w:rPr>
                    </w:r>
                  </w:del>
                </w:sdtContent>
              </w:sdt>
              <w:del w:author="Kanihaa" w:id="9" w:date="2026-09-25T08:48:49Z"/>
            </w:sdtContent>
          </w:sdt>
        </w:p>
      </w:sdtContent>
    </w:sdt>
    <w:sdt>
      <w:sdtPr>
        <w:id w:val="-1403337749"/>
        <w:tag w:val="goog_rdk_4083"/>
      </w:sdtPr>
      <w:sdtContent>
        <w:p w:rsidR="00000000" w:rsidDel="00000000" w:rsidP="00000000" w:rsidRDefault="00000000" w:rsidRPr="00000000" w14:paraId="00000349">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47249220"/>
              <w:tag w:val="goog_rdk_4081"/>
            </w:sdtPr>
            <w:sdtContent>
              <w:del w:author="Kanihaa" w:id="9" w:date="2026-09-25T08:48:49Z"/>
              <w:sdt>
                <w:sdtPr>
                  <w:id w:val="-1736689514"/>
                  <w:tag w:val="goog_rdk_4082"/>
                </w:sdtPr>
                <w:sdtContent>
                  <w:del w:author="Kanihaa" w:id="9" w:date="2026-09-25T08:48:49Z">
                    <w:r w:rsidDel="00000000" w:rsidR="00000000" w:rsidRPr="00000000">
                      <w:rPr>
                        <w:rtl w:val="0"/>
                      </w:rPr>
                    </w:r>
                  </w:del>
                </w:sdtContent>
              </w:sdt>
              <w:del w:author="Kanihaa" w:id="9" w:date="2026-09-25T08:48:49Z"/>
            </w:sdtContent>
          </w:sdt>
        </w:p>
      </w:sdtContent>
    </w:sdt>
    <w:sdt>
      <w:sdtPr>
        <w:id w:val="1959987871"/>
        <w:tag w:val="goog_rdk_4086"/>
      </w:sdtPr>
      <w:sdtContent>
        <w:p w:rsidR="00000000" w:rsidDel="00000000" w:rsidP="00000000" w:rsidRDefault="00000000" w:rsidRPr="00000000" w14:paraId="0000034A">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759441038"/>
              <w:tag w:val="goog_rdk_4084"/>
            </w:sdtPr>
            <w:sdtContent>
              <w:del w:author="Kanihaa" w:id="9" w:date="2026-09-25T08:48:49Z"/>
              <w:sdt>
                <w:sdtPr>
                  <w:id w:val="-671951768"/>
                  <w:tag w:val="goog_rdk_4085"/>
                </w:sdtPr>
                <w:sdtContent>
                  <w:del w:author="Kanihaa" w:id="9" w:date="2026-09-25T08:48:49Z">
                    <w:r w:rsidDel="00000000" w:rsidR="00000000" w:rsidRPr="00000000">
                      <w:rPr>
                        <w:rtl w:val="0"/>
                      </w:rPr>
                    </w:r>
                  </w:del>
                </w:sdtContent>
              </w:sdt>
              <w:del w:author="Kanihaa" w:id="9" w:date="2026-09-25T08:48:49Z"/>
            </w:sdtContent>
          </w:sdt>
        </w:p>
      </w:sdtContent>
    </w:sdt>
    <w:sdt>
      <w:sdtPr>
        <w:id w:val="-1863998329"/>
        <w:tag w:val="goog_rdk_4089"/>
      </w:sdtPr>
      <w:sdtContent>
        <w:p w:rsidR="00000000" w:rsidDel="00000000" w:rsidP="00000000" w:rsidRDefault="00000000" w:rsidRPr="00000000" w14:paraId="0000034B">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599611304"/>
              <w:tag w:val="goog_rdk_4087"/>
            </w:sdtPr>
            <w:sdtContent>
              <w:del w:author="Kanihaa" w:id="9" w:date="2026-09-25T08:48:49Z"/>
              <w:sdt>
                <w:sdtPr>
                  <w:id w:val="-2097715886"/>
                  <w:tag w:val="goog_rdk_4088"/>
                </w:sdtPr>
                <w:sdtContent>
                  <w:del w:author="Kanihaa" w:id="9" w:date="2026-09-25T08:48:49Z">
                    <w:r w:rsidDel="00000000" w:rsidR="00000000" w:rsidRPr="00000000">
                      <w:rPr>
                        <w:rtl w:val="0"/>
                      </w:rPr>
                    </w:r>
                  </w:del>
                </w:sdtContent>
              </w:sdt>
              <w:del w:author="Kanihaa" w:id="9" w:date="2026-09-25T08:48:49Z"/>
            </w:sdtContent>
          </w:sdt>
        </w:p>
      </w:sdtContent>
    </w:sdt>
    <w:sdt>
      <w:sdtPr>
        <w:id w:val="-1638522218"/>
        <w:tag w:val="goog_rdk_4094"/>
      </w:sdtPr>
      <w:sdtContent>
        <w:p w:rsidR="00000000" w:rsidDel="00000000" w:rsidP="00000000" w:rsidRDefault="00000000" w:rsidRPr="00000000" w14:paraId="0000034C">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510206961"/>
              <w:tag w:val="goog_rdk_4090"/>
            </w:sdtPr>
            <w:sdtContent>
              <w:del w:author="Kanihaa" w:id="9" w:date="2026-09-25T08:48:49Z"/>
              <w:sdt>
                <w:sdtPr>
                  <w:id w:val="1067581456"/>
                  <w:tag w:val="goog_rdk_4091"/>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sz w:val="24"/>
                            <w:szCs w:val="24"/>
                          </w:rPr>
                        </w:rPrChange>
                      </w:rPr>
                      <w:delText xml:space="preserve">Recommendation History Page</w:delText>
                    </w:r>
                  </w:del>
                </w:sdtContent>
              </w:sdt>
              <w:del w:author="Kanihaa" w:id="9" w:date="2026-09-25T08:48:49Z">
                <w:sdt>
                  <w:sdtPr>
                    <w:id w:val="1875389222"/>
                    <w:tag w:val="goog_rdk_409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 Displays a log of the user's past recommendation queries and results, allowing easy review and reuse of previous plans.</w:delText>
                    </w:r>
                  </w:sdtContent>
                </w:sdt>
                <w:sdt>
                  <w:sdtPr>
                    <w:id w:val="1233589058"/>
                    <w:tag w:val="goog_rdk_4093"/>
                  </w:sdtPr>
                  <w:sdtContent>
                    <w:r w:rsidDel="00000000" w:rsidR="00000000" w:rsidRPr="00000000">
                      <w:rPr>
                        <w:rtl w:val="0"/>
                      </w:rPr>
                    </w:r>
                  </w:sdtContent>
                </w:sdt>
              </w:del>
            </w:sdtContent>
          </w:sdt>
        </w:p>
      </w:sdtContent>
    </w:sdt>
    <w:sdt>
      <w:sdtPr>
        <w:id w:val="1123063910"/>
        <w:tag w:val="goog_rdk_4103"/>
      </w:sdtPr>
      <w:sdtContent>
        <w:p w:rsidR="00000000" w:rsidDel="00000000" w:rsidP="00000000" w:rsidRDefault="00000000" w:rsidRPr="00000000" w14:paraId="0000034D">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648438754"/>
              <w:tag w:val="goog_rdk_4095"/>
            </w:sdtPr>
            <w:sdtContent>
              <w:del w:author="Kanihaa" w:id="9" w:date="2026-09-25T08:48:49Z"/>
              <w:sdt>
                <w:sdtPr>
                  <w:id w:val="344137731"/>
                  <w:tag w:val="goog_rdk_4096"/>
                </w:sdtPr>
                <w:sdtContent>
                  <w:del w:author="Kanihaa" w:id="9" w:date="2026-09-25T08:48:49Z">
                    <w:r w:rsidDel="00000000" w:rsidR="00000000" w:rsidRPr="00000000">
                      <w:rPr>
                        <w:rtl w:val="0"/>
                      </w:rPr>
                    </w:r>
                  </w:del>
                </w:sdtContent>
              </w:sdt>
              <w:del w:author="Kanihaa" w:id="9" w:date="2026-09-25T08:48:49Z"/>
            </w:sdtContent>
          </w:sdt>
          <w:sdt>
            <w:sdtPr>
              <w:id w:val="2040854950"/>
              <w:tag w:val="goog_rdk_4097"/>
            </w:sdtPr>
            <w:sdtContent>
              <w:ins w:author="Stephen Kutty" w:id="206" w:date="2026-09-23T12:09:55Z">
                <w:sdt>
                  <w:sdtPr>
                    <w:id w:val="-1575873904"/>
                    <w:tag w:val="goog_rdk_4098"/>
                  </w:sdtPr>
                  <w:sdtContent>
                    <w:del w:author="Kanihaa" w:id="9" w:date="2026-09-25T08:48:49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192409</wp:posOffset>
                            </wp:positionV>
                            <wp:extent cx="5734050" cy="3157897"/>
                            <wp:effectExtent b="0" l="0" r="0" t="0"/>
                            <wp:wrapSquare wrapText="bothSides" distB="114300" distT="114300" distL="114300" distR="114300"/>
                            <wp:docPr id="183"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734050" cy="3157897"/>
                                    </a:xfrm>
                                    <a:prstGeom prst="rect"/>
                                    <a:ln/>
                                  </pic:spPr>
                                </pic:pic>
                              </a:graphicData>
                            </a:graphic>
                          </wp:anchor>
                        </w:drawing>
                      </w:r>
                    </w:del>
                  </w:sdtContent>
                </w:sdt>
              </w:ins>
            </w:sdtContent>
          </w:sdt>
          <w:sdt>
            <w:sdtPr>
              <w:id w:val="-1179784205"/>
              <w:tag w:val="goog_rdk_4099"/>
            </w:sdtPr>
            <w:sdtContent>
              <w:del w:author="Kanihaa" w:id="9" w:date="2026-09-25T08:48:49Z"/>
            </w:sdtContent>
          </w:sdt>
          <w:sdt>
            <w:sdtPr>
              <w:id w:val="747750003"/>
              <w:tag w:val="goog_rdk_4100"/>
            </w:sdtPr>
            <w:sdtContent>
              <w:ins w:author="Naran" w:id="207" w:date="2026-09-24T12:31:57Z">
                <w:sdt>
                  <w:sdtPr>
                    <w:id w:val="658644169"/>
                    <w:tag w:val="goog_rdk_4101"/>
                  </w:sdtPr>
                  <w:sdtContent>
                    <w:del w:author="Kanihaa" w:id="9" w:date="2026-09-25T08:48:49Z">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228600</wp:posOffset>
                            </wp:positionV>
                            <wp:extent cx="5734050" cy="3157897"/>
                            <wp:effectExtent b="0" l="0" r="0" t="0"/>
                            <wp:wrapSquare wrapText="bothSides" distB="114300" distT="114300" distL="114300" distR="114300"/>
                            <wp:docPr id="184"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734050" cy="3157897"/>
                                    </a:xfrm>
                                    <a:prstGeom prst="rect"/>
                                    <a:ln/>
                                  </pic:spPr>
                                </pic:pic>
                              </a:graphicData>
                            </a:graphic>
                          </wp:anchor>
                        </w:drawing>
                      </w:r>
                    </w:del>
                  </w:sdtContent>
                </w:sdt>
              </w:ins>
            </w:sdtContent>
          </w:sdt>
          <w:sdt>
            <w:sdtPr>
              <w:id w:val="303681397"/>
              <w:tag w:val="goog_rdk_4102"/>
            </w:sdtPr>
            <w:sdtContent>
              <w:del w:author="Kanihaa" w:id="9" w:date="2026-09-25T08:48:49Z"/>
            </w:sdtContent>
          </w:sdt>
        </w:p>
      </w:sdtContent>
    </w:sdt>
    <w:sdt>
      <w:sdtPr>
        <w:id w:val="-501880889"/>
        <w:tag w:val="goog_rdk_4107"/>
      </w:sdtPr>
      <w:sdtContent>
        <w:p w:rsidR="00000000" w:rsidDel="00000000" w:rsidP="00000000" w:rsidRDefault="00000000" w:rsidRPr="00000000" w14:paraId="0000034E">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1924567348"/>
              <w:tag w:val="goog_rdk_4104"/>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Cambria" w:cs="Cambria" w:eastAsia="Cambria" w:hAnsi="Cambria"/>
                        <w:sz w:val="24"/>
                        <w:szCs w:val="24"/>
                      </w:rPr>
                    </w:rPrChange>
                  </w:rPr>
                  <w:drawing>
                    <wp:inline distB="114300" distT="114300" distL="114300" distR="114300">
                      <wp:extent cx="5731200" cy="3911600"/>
                      <wp:effectExtent b="0" l="0" r="0" t="0"/>
                      <wp:docPr id="192"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731200" cy="3911600"/>
                              </a:xfrm>
                              <a:prstGeom prst="rect"/>
                              <a:ln/>
                            </pic:spPr>
                          </pic:pic>
                        </a:graphicData>
                      </a:graphic>
                    </wp:inline>
                  </w:drawing>
                </w:r>
              </w:del>
              <w:sdt>
                <w:sdtPr>
                  <w:id w:val="1860145520"/>
                  <w:tag w:val="goog_rdk_4105"/>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sz w:val="24"/>
                            <w:szCs w:val="24"/>
                          </w:rPr>
                        </w:rPrChange>
                      </w:rPr>
                      <w:delText xml:space="preserve">aq</w:delText>
                    </w:r>
                  </w:del>
                </w:sdtContent>
              </w:sdt>
              <w:del w:author="Kanihaa" w:id="9" w:date="2026-09-25T08:48:49Z">
                <w:sdt>
                  <w:sdtPr>
                    <w:id w:val="968091866"/>
                    <w:tag w:val="goog_rdk_4106"/>
                  </w:sdtPr>
                  <w:sdtContent>
                    <w:r w:rsidDel="00000000" w:rsidR="00000000" w:rsidRPr="00000000">
                      <w:rPr>
                        <w:rtl w:val="0"/>
                      </w:rPr>
                    </w:r>
                  </w:sdtContent>
                </w:sdt>
              </w:del>
            </w:sdtContent>
          </w:sdt>
        </w:p>
      </w:sdtContent>
    </w:sdt>
    <w:sdt>
      <w:sdtPr>
        <w:id w:val="1991383042"/>
        <w:tag w:val="goog_rdk_4110"/>
      </w:sdtPr>
      <w:sdtContent>
        <w:p w:rsidR="00000000" w:rsidDel="00000000" w:rsidP="00000000" w:rsidRDefault="00000000" w:rsidRPr="00000000" w14:paraId="0000034F">
          <w:pPr>
            <w:pStyle w:val="Heading1"/>
            <w:spacing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pPrChange>
          </w:pPr>
          <w:sdt>
            <w:sdtPr>
              <w:id w:val="-28583007"/>
              <w:tag w:val="goog_rdk_4108"/>
            </w:sdtPr>
            <w:sdtContent>
              <w:del w:author="Kanihaa" w:id="9" w:date="2026-09-25T08:48:49Z"/>
              <w:sdt>
                <w:sdtPr>
                  <w:id w:val="-185552315"/>
                  <w:tag w:val="goog_rdk_4109"/>
                </w:sdtPr>
                <w:sdtContent>
                  <w:del w:author="Kanihaa" w:id="9" w:date="2026-09-25T08:48:49Z">
                    <w:r w:rsidDel="00000000" w:rsidR="00000000" w:rsidRPr="00000000">
                      <w:rPr>
                        <w:rtl w:val="0"/>
                      </w:rPr>
                    </w:r>
                  </w:del>
                </w:sdtContent>
              </w:sdt>
              <w:del w:author="Kanihaa" w:id="9" w:date="2026-09-25T08:48:49Z"/>
            </w:sdtContent>
          </w:sdt>
        </w:p>
      </w:sdtContent>
    </w:sdt>
    <w:sdt>
      <w:sdtPr>
        <w:id w:val="-1234647503"/>
        <w:tag w:val="goog_rdk_4113"/>
      </w:sdtPr>
      <w:sdtContent>
        <w:p w:rsidR="00000000" w:rsidDel="00000000" w:rsidP="00000000" w:rsidRDefault="00000000" w:rsidRPr="00000000" w14:paraId="00000350">
          <w:pPr>
            <w:pStyle w:val="Heading1"/>
            <w:spacing w:after="160" w:line="259" w:lineRule="auto"/>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96934902"/>
              <w:tag w:val="goog_rdk_4111"/>
            </w:sdtPr>
            <w:sdtContent>
              <w:del w:author="Kanihaa" w:id="9" w:date="2026-09-25T08:48:49Z"/>
              <w:sdt>
                <w:sdtPr>
                  <w:id w:val="-1563171474"/>
                  <w:tag w:val="goog_rdk_4112"/>
                </w:sdtPr>
                <w:sdtContent>
                  <w:del w:author="Kanihaa" w:id="9" w:date="2026-09-25T08:48:49Z">
                    <w:r w:rsidDel="00000000" w:rsidR="00000000" w:rsidRPr="00000000">
                      <w:rPr>
                        <w:rtl w:val="0"/>
                      </w:rPr>
                    </w:r>
                  </w:del>
                </w:sdtContent>
              </w:sdt>
              <w:del w:author="Kanihaa" w:id="9" w:date="2026-09-25T08:48:49Z"/>
            </w:sdtContent>
          </w:sdt>
        </w:p>
      </w:sdtContent>
    </w:sdt>
    <w:sdt>
      <w:sdtPr>
        <w:id w:val="136092122"/>
        <w:tag w:val="goog_rdk_4116"/>
      </w:sdtPr>
      <w:sdtContent>
        <w:p w:rsidR="00000000" w:rsidDel="00000000" w:rsidP="00000000" w:rsidRDefault="00000000" w:rsidRPr="00000000" w14:paraId="00000351">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223946123"/>
              <w:tag w:val="goog_rdk_4114"/>
            </w:sdtPr>
            <w:sdtContent>
              <w:del w:author="Kanihaa" w:id="9" w:date="2026-09-25T08:48:49Z"/>
              <w:sdt>
                <w:sdtPr>
                  <w:id w:val="580214337"/>
                  <w:tag w:val="goog_rdk_4115"/>
                </w:sdtPr>
                <w:sdtContent>
                  <w:del w:author="Kanihaa" w:id="9" w:date="2026-09-25T08:48:49Z">
                    <w:r w:rsidDel="00000000" w:rsidR="00000000" w:rsidRPr="00000000">
                      <w:rPr>
                        <w:rtl w:val="0"/>
                      </w:rPr>
                    </w:r>
                  </w:del>
                </w:sdtContent>
              </w:sdt>
              <w:del w:author="Kanihaa" w:id="9" w:date="2026-09-25T08:48:49Z"/>
            </w:sdtContent>
          </w:sdt>
        </w:p>
      </w:sdtContent>
    </w:sdt>
    <w:sdt>
      <w:sdtPr>
        <w:id w:val="-1120347559"/>
        <w:tag w:val="goog_rdk_4119"/>
      </w:sdtPr>
      <w:sdtContent>
        <w:p w:rsidR="00000000" w:rsidDel="00000000" w:rsidP="00000000" w:rsidRDefault="00000000" w:rsidRPr="00000000" w14:paraId="00000352">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471827496"/>
              <w:tag w:val="goog_rdk_4117"/>
            </w:sdtPr>
            <w:sdtContent>
              <w:del w:author="Kanihaa" w:id="9" w:date="2026-09-25T08:48:49Z"/>
              <w:sdt>
                <w:sdtPr>
                  <w:id w:val="437418132"/>
                  <w:tag w:val="goog_rdk_4118"/>
                </w:sdtPr>
                <w:sdtContent>
                  <w:del w:author="Kanihaa" w:id="9" w:date="2026-09-25T08:48:49Z">
                    <w:r w:rsidDel="00000000" w:rsidR="00000000" w:rsidRPr="00000000">
                      <w:rPr>
                        <w:rtl w:val="0"/>
                      </w:rPr>
                    </w:r>
                  </w:del>
                </w:sdtContent>
              </w:sdt>
              <w:del w:author="Kanihaa" w:id="9" w:date="2026-09-25T08:48:49Z"/>
            </w:sdtContent>
          </w:sdt>
        </w:p>
      </w:sdtContent>
    </w:sdt>
    <w:sdt>
      <w:sdtPr>
        <w:id w:val="-1813379748"/>
        <w:tag w:val="goog_rdk_4127"/>
      </w:sdtPr>
      <w:sdtContent>
        <w:p w:rsidR="00000000" w:rsidDel="00000000" w:rsidP="00000000" w:rsidRDefault="00000000" w:rsidRPr="00000000" w14:paraId="00000353">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893355704"/>
              <w:tag w:val="goog_rdk_4122"/>
            </w:sdtPr>
            <w:sdtContent>
              <w:ins w:author="CS 2501111058202" w:id="208" w:date="2026-09-22T15:16:18Z">
                <w:sdt>
                  <w:sdtPr>
                    <w:id w:val="575486324"/>
                    <w:tag w:val="goog_rdk_4123"/>
                  </w:sdtPr>
                  <w:sdtContent>
                    <w:del w:author="Kanihaa" w:id="9" w:date="2026-09-25T08:48:49Z"/>
                  </w:sdtContent>
                </w:sdt>
              </w:ins>
              <w:sdt>
                <w:sdtPr>
                  <w:id w:val="-708987519"/>
                  <w:tag w:val="goog_rdk_4124"/>
                </w:sdtPr>
                <w:sdtContent>
                  <w:ins w:author="CS 2501111058202" w:id="208" w:date="2026-09-22T15:16:1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Times New Roman" w:cs="Times New Roman" w:eastAsia="Times New Roman" w:hAnsi="Times New Roman"/>
                              <w:b w:val="1"/>
                              <w:bCs w:val="1"/>
                              <w:sz w:val="24"/>
                              <w:szCs w:val="24"/>
                            </w:rPr>
                          </w:rPrChange>
                        </w:rPr>
                        <w:delText xml:space="preserve">          n  </w:delText>
                      </w:r>
                    </w:del>
                  </w:ins>
                </w:sdtContent>
              </w:sdt>
              <w:ins w:author="CS 2501111058202" w:id="208" w:date="2026-09-22T15:16:18Z">
                <w:del w:author="Kanihaa" w:id="9" w:date="2026-09-25T08:48:49Z"/>
              </w:ins>
            </w:sdtContent>
          </w:sdt>
          <w:sdt>
            <w:sdtPr>
              <w:id w:val="-69427699"/>
              <w:tag w:val="goog_rdk_4125"/>
            </w:sdtPr>
            <w:sdtContent>
              <w:del w:author="Kanihaa" w:id="9" w:date="2026-09-25T08:48:49Z"/>
              <w:sdt>
                <w:sdtPr>
                  <w:id w:val="1086378022"/>
                  <w:tag w:val="goog_rdk_4126"/>
                </w:sdtPr>
                <w:sdtContent>
                  <w:del w:author="Kanihaa" w:id="9" w:date="2026-09-25T08:48:49Z">
                    <w:r w:rsidDel="00000000" w:rsidR="00000000" w:rsidRPr="00000000">
                      <w:rPr>
                        <w:rtl w:val="0"/>
                      </w:rPr>
                    </w:r>
                  </w:del>
                </w:sdtContent>
              </w:sdt>
              <w:del w:author="Kanihaa" w:id="9" w:date="2026-09-25T08:48:49Z"/>
            </w:sdtContent>
          </w:sdt>
        </w:p>
      </w:sdtContent>
    </w:sdt>
    <w:sdt>
      <w:sdtPr>
        <w:id w:val="795744172"/>
        <w:tag w:val="goog_rdk_4130"/>
      </w:sdtPr>
      <w:sdtContent>
        <w:p w:rsidR="00000000" w:rsidDel="00000000" w:rsidP="00000000" w:rsidRDefault="00000000" w:rsidRPr="00000000" w14:paraId="00000354">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931246286"/>
              <w:tag w:val="goog_rdk_4128"/>
            </w:sdtPr>
            <w:sdtContent>
              <w:del w:author="Kanihaa" w:id="9" w:date="2026-09-25T08:48:49Z"/>
              <w:sdt>
                <w:sdtPr>
                  <w:id w:val="692906712"/>
                  <w:tag w:val="goog_rdk_4129"/>
                </w:sdtPr>
                <w:sdtContent>
                  <w:del w:author="Kanihaa" w:id="9" w:date="2026-09-25T08:48:49Z">
                    <w:r w:rsidDel="00000000" w:rsidR="00000000" w:rsidRPr="00000000">
                      <w:rPr>
                        <w:rtl w:val="0"/>
                      </w:rPr>
                    </w:r>
                  </w:del>
                </w:sdtContent>
              </w:sdt>
              <w:del w:author="Kanihaa" w:id="9" w:date="2026-09-25T08:48:49Z"/>
            </w:sdtContent>
          </w:sdt>
        </w:p>
      </w:sdtContent>
    </w:sdt>
    <w:sdt>
      <w:sdtPr>
        <w:id w:val="1386648164"/>
        <w:tag w:val="goog_rdk_4133"/>
      </w:sdtPr>
      <w:sdtContent>
        <w:p w:rsidR="00000000" w:rsidDel="00000000" w:rsidP="00000000" w:rsidRDefault="00000000" w:rsidRPr="00000000" w14:paraId="00000355">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202816116"/>
              <w:tag w:val="goog_rdk_4131"/>
            </w:sdtPr>
            <w:sdtContent>
              <w:del w:author="Kanihaa" w:id="9" w:date="2026-09-25T08:48:49Z"/>
              <w:sdt>
                <w:sdtPr>
                  <w:id w:val="958224054"/>
                  <w:tag w:val="goog_rdk_4132"/>
                </w:sdtPr>
                <w:sdtContent>
                  <w:del w:author="Kanihaa" w:id="9" w:date="2026-09-25T08:48:49Z">
                    <w:r w:rsidDel="00000000" w:rsidR="00000000" w:rsidRPr="00000000">
                      <w:rPr>
                        <w:rtl w:val="0"/>
                      </w:rPr>
                    </w:r>
                  </w:del>
                </w:sdtContent>
              </w:sdt>
              <w:del w:author="Kanihaa" w:id="9" w:date="2026-09-25T08:48:49Z"/>
            </w:sdtContent>
          </w:sdt>
        </w:p>
      </w:sdtContent>
    </w:sdt>
    <w:sdt>
      <w:sdtPr>
        <w:id w:val="1264929403"/>
        <w:tag w:val="goog_rdk_4136"/>
      </w:sdtPr>
      <w:sdtContent>
        <w:p w:rsidR="00000000" w:rsidDel="00000000" w:rsidP="00000000" w:rsidRDefault="00000000" w:rsidRPr="00000000" w14:paraId="00000356">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922705548"/>
              <w:tag w:val="goog_rdk_4134"/>
            </w:sdtPr>
            <w:sdtContent>
              <w:del w:author="Kanihaa" w:id="9" w:date="2026-09-25T08:48:49Z"/>
              <w:sdt>
                <w:sdtPr>
                  <w:id w:val="-471670809"/>
                  <w:tag w:val="goog_rdk_4135"/>
                </w:sdtPr>
                <w:sdtContent>
                  <w:del w:author="Kanihaa" w:id="9" w:date="2026-09-25T08:48:49Z">
                    <w:r w:rsidDel="00000000" w:rsidR="00000000" w:rsidRPr="00000000">
                      <w:rPr>
                        <w:rtl w:val="0"/>
                      </w:rPr>
                    </w:r>
                  </w:del>
                </w:sdtContent>
              </w:sdt>
              <w:del w:author="Kanihaa" w:id="9" w:date="2026-09-25T08:48:49Z"/>
            </w:sdtContent>
          </w:sdt>
        </w:p>
      </w:sdtContent>
    </w:sdt>
    <w:sdt>
      <w:sdtPr>
        <w:id w:val="-616369311"/>
        <w:tag w:val="goog_rdk_4139"/>
      </w:sdtPr>
      <w:sdtContent>
        <w:p w:rsidR="00000000" w:rsidDel="00000000" w:rsidP="00000000" w:rsidRDefault="00000000" w:rsidRPr="00000000" w14:paraId="00000357">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278848333"/>
              <w:tag w:val="goog_rdk_4137"/>
            </w:sdtPr>
            <w:sdtContent>
              <w:del w:author="Kanihaa" w:id="9" w:date="2026-09-25T08:48:49Z"/>
              <w:sdt>
                <w:sdtPr>
                  <w:id w:val="882198454"/>
                  <w:tag w:val="goog_rdk_4138"/>
                </w:sdtPr>
                <w:sdtContent>
                  <w:del w:author="Kanihaa" w:id="9" w:date="2026-09-25T08:48:49Z">
                    <w:r w:rsidDel="00000000" w:rsidR="00000000" w:rsidRPr="00000000">
                      <w:rPr>
                        <w:rtl w:val="0"/>
                      </w:rPr>
                    </w:r>
                  </w:del>
                </w:sdtContent>
              </w:sdt>
              <w:del w:author="Kanihaa" w:id="9" w:date="2026-09-25T08:48:49Z"/>
            </w:sdtContent>
          </w:sdt>
        </w:p>
      </w:sdtContent>
    </w:sdt>
    <w:sdt>
      <w:sdtPr>
        <w:id w:val="-1945938310"/>
        <w:tag w:val="goog_rdk_4146"/>
      </w:sdtPr>
      <w:sdtContent>
        <w:p w:rsidR="00000000" w:rsidDel="00000000" w:rsidP="00000000" w:rsidRDefault="00000000" w:rsidRPr="00000000" w14:paraId="00000358">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687976175"/>
              <w:tag w:val="goog_rdk_4142"/>
            </w:sdtPr>
            <w:sdtContent>
              <w:ins w:author="Nathin S S" w:id="209" w:date="2026-09-23T07:19:19Z">
                <w:sdt>
                  <w:sdtPr>
                    <w:id w:val="-783916856"/>
                    <w:tag w:val="goog_rdk_4143"/>
                  </w:sdtPr>
                  <w:sdtContent>
                    <w:del w:author="Kanihaa" w:id="9" w:date="2026-09-25T08:48:49Z">
                      <w:r w:rsidDel="00000000" w:rsidR="00000000" w:rsidRPr="00000000">
                        <w:rPr>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drawing>
                          <wp:inline distB="114300" distT="114300" distL="114300" distR="114300">
                            <wp:extent cx="704850" cy="704850"/>
                            <wp:effectExtent b="0" l="0" r="0" t="0"/>
                            <wp:docPr id="212"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704850" cy="704850"/>
                                    </a:xfrm>
                                    <a:prstGeom prst="rect"/>
                                    <a:ln/>
                                  </pic:spPr>
                                </pic:pic>
                              </a:graphicData>
                            </a:graphic>
                          </wp:inline>
                        </w:drawing>
                      </w:r>
                    </w:del>
                  </w:sdtContent>
                </w:sdt>
              </w:ins>
            </w:sdtContent>
          </w:sdt>
          <w:sdt>
            <w:sdtPr>
              <w:id w:val="-1157824670"/>
              <w:tag w:val="goog_rdk_4144"/>
            </w:sdtPr>
            <w:sdtContent>
              <w:del w:author="Kanihaa" w:id="9" w:date="2026-09-25T08:48:49Z"/>
              <w:sdt>
                <w:sdtPr>
                  <w:id w:val="-1364565268"/>
                  <w:tag w:val="goog_rdk_4145"/>
                </w:sdtPr>
                <w:sdtContent>
                  <w:del w:author="Kanihaa" w:id="9" w:date="2026-09-25T08:48:49Z">
                    <w:r w:rsidDel="00000000" w:rsidR="00000000" w:rsidRPr="00000000">
                      <w:rPr>
                        <w:rtl w:val="0"/>
                      </w:rPr>
                    </w:r>
                  </w:del>
                </w:sdtContent>
              </w:sdt>
              <w:del w:author="Kanihaa" w:id="9" w:date="2026-09-25T08:48:49Z"/>
            </w:sdtContent>
          </w:sdt>
        </w:p>
      </w:sdtContent>
    </w:sdt>
    <w:sdt>
      <w:sdtPr>
        <w:id w:val="-2053969917"/>
        <w:tag w:val="goog_rdk_4149"/>
      </w:sdtPr>
      <w:sdtContent>
        <w:p w:rsidR="00000000" w:rsidDel="00000000" w:rsidP="00000000" w:rsidRDefault="00000000" w:rsidRPr="00000000" w14:paraId="00000359">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277369920"/>
              <w:tag w:val="goog_rdk_4147"/>
            </w:sdtPr>
            <w:sdtContent>
              <w:del w:author="Kanihaa" w:id="9" w:date="2026-09-25T08:48:49Z"/>
              <w:sdt>
                <w:sdtPr>
                  <w:id w:val="-930599545"/>
                  <w:tag w:val="goog_rdk_4148"/>
                </w:sdtPr>
                <w:sdtContent>
                  <w:del w:author="Kanihaa" w:id="9" w:date="2026-09-25T08:48:49Z">
                    <w:r w:rsidDel="00000000" w:rsidR="00000000" w:rsidRPr="00000000">
                      <w:rPr>
                        <w:rtl w:val="0"/>
                      </w:rPr>
                    </w:r>
                  </w:del>
                </w:sdtContent>
              </w:sdt>
              <w:del w:author="Kanihaa" w:id="9" w:date="2026-09-25T08:48:49Z"/>
            </w:sdtContent>
          </w:sdt>
        </w:p>
      </w:sdtContent>
    </w:sdt>
    <w:sdt>
      <w:sdtPr>
        <w:id w:val="352807746"/>
        <w:tag w:val="goog_rdk_4152"/>
      </w:sdtPr>
      <w:sdtContent>
        <w:p w:rsidR="00000000" w:rsidDel="00000000" w:rsidP="00000000" w:rsidRDefault="00000000" w:rsidRPr="00000000" w14:paraId="0000035A">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140210104"/>
              <w:tag w:val="goog_rdk_4150"/>
            </w:sdtPr>
            <w:sdtContent>
              <w:del w:author="Kanihaa" w:id="9" w:date="2026-09-25T08:48:49Z"/>
              <w:sdt>
                <w:sdtPr>
                  <w:id w:val="1610761861"/>
                  <w:tag w:val="goog_rdk_4151"/>
                </w:sdtPr>
                <w:sdtContent>
                  <w:del w:author="Kanihaa" w:id="9" w:date="2026-09-25T08:48:49Z">
                    <w:r w:rsidDel="00000000" w:rsidR="00000000" w:rsidRPr="00000000">
                      <w:rPr>
                        <w:rtl w:val="0"/>
                      </w:rPr>
                    </w:r>
                  </w:del>
                </w:sdtContent>
              </w:sdt>
              <w:del w:author="Kanihaa" w:id="9" w:date="2026-09-25T08:48:49Z"/>
            </w:sdtContent>
          </w:sdt>
        </w:p>
      </w:sdtContent>
    </w:sdt>
    <w:sdt>
      <w:sdtPr>
        <w:id w:val="-1556220040"/>
        <w:tag w:val="goog_rdk_4155"/>
      </w:sdtPr>
      <w:sdtContent>
        <w:p w:rsidR="00000000" w:rsidDel="00000000" w:rsidP="00000000" w:rsidRDefault="00000000" w:rsidRPr="00000000" w14:paraId="0000035B">
          <w:pPr>
            <w:pStyle w:val="Heading1"/>
            <w:spacing w:after="280" w:before="280" w:line="240" w:lineRule="auto"/>
            <w:rPr>
              <w:del w:author="Kanihaa" w:id="9" w:date="2026-09-25T08:48:49Z"/>
              <w:rFonts w:ascii="Calibri" w:cs="Calibri" w:eastAsia="Calibri" w:hAnsi="Calibri"/>
              <w:strike w:val="1"/>
              <w:sz w:val="6"/>
              <w:szCs w:val="6"/>
              <w:highlight w:val="black"/>
              <w:rPrChange w:author="Kanihaa" w:id="10" w:date="2026-09-25T08:48:49Z">
                <w:rPr>
                  <w:rFonts w:ascii="Times New Roman" w:cs="Times New Roman" w:eastAsia="Times New Roman" w:hAnsi="Times New Roman"/>
                  <w:b w:val="1"/>
                  <w:bCs w:val="1"/>
                  <w:sz w:val="24"/>
                  <w:szCs w:val="24"/>
                </w:rPr>
              </w:rPrChange>
            </w:rPr>
            <w:pPrChange w:author="Gayathri" w:id="0" w:date="2026-09-24T05:13:41Z">
              <w:pPr>
                <w:spacing w:after="280" w:before="280" w:line="240" w:lineRule="auto"/>
              </w:pPr>
            </w:pPrChange>
          </w:pPr>
          <w:sdt>
            <w:sdtPr>
              <w:id w:val="1562904080"/>
              <w:tag w:val="goog_rdk_4153"/>
            </w:sdtPr>
            <w:sdtContent>
              <w:del w:author="Kanihaa" w:id="9" w:date="2026-09-25T08:48:49Z"/>
              <w:sdt>
                <w:sdtPr>
                  <w:id w:val="-670316809"/>
                  <w:tag w:val="goog_rdk_4154"/>
                </w:sdtPr>
                <w:sdtContent>
                  <w:del w:author="Kanihaa" w:id="9" w:date="2026-09-25T08:48:49Z">
                    <w:r w:rsidDel="00000000" w:rsidR="00000000" w:rsidRPr="00000000">
                      <w:rPr>
                        <w:rtl w:val="0"/>
                      </w:rPr>
                    </w:r>
                  </w:del>
                </w:sdtContent>
              </w:sdt>
              <w:del w:author="Kanihaa" w:id="9" w:date="2026-09-25T08:48:49Z"/>
            </w:sdtContent>
          </w:sdt>
        </w:p>
      </w:sdtContent>
    </w:sdt>
    <w:sdt>
      <w:sdtPr>
        <w:id w:val="-1422953207"/>
        <w:tag w:val="goog_rdk_4158"/>
      </w:sdtPr>
      <w:sdtContent>
        <w:p w:rsidR="00000000" w:rsidDel="00000000" w:rsidP="00000000" w:rsidRDefault="00000000" w:rsidRPr="00000000" w14:paraId="0000035C">
          <w:pPr>
            <w:pStyle w:val="Heading1"/>
            <w:keepNext w:val="0"/>
            <w:keepLines w:val="0"/>
            <w:spacing w:after="80" w:line="240" w:lineRule="auto"/>
            <w:ind w:hanging="27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color w:val="000000"/>
                  <w:sz w:val="24"/>
                  <w:szCs w:val="24"/>
                </w:rPr>
              </w:rPrChange>
            </w:rPr>
            <w:pPrChange w:author="Gayathri" w:id="0" w:date="2026-09-24T05:13:41Z">
              <w:pPr>
                <w:pStyle w:val="Heading2"/>
                <w:keepNext w:val="0"/>
                <w:keepLines w:val="0"/>
                <w:spacing w:after="80" w:before="360" w:line="240" w:lineRule="auto"/>
                <w:jc w:val="both"/>
              </w:pPr>
            </w:pPrChange>
          </w:pPr>
          <w:sdt>
            <w:sdtPr>
              <w:id w:val="-1195140907"/>
              <w:tag w:val="goog_rdk_4156"/>
            </w:sdtPr>
            <w:sdtContent>
              <w:del w:author="Kanihaa" w:id="9" w:date="2026-09-25T08:48:49Z"/>
              <w:sdt>
                <w:sdtPr>
                  <w:id w:val="-2078638229"/>
                  <w:tag w:val="goog_rdk_4157"/>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Conclusion</w:delText>
                    </w:r>
                  </w:del>
                </w:sdtContent>
              </w:sdt>
              <w:del w:author="Kanihaa" w:id="9" w:date="2026-09-25T08:48:49Z">
                <w:bookmarkStart w:colFirst="0" w:colLast="0" w:name="_heading=h.ocie5krrloxr" w:id="344"/>
                <w:bookmarkEnd w:id="344"/>
              </w:del>
            </w:sdtContent>
          </w:sdt>
        </w:p>
      </w:sdtContent>
    </w:sdt>
    <w:sdt>
      <w:sdtPr>
        <w:id w:val="162172615"/>
        <w:tag w:val="goog_rdk_4200"/>
      </w:sdtPr>
      <w:sdtContent>
        <w:p w:rsidR="00000000" w:rsidDel="00000000" w:rsidP="00000000" w:rsidRDefault="00000000" w:rsidRPr="00000000" w14:paraId="0000035D">
          <w:pPr>
            <w:spacing w:after="240" w:before="240" w:line="240" w:lineRule="auto"/>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ictor Jones. K" w:id="0" w:date="2026-09-25T05:57:10Z">
              <w:pPr>
                <w:spacing w:after="240" w:before="240" w:line="240" w:lineRule="auto"/>
                <w:jc w:val="both"/>
              </w:pPr>
            </w:pPrChange>
          </w:pPr>
          <w:sdt>
            <w:sdtPr>
              <w:id w:val="932780569"/>
              <w:tag w:val="goog_rdk_4161"/>
            </w:sdtPr>
            <w:sdtContent>
              <w:ins w:author="Deepasri S" w:id="210" w:date="2026-09-25T08:54:02Z">
                <w:sdt>
                  <w:sdtPr>
                    <w:id w:val="2310298"/>
                    <w:tag w:val="goog_rdk_4162"/>
                  </w:sdtPr>
                  <w:sdtContent>
                    <w:del w:author="Kanihaa" w:id="9" w:date="2026-09-25T08:48:49Z"/>
                  </w:sdtContent>
                </w:sdt>
              </w:ins>
              <w:sdt>
                <w:sdtPr>
                  <w:id w:val="-845767594"/>
                  <w:tag w:val="goog_rdk_4163"/>
                </w:sdtPr>
                <w:sdtContent>
                  <w:ins w:author="Deepasri S" w:id="210" w:date="2026-09-25T08:54:02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w:delText>
                      </w:r>
                    </w:del>
                  </w:ins>
                </w:sdtContent>
              </w:sdt>
              <w:ins w:author="Deepasri S" w:id="210" w:date="2026-09-25T08:54:02Z">
                <w:del w:author="Kanihaa" w:id="9" w:date="2026-09-25T08:48:49Z"/>
              </w:ins>
            </w:sdtContent>
          </w:sdt>
          <w:sdt>
            <w:sdtPr>
              <w:id w:val="874551255"/>
              <w:tag w:val="goog_rdk_4164"/>
            </w:sdtPr>
            <w:sdtContent>
              <w:del w:author="Kanihaa" w:id="9" w:date="2026-09-25T08:48:49Z"/>
            </w:sdtContent>
          </w:sdt>
          <w:sdt>
            <w:sdtPr>
              <w:id w:val="-706345014"/>
              <w:tag w:val="goog_rdk_4165"/>
            </w:sdtPr>
            <w:sdtContent>
              <w:ins w:author="Ratchitha R" w:id="211" w:date="2026-09-23T15:07:25Z">
                <w:sdt>
                  <w:sdtPr>
                    <w:id w:val="-26912612"/>
                    <w:tag w:val="goog_rdk_4166"/>
                  </w:sdtPr>
                  <w:sdtContent>
                    <w:del w:author="Kanihaa" w:id="9" w:date="2026-09-25T08:48:49Z"/>
                  </w:sdtContent>
                </w:sdt>
              </w:ins>
              <w:sdt>
                <w:sdtPr>
                  <w:id w:val="1575056659"/>
                  <w:tag w:val="goog_rdk_4167"/>
                </w:sdtPr>
                <w:sdtContent>
                  <w:ins w:author="Ratchitha R" w:id="211" w:date="2026-09-23T15:07:25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http://console.cloud.google.com</w:delText>
                      </w:r>
                    </w:del>
                  </w:ins>
                </w:sdtContent>
              </w:sdt>
              <w:ins w:author="Ratchitha R" w:id="211" w:date="2026-09-23T15:07:25Z">
                <w:del w:author="Kanihaa" w:id="9" w:date="2026-09-25T08:48:49Z">
                  <w:sdt>
                    <w:sdtPr>
                      <w:id w:val="217472496"/>
                      <w:tag w:val="goog_rdk_416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color w:val="000000"/>
                              <w:sz w:val="24"/>
                              <w:szCs w:val="24"/>
                            </w:rPr>
                          </w:rPrChange>
                        </w:rPr>
                        <w:delText xml:space="preserve"> </w:delText>
                      </w:r>
                    </w:sdtContent>
                  </w:sdt>
                </w:del>
              </w:ins>
            </w:sdtContent>
          </w:sdt>
          <w:sdt>
            <w:sdtPr>
              <w:id w:val="-963720926"/>
              <w:tag w:val="goog_rdk_4169"/>
            </w:sdtPr>
            <w:sdtContent>
              <w:del w:author="Kanihaa" w:id="9" w:date="2026-09-25T08:48:49Z"/>
              <w:sdt>
                <w:sdtPr>
                  <w:id w:val="2103582560"/>
                  <w:tag w:val="goog_rdk_4170"/>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del>
                </w:sdtContent>
              </w:sdt>
              <w:del w:author="Kanihaa" w:id="9" w:date="2026-09-25T08:48:49Z">
                <w:sdt>
                  <w:sdtPr>
                    <w:id w:val="844515778"/>
                    <w:tag w:val="goog_rdk_417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redefines the way individuals plan budgets for everyday lifestyle needs by delivering smart, AI-driven recommendations across </w:delText>
                    </w:r>
                  </w:sdtContent>
                </w:sdt>
                <w:sdt>
                  <w:sdtPr>
                    <w:id w:val="1743661328"/>
                    <w:tag w:val="goog_rdk_417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home interiors</w:delText>
                    </w:r>
                  </w:sdtContent>
                </w:sdt>
                <w:sdt>
                  <w:sdtPr>
                    <w:id w:val="-1495813696"/>
                    <w:tag w:val="goog_rdk_417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807111153"/>
                    <w:tag w:val="goog_rdk_417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party planning</w:delText>
                    </w:r>
                  </w:sdtContent>
                </w:sdt>
                <w:sdt>
                  <w:sdtPr>
                    <w:id w:val="1096648835"/>
                    <w:tag w:val="goog_rdk_417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w:delText>
                    </w:r>
                  </w:sdtContent>
                </w:sdt>
                <w:sdt>
                  <w:sdtPr>
                    <w:id w:val="-1747676808"/>
                    <w:tag w:val="goog_rdk_417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jewelry selection</w:delText>
                    </w:r>
                  </w:sdtContent>
                </w:sdt>
                <w:sdt>
                  <w:sdtPr>
                    <w:id w:val="-567884105"/>
                    <w:tag w:val="goog_rdk_417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By combining the power of </w:delText>
                    </w:r>
                  </w:sdtContent>
                </w:sdt>
                <w:sdt>
                  <w:sdtPr>
                    <w:id w:val="-2070107596"/>
                    <w:tag w:val="goog_rdk_417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FastAPI</w:delText>
                    </w:r>
                  </w:sdtContent>
                </w:sdt>
                <w:sdt>
                  <w:sdtPr>
                    <w:id w:val="263913180"/>
                    <w:tag w:val="goog_rdk_417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with </w:delText>
                    </w:r>
                  </w:sdtContent>
                </w:sdt>
                <w:sdt>
                  <w:sdtPr>
                    <w:id w:val="1848175042"/>
                    <w:tag w:val="goog_rdk_418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Gemini 1.5 Flash Pro</w:delText>
                    </w:r>
                  </w:sdtContent>
                </w:sdt>
                <w:sdt>
                  <w:sdtPr>
                    <w:id w:val="738041374"/>
                    <w:tag w:val="goog_rdk_418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system intelligently processes user inputs—budgets, preferences, and even images—to generate accurate and context-aware suggestions from multiple trusted platforms like </w:delText>
                    </w:r>
                  </w:sdtContent>
                </w:sdt>
                <w:sdt>
                  <w:sdtPr>
                    <w:id w:val="1749338554"/>
                    <w:tag w:val="goog_rdk_418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Amazon</w:delText>
                    </w:r>
                  </w:sdtContent>
                </w:sdt>
                <w:sdt>
                  <w:sdtPr>
                    <w:id w:val="1022950684"/>
                    <w:tag w:val="goog_rdk_418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300481850"/>
                    <w:tag w:val="goog_rdk_418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Flipkart</w:delText>
                    </w:r>
                  </w:sdtContent>
                </w:sdt>
                <w:sdt>
                  <w:sdtPr>
                    <w:id w:val="-2086516314"/>
                    <w:tag w:val="goog_rdk_418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826963190"/>
                    <w:tag w:val="goog_rdk_418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IKEA</w:delText>
                    </w:r>
                  </w:sdtContent>
                </w:sdt>
                <w:sdt>
                  <w:sdtPr>
                    <w:id w:val="-278688476"/>
                    <w:tag w:val="goog_rdk_418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326713329"/>
                    <w:tag w:val="goog_rdk_418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Swiggy</w:delText>
                    </w:r>
                  </w:sdtContent>
                </w:sdt>
                <w:sdt>
                  <w:sdtPr>
                    <w:id w:val="-162966755"/>
                    <w:tag w:val="goog_rdk_418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235152265"/>
                    <w:tag w:val="goog_rdk_419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Zomato</w:delText>
                    </w:r>
                  </w:sdtContent>
                </w:sdt>
                <w:sdt>
                  <w:sdtPr>
                    <w:id w:val="-611994468"/>
                    <w:tag w:val="goog_rdk_419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88094023"/>
                    <w:tag w:val="goog_rdk_4192"/>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OYO and more</w:delText>
                    </w:r>
                  </w:sdtContent>
                </w:sdt>
                <w:sdt>
                  <w:sdtPr>
                    <w:id w:val="-187512366"/>
                    <w:tag w:val="goog_rdk_419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.From backend architecture to AI integration and a responsive frontend, PocketSmart AI has been built with a focus on </w:delText>
                    </w:r>
                  </w:sdtContent>
                </w:sdt>
                <w:sdt>
                  <w:sdtPr>
                    <w:id w:val="332471975"/>
                    <w:tag w:val="goog_rdk_419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efficiency</w:delText>
                    </w:r>
                  </w:sdtContent>
                </w:sdt>
                <w:sdt>
                  <w:sdtPr>
                    <w:id w:val="1868221150"/>
                    <w:tag w:val="goog_rdk_419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sdt>
                  <w:sdtPr>
                    <w:id w:val="-1187655817"/>
                    <w:tag w:val="goog_rdk_419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scalability</w:delText>
                    </w:r>
                  </w:sdtContent>
                </w:sdt>
                <w:sdt>
                  <w:sdtPr>
                    <w:id w:val="-2106827218"/>
                    <w:tag w:val="goog_rdk_419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and </w:delText>
                    </w:r>
                  </w:sdtContent>
                </w:sdt>
                <w:sdt>
                  <w:sdtPr>
                    <w:id w:val="-215354905"/>
                    <w:tag w:val="goog_rdk_419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user-centric design</w:delText>
                    </w:r>
                  </w:sdtContent>
                </w:sdt>
                <w:sdt>
                  <w:sdtPr>
                    <w:id w:val="-1113203503"/>
                    <w:tag w:val="goog_rdk_4199"/>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The FastAPI backend ensures modular, secure routing and robust session handling, while the Jinja2-powered frontend offers an intuitive and clean interface for users to interact with the system in real time.</w:delText>
                    </w:r>
                  </w:sdtContent>
                </w:sdt>
              </w:del>
            </w:sdtContent>
          </w:sdt>
        </w:p>
      </w:sdtContent>
    </w:sdt>
    <w:sdt>
      <w:sdtPr>
        <w:id w:val="138679943"/>
        <w:tag w:val="goog_rdk_4212"/>
      </w:sdtPr>
      <w:sdtContent>
        <w:p w:rsidR="00000000" w:rsidDel="00000000" w:rsidP="00000000" w:rsidRDefault="00000000" w:rsidRPr="00000000" w14:paraId="0000035E">
          <w:pPr>
            <w:pStyle w:val="Heading1"/>
            <w:spacing w:after="240" w:before="240" w:line="240" w:lineRule="auto"/>
            <w:jc w:val="both"/>
            <w:rPr>
              <w:ins w:author="CS 2501111058202" w:id="213"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56002355"/>
              <w:tag w:val="goog_rdk_4201"/>
            </w:sdtPr>
            <w:sdtContent>
              <w:del w:author="Kanihaa" w:id="9" w:date="2026-09-25T08:48:49Z"/>
              <w:sdt>
                <w:sdtPr>
                  <w:id w:val="572596819"/>
                  <w:tag w:val="goog_rdk_4202"/>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Each module—from registration to recommendations—is designed to simplify decision-making and enhance the shopping or planning experience through automation and personalization. Whether it’s finding the right</w:delText>
                    </w:r>
                  </w:del>
                </w:sdtContent>
              </w:sdt>
              <w:del w:author="Kanihaa" w:id="9" w:date="2026-09-25T08:48:49Z">
                <w:sdt>
                  <w:sdtPr>
                    <w:id w:val="510167414"/>
                    <w:tag w:val="goog_rdk_4203"/>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wall art within budget or organizing a last-minute party, PocketSmart AI acts as a </w:delText>
                    </w:r>
                  </w:sdtContent>
                </w:sdt>
                <w:sdt>
                  <w:sdtPr>
                    <w:id w:val="1709892845"/>
                    <w:tag w:val="goog_rdk_4204"/>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smart digital assista</w:delText>
                    </w:r>
                  </w:sdtContent>
                </w:sdt>
                <w:sdt>
                  <w:sdtPr>
                    <w:id w:val="-1378022735"/>
                    <w:tag w:val="goog_rdk_4205"/>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nt</w:delText>
                    </w:r>
                  </w:sdtContent>
                </w:sdt>
                <w:sdt>
                  <w:sdtPr>
                    <w:id w:val="997687491"/>
                    <w:tag w:val="goog_rdk_4206"/>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saving time and effort while optimizing outcomes.With its seamless fusion of generative AI and web technologies, </w:delText>
                    </w:r>
                  </w:sdtContent>
                </w:sdt>
                <w:sdt>
                  <w:sdtPr>
                    <w:id w:val="-1777177007"/>
                    <w:tag w:val="goog_rdk_4207"/>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PocketSmart AI</w:delText>
                    </w:r>
                  </w:sdtContent>
                </w:sdt>
                <w:sdt>
                  <w:sdtPr>
                    <w:id w:val="1527857285"/>
                    <w:tag w:val="goog_rdk_4208"/>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w:delText>
                    </w:r>
                  </w:sdtContent>
                </w:sdt>
              </w:del>
            </w:sdtContent>
          </w:sdt>
          <w:sdt>
            <w:sdtPr>
              <w:id w:val="1216363555"/>
              <w:tag w:val="goog_rdk_4209"/>
            </w:sdtPr>
            <w:sdtContent>
              <w:ins w:author="CS 2501111058202" w:id="213" w:date="2026-09-22T14:08:20Z">
                <w:sdt>
                  <w:sdtPr>
                    <w:id w:val="-1002823190"/>
                    <w:tag w:val="goog_rdk_4210"/>
                  </w:sdtPr>
                  <w:sdtContent>
                    <w:del w:author="Kanihaa" w:id="9" w:date="2026-09-25T08:48:49Z"/>
                  </w:sdtContent>
                </w:sdt>
              </w:ins>
              <w:sdt>
                <w:sdtPr>
                  <w:id w:val="1493548668"/>
                  <w:tag w:val="goog_rdk_4211"/>
                </w:sdtPr>
                <w:sdtContent>
                  <w:ins w:author="CS 2501111058202" w:id="213" w:date="2026-09-22T14:08:20Z">
                    <w:del w:author="Kanihaa" w:id="9" w:date="2026-09-25T08:48:49Z">
                      <w:r w:rsidDel="00000000" w:rsidR="00000000" w:rsidRPr="00000000">
                        <w:rPr>
                          <w:rtl w:val="0"/>
                        </w:rPr>
                      </w:r>
                    </w:del>
                  </w:ins>
                </w:sdtContent>
              </w:sdt>
              <w:ins w:author="CS 2501111058202" w:id="213" w:date="2026-09-22T14:08:20Z">
                <w:del w:author="Kanihaa" w:id="9" w:date="2026-09-25T08:48:49Z"/>
              </w:ins>
            </w:sdtContent>
          </w:sdt>
        </w:p>
      </w:sdtContent>
    </w:sdt>
    <w:sdt>
      <w:sdtPr>
        <w:id w:val="-1326229929"/>
        <w:tag w:val="goog_rdk_4216"/>
      </w:sdtPr>
      <w:sdtContent>
        <w:p w:rsidR="00000000" w:rsidDel="00000000" w:rsidP="00000000" w:rsidRDefault="00000000" w:rsidRPr="00000000" w14:paraId="0000035F">
          <w:pPr>
            <w:pStyle w:val="Heading1"/>
            <w:spacing w:after="240" w:before="240" w:line="240" w:lineRule="auto"/>
            <w:jc w:val="both"/>
            <w:rPr>
              <w:ins w:author="CS 2501111058202" w:id="213"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888252735"/>
              <w:tag w:val="goog_rdk_4213"/>
            </w:sdtPr>
            <w:sdtContent>
              <w:ins w:author="CS 2501111058202" w:id="213" w:date="2026-09-22T14:08:20Z">
                <w:sdt>
                  <w:sdtPr>
                    <w:id w:val="133986164"/>
                    <w:tag w:val="goog_rdk_4214"/>
                  </w:sdtPr>
                  <w:sdtContent>
                    <w:del w:author="Kanihaa" w:id="9" w:date="2026-09-25T08:48:49Z"/>
                  </w:sdtContent>
                </w:sdt>
              </w:ins>
              <w:sdt>
                <w:sdtPr>
                  <w:id w:val="1165640885"/>
                  <w:tag w:val="goog_rdk_4215"/>
                </w:sdtPr>
                <w:sdtContent>
                  <w:ins w:author="CS 2501111058202" w:id="213" w:date="2026-09-22T14:08:20Z">
                    <w:del w:author="Kanihaa" w:id="9" w:date="2026-09-25T08:48:49Z">
                      <w:r w:rsidDel="00000000" w:rsidR="00000000" w:rsidRPr="00000000">
                        <w:rPr>
                          <w:rtl w:val="0"/>
                        </w:rPr>
                      </w:r>
                    </w:del>
                  </w:ins>
                </w:sdtContent>
              </w:sdt>
              <w:ins w:author="CS 2501111058202" w:id="213" w:date="2026-09-22T14:08:20Z">
                <w:del w:author="Kanihaa" w:id="9" w:date="2026-09-25T08:48:49Z"/>
              </w:ins>
            </w:sdtContent>
          </w:sdt>
        </w:p>
      </w:sdtContent>
    </w:sdt>
    <w:sdt>
      <w:sdtPr>
        <w:id w:val="-1167103799"/>
        <w:tag w:val="goog_rdk_4220"/>
      </w:sdtPr>
      <w:sdtContent>
        <w:p w:rsidR="00000000" w:rsidDel="00000000" w:rsidP="00000000" w:rsidRDefault="00000000" w:rsidRPr="00000000" w14:paraId="00000360">
          <w:pPr>
            <w:pStyle w:val="Heading1"/>
            <w:spacing w:after="240" w:before="240" w:line="240" w:lineRule="auto"/>
            <w:jc w:val="both"/>
            <w:rPr>
              <w:ins w:author="CS 2501111058202" w:id="213"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104371734"/>
              <w:tag w:val="goog_rdk_4217"/>
            </w:sdtPr>
            <w:sdtContent>
              <w:ins w:author="CS 2501111058202" w:id="213" w:date="2026-09-22T14:08:20Z">
                <w:sdt>
                  <w:sdtPr>
                    <w:id w:val="1630802293"/>
                    <w:tag w:val="goog_rdk_4218"/>
                  </w:sdtPr>
                  <w:sdtContent>
                    <w:del w:author="Kanihaa" w:id="9" w:date="2026-09-25T08:48:49Z"/>
                  </w:sdtContent>
                </w:sdt>
              </w:ins>
              <w:sdt>
                <w:sdtPr>
                  <w:id w:val="2135706221"/>
                  <w:tag w:val="goog_rdk_4219"/>
                </w:sdtPr>
                <w:sdtContent>
                  <w:ins w:author="CS 2501111058202" w:id="213" w:date="2026-09-22T14:08:20Z">
                    <w:del w:author="Kanihaa" w:id="9" w:date="2026-09-25T08:48:49Z">
                      <w:r w:rsidDel="00000000" w:rsidR="00000000" w:rsidRPr="00000000">
                        <w:rPr>
                          <w:rtl w:val="0"/>
                        </w:rPr>
                      </w:r>
                    </w:del>
                  </w:ins>
                </w:sdtContent>
              </w:sdt>
              <w:ins w:author="CS 2501111058202" w:id="213" w:date="2026-09-22T14:08:20Z">
                <w:del w:author="Kanihaa" w:id="9" w:date="2026-09-25T08:48:49Z"/>
              </w:ins>
            </w:sdtContent>
          </w:sdt>
        </w:p>
      </w:sdtContent>
    </w:sdt>
    <w:sdt>
      <w:sdtPr>
        <w:id w:val="-1997806016"/>
        <w:tag w:val="goog_rdk_4224"/>
      </w:sdtPr>
      <w:sdtContent>
        <w:p w:rsidR="00000000" w:rsidDel="00000000" w:rsidP="00000000" w:rsidRDefault="00000000" w:rsidRPr="00000000" w14:paraId="00000361">
          <w:pPr>
            <w:pStyle w:val="Heading1"/>
            <w:spacing w:after="240" w:before="240" w:line="240" w:lineRule="auto"/>
            <w:jc w:val="both"/>
            <w:rPr>
              <w:ins w:author="CS 2501111058202" w:id="213"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572671954"/>
              <w:tag w:val="goog_rdk_4221"/>
            </w:sdtPr>
            <w:sdtContent>
              <w:ins w:author="CS 2501111058202" w:id="213" w:date="2026-09-22T14:08:20Z">
                <w:sdt>
                  <w:sdtPr>
                    <w:id w:val="-1274964463"/>
                    <w:tag w:val="goog_rdk_4222"/>
                  </w:sdtPr>
                  <w:sdtContent>
                    <w:del w:author="Kanihaa" w:id="9" w:date="2026-09-25T08:48:49Z"/>
                  </w:sdtContent>
                </w:sdt>
              </w:ins>
              <w:sdt>
                <w:sdtPr>
                  <w:id w:val="309258244"/>
                  <w:tag w:val="goog_rdk_4223"/>
                </w:sdtPr>
                <w:sdtContent>
                  <w:ins w:author="CS 2501111058202" w:id="213" w:date="2026-09-22T14:08:20Z">
                    <w:del w:author="Kanihaa" w:id="9" w:date="2026-09-25T08:48:49Z">
                      <w:r w:rsidDel="00000000" w:rsidR="00000000" w:rsidRPr="00000000">
                        <w:rPr>
                          <w:rtl w:val="0"/>
                        </w:rPr>
                      </w:r>
                    </w:del>
                  </w:ins>
                </w:sdtContent>
              </w:sdt>
              <w:ins w:author="CS 2501111058202" w:id="213" w:date="2026-09-22T14:08:20Z">
                <w:del w:author="Kanihaa" w:id="9" w:date="2026-09-25T08:48:49Z"/>
              </w:ins>
            </w:sdtContent>
          </w:sdt>
        </w:p>
      </w:sdtContent>
    </w:sdt>
    <w:sdt>
      <w:sdtPr>
        <w:id w:val="-892580145"/>
        <w:tag w:val="goog_rdk_4228"/>
      </w:sdtPr>
      <w:sdtContent>
        <w:p w:rsidR="00000000" w:rsidDel="00000000" w:rsidP="00000000" w:rsidRDefault="00000000" w:rsidRPr="00000000" w14:paraId="00000362">
          <w:pPr>
            <w:pStyle w:val="Heading1"/>
            <w:spacing w:after="240" w:before="240" w:line="240" w:lineRule="auto"/>
            <w:jc w:val="both"/>
            <w:rPr>
              <w:ins w:author="CS 2501111058202" w:id="213"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1978149519"/>
              <w:tag w:val="goog_rdk_4225"/>
            </w:sdtPr>
            <w:sdtContent>
              <w:ins w:author="CS 2501111058202" w:id="213" w:date="2026-09-22T14:08:20Z">
                <w:sdt>
                  <w:sdtPr>
                    <w:id w:val="-590048555"/>
                    <w:tag w:val="goog_rdk_4226"/>
                  </w:sdtPr>
                  <w:sdtContent>
                    <w:del w:author="Kanihaa" w:id="9" w:date="2026-09-25T08:48:49Z"/>
                  </w:sdtContent>
                </w:sdt>
              </w:ins>
              <w:sdt>
                <w:sdtPr>
                  <w:id w:val="592656355"/>
                  <w:tag w:val="goog_rdk_4227"/>
                </w:sdtPr>
                <w:sdtContent>
                  <w:ins w:author="CS 2501111058202" w:id="213" w:date="2026-09-22T14:08:20Z">
                    <w:del w:author="Kanihaa" w:id="9" w:date="2026-09-25T08:48:49Z">
                      <w:r w:rsidDel="00000000" w:rsidR="00000000" w:rsidRPr="00000000">
                        <w:rPr>
                          <w:rtl w:val="0"/>
                        </w:rPr>
                      </w:r>
                    </w:del>
                  </w:ins>
                </w:sdtContent>
              </w:sdt>
              <w:ins w:author="CS 2501111058202" w:id="213" w:date="2026-09-22T14:08:20Z">
                <w:del w:author="Kanihaa" w:id="9" w:date="2026-09-25T08:48:49Z"/>
              </w:ins>
            </w:sdtContent>
          </w:sdt>
        </w:p>
      </w:sdtContent>
    </w:sdt>
    <w:sdt>
      <w:sdtPr>
        <w:id w:val="-1705937543"/>
        <w:tag w:val="goog_rdk_4232"/>
      </w:sdtPr>
      <w:sdtContent>
        <w:p w:rsidR="00000000" w:rsidDel="00000000" w:rsidP="00000000" w:rsidRDefault="00000000" w:rsidRPr="00000000" w14:paraId="00000363">
          <w:pPr>
            <w:pStyle w:val="Heading1"/>
            <w:spacing w:after="240" w:before="240" w:line="240" w:lineRule="auto"/>
            <w:jc w:val="both"/>
            <w:rPr>
              <w:ins w:author="CS 2501111058202" w:id="213"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538591050"/>
              <w:tag w:val="goog_rdk_4229"/>
            </w:sdtPr>
            <w:sdtContent>
              <w:ins w:author="CS 2501111058202" w:id="213" w:date="2026-09-22T14:08:20Z">
                <w:sdt>
                  <w:sdtPr>
                    <w:id w:val="-2101997598"/>
                    <w:tag w:val="goog_rdk_4230"/>
                  </w:sdtPr>
                  <w:sdtContent>
                    <w:del w:author="Kanihaa" w:id="9" w:date="2026-09-25T08:48:49Z"/>
                  </w:sdtContent>
                </w:sdt>
              </w:ins>
              <w:sdt>
                <w:sdtPr>
                  <w:id w:val="-1380114846"/>
                  <w:tag w:val="goog_rdk_4231"/>
                </w:sdtPr>
                <w:sdtContent>
                  <w:ins w:author="CS 2501111058202" w:id="213" w:date="2026-09-22T14:08:20Z">
                    <w:del w:author="Kanihaa" w:id="9" w:date="2026-09-25T08:48:49Z">
                      <w:r w:rsidDel="00000000" w:rsidR="00000000" w:rsidRPr="00000000">
                        <w:rPr>
                          <w:rtl w:val="0"/>
                        </w:rPr>
                      </w:r>
                    </w:del>
                  </w:ins>
                </w:sdtContent>
              </w:sdt>
              <w:ins w:author="CS 2501111058202" w:id="213" w:date="2026-09-22T14:08:20Z">
                <w:del w:author="Kanihaa" w:id="9" w:date="2026-09-25T08:48:49Z"/>
              </w:ins>
            </w:sdtContent>
          </w:sdt>
        </w:p>
      </w:sdtContent>
    </w:sdt>
    <w:sdt>
      <w:sdtPr>
        <w:id w:val="1398554826"/>
        <w:tag w:val="goog_rdk_4236"/>
      </w:sdtPr>
      <w:sdtContent>
        <w:p w:rsidR="00000000" w:rsidDel="00000000" w:rsidP="00000000" w:rsidRDefault="00000000" w:rsidRPr="00000000" w14:paraId="00000364">
          <w:pPr>
            <w:pStyle w:val="Heading1"/>
            <w:spacing w:after="240" w:before="240" w:line="240" w:lineRule="auto"/>
            <w:jc w:val="both"/>
            <w:rPr>
              <w:ins w:author="CS 2501111058202" w:id="213" w:date="2026-09-22T14:08:20Z"/>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Gayathri" w:id="0" w:date="2026-09-24T05:13:41Z">
              <w:pPr>
                <w:spacing w:after="240" w:before="240" w:line="240" w:lineRule="auto"/>
                <w:jc w:val="both"/>
              </w:pPr>
            </w:pPrChange>
          </w:pPr>
          <w:sdt>
            <w:sdtPr>
              <w:id w:val="-287977485"/>
              <w:tag w:val="goog_rdk_4233"/>
            </w:sdtPr>
            <w:sdtContent>
              <w:ins w:author="CS 2501111058202" w:id="213" w:date="2026-09-22T14:08:20Z">
                <w:sdt>
                  <w:sdtPr>
                    <w:id w:val="-1180142523"/>
                    <w:tag w:val="goog_rdk_4234"/>
                  </w:sdtPr>
                  <w:sdtContent>
                    <w:del w:author="Kanihaa" w:id="9" w:date="2026-09-25T08:48:49Z"/>
                  </w:sdtContent>
                </w:sdt>
              </w:ins>
              <w:sdt>
                <w:sdtPr>
                  <w:id w:val="1233997645"/>
                  <w:tag w:val="goog_rdk_4235"/>
                </w:sdtPr>
                <w:sdtContent>
                  <w:ins w:author="CS 2501111058202" w:id="213" w:date="2026-09-22T14:08:20Z">
                    <w:del w:author="Kanihaa" w:id="9" w:date="2026-09-25T08:48:49Z">
                      <w:r w:rsidDel="00000000" w:rsidR="00000000" w:rsidRPr="00000000">
                        <w:rPr>
                          <w:rtl w:val="0"/>
                        </w:rPr>
                      </w:r>
                    </w:del>
                  </w:ins>
                </w:sdtContent>
              </w:sdt>
              <w:ins w:author="CS 2501111058202" w:id="213" w:date="2026-09-22T14:08:20Z">
                <w:del w:author="Kanihaa" w:id="9" w:date="2026-09-25T08:48:49Z"/>
              </w:ins>
            </w:sdtContent>
          </w:sdt>
        </w:p>
      </w:sdtContent>
    </w:sdt>
    <w:sdt>
      <w:sdtPr>
        <w:id w:val="-1789940917"/>
        <w:tag w:val="goog_rdk_4248"/>
      </w:sdtPr>
      <w:sdtContent>
        <w:p w:rsidR="00000000" w:rsidDel="00000000" w:rsidP="00000000" w:rsidRDefault="00000000" w:rsidRPr="00000000" w14:paraId="00000365">
          <w:pPr>
            <w:pStyle w:val="Heading1"/>
            <w:spacing w:after="240" w:before="240" w:line="240" w:lineRule="auto"/>
            <w:ind w:hanging="144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rPr>
              </w:rPrChange>
            </w:rPr>
            <w:pPrChange w:author="Vasanth J" w:id="0" w:date="2026-09-24T13:55:36Z">
              <w:pPr>
                <w:spacing w:after="240" w:before="240" w:line="240" w:lineRule="auto"/>
                <w:jc w:val="both"/>
              </w:pPr>
            </w:pPrChange>
          </w:pPr>
          <w:sdt>
            <w:sdtPr>
              <w:id w:val="-907007084"/>
              <w:tag w:val="goog_rdk_4238"/>
            </w:sdtPr>
            <w:sdtContent>
              <w:del w:author="Kanihaa" w:id="9" w:date="2026-09-25T08:48:49Z"/>
              <w:sdt>
                <w:sdtPr>
                  <w:id w:val="-2106599288"/>
                  <w:tag w:val="goog_rdk_4239"/>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stands as a practical example of how </w:delText>
                    </w:r>
                  </w:del>
                </w:sdtContent>
              </w:sdt>
              <w:del w:author="Kanihaa" w:id="9" w:date="2026-09-25T08:48:49Z">
                <w:sdt>
                  <w:sdtPr>
                    <w:id w:val="731047238"/>
                    <w:tag w:val="goog_rdk_4240"/>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AI can enhance everyday decision-making</w:delText>
                    </w:r>
                  </w:sdtContent>
                </w:sdt>
                <w:sdt>
                  <w:sdtPr>
                    <w:id w:val="-1165866523"/>
                    <w:tag w:val="goog_rdk_4241"/>
                  </w:sdtPr>
                  <w:sdtContent>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 bringing intelligent recommendations to users' fingertips—budget-friendly, fast, and personalized</w:delText>
                    </w:r>
                  </w:sdtContent>
                </w:sdt>
              </w:del>
            </w:sdtContent>
          </w:sdt>
          <w:sdt>
            <w:sdtPr>
              <w:id w:val="-124078604"/>
              <w:tag w:val="goog_rdk_4242"/>
            </w:sdtPr>
            <w:sdtContent>
              <w:ins w:author="Vishal kumar B csaiapp250018" w:id="214" w:date="2026-09-22T09:41:48Z">
                <w:sdt>
                  <w:sdtPr>
                    <w:id w:val="723538763"/>
                    <w:tag w:val="goog_rdk_4243"/>
                  </w:sdtPr>
                  <w:sdtContent>
                    <w:del w:author="Kanihaa" w:id="9" w:date="2026-09-25T08:48:49Z"/>
                  </w:sdtContent>
                </w:sdt>
              </w:ins>
              <w:sdt>
                <w:sdtPr>
                  <w:id w:val="-1065570105"/>
                  <w:tag w:val="goog_rdk_4244"/>
                </w:sdtPr>
                <w:sdtContent>
                  <w:ins w:author="Vishal kumar B csaiapp250018" w:id="214" w:date="2026-09-22T09:41:48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ins>
                </w:sdtContent>
              </w:sdt>
              <w:ins w:author="Vishal kumar B csaiapp250018" w:id="214" w:date="2026-09-22T09:41:48Z">
                <w:del w:author="Kanihaa" w:id="9" w:date="2026-09-25T08:48:49Z"/>
              </w:ins>
            </w:sdtContent>
          </w:sdt>
          <w:sdt>
            <w:sdtPr>
              <w:id w:val="-906181663"/>
              <w:tag w:val="goog_rdk_4245"/>
            </w:sdtPr>
            <w:sdtContent>
              <w:del w:author="Kanihaa" w:id="9" w:date="2026-09-25T08:48:49Z"/>
              <w:sdt>
                <w:sdtPr>
                  <w:id w:val="-949006987"/>
                  <w:tag w:val="goog_rdk_4246"/>
                </w:sdtPr>
                <w:sdtContent>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rPr>
                        </w:rPrChange>
                      </w:rPr>
                      <w:delText xml:space="preserve">.</w:delText>
                    </w:r>
                  </w:del>
                </w:sdtContent>
              </w:sdt>
              <w:del w:author="Kanihaa" w:id="9" w:date="2026-09-25T08:48:49Z">
                <w:sdt>
                  <w:sdtPr>
                    <w:id w:val="-1558928626"/>
                    <w:tag w:val="goog_rdk_4247"/>
                  </w:sdtPr>
                  <w:sdtContent>
                    <w:r w:rsidDel="00000000" w:rsidR="00000000" w:rsidRPr="00000000">
                      <w:rPr>
                        <w:rtl w:val="0"/>
                      </w:rPr>
                    </w:r>
                  </w:sdtContent>
                </w:sdt>
              </w:del>
            </w:sdtContent>
          </w:sdt>
        </w:p>
      </w:sdtContent>
    </w:sdt>
    <w:sdt>
      <w:sdtPr>
        <w:id w:val="710289626"/>
        <w:tag w:val="goog_rdk_4251"/>
      </w:sdtPr>
      <w:sdtContent>
        <w:p w:rsidR="00000000" w:rsidDel="00000000" w:rsidP="00000000" w:rsidRDefault="00000000" w:rsidRPr="00000000" w14:paraId="00000366">
          <w:pPr>
            <w:pStyle w:val="Heading1"/>
            <w:spacing w:after="240" w:before="240" w:line="240" w:lineRule="auto"/>
            <w:ind w:hanging="90"/>
            <w:jc w:val="both"/>
            <w:rPr>
              <w:del w:author="Kanihaa" w:id="9" w:date="2026-09-25T08:48:49Z"/>
              <w:rFonts w:ascii="Calibri" w:cs="Calibri" w:eastAsia="Calibri" w:hAnsi="Calibri"/>
              <w:strike w:val="1"/>
              <w:sz w:val="6"/>
              <w:szCs w:val="6"/>
              <w:highlight w:val="black"/>
              <w:rPrChange w:author="Kanihaa" w:id="10" w:date="2026-09-25T08:48:49Z">
                <w:rPr>
                  <w:rFonts w:ascii="Cambria" w:cs="Cambria" w:eastAsia="Cambria" w:hAnsi="Cambria"/>
                  <w:b w:val="1"/>
                  <w:bCs w:val="1"/>
                </w:rPr>
              </w:rPrChange>
            </w:rPr>
            <w:pPrChange w:author="Deepasri S" w:id="0" w:date="2026-09-25T08:59:27Z">
              <w:pPr>
                <w:spacing w:after="280" w:before="280" w:line="240" w:lineRule="auto"/>
                <w:jc w:val="both"/>
              </w:pPr>
            </w:pPrChange>
          </w:pPr>
          <w:sdt>
            <w:sdtPr>
              <w:id w:val="316273999"/>
              <w:tag w:val="goog_rdk_4249"/>
            </w:sdtPr>
            <w:sdtContent>
              <w:del w:author="Kanihaa" w:id="9" w:date="2026-09-25T08:48:49Z"/>
              <w:sdt>
                <w:sdtPr>
                  <w:id w:val="404920261"/>
                  <w:tag w:val="goog_rdk_4250"/>
                </w:sdtPr>
                <w:sdtContent>
                  <w:del w:author="Kanihaa" w:id="9" w:date="2026-09-25T08:48:49Z">
                    <w:r w:rsidDel="00000000" w:rsidR="00000000" w:rsidRPr="00000000">
                      <w:rPr>
                        <w:rtl w:val="0"/>
                      </w:rPr>
                    </w:r>
                  </w:del>
                </w:sdtContent>
              </w:sdt>
              <w:del w:author="Kanihaa" w:id="9" w:date="2026-09-25T08:48:49Z"/>
            </w:sdtContent>
          </w:sdt>
        </w:p>
      </w:sdtContent>
    </w:sdt>
    <w:sdt>
      <w:sdtPr>
        <w:id w:val="-1617081427"/>
        <w:tag w:val="goog_rdk_4259"/>
      </w:sdtPr>
      <w:sdtContent>
        <w:p w:rsidR="00000000" w:rsidDel="00000000" w:rsidP="00000000" w:rsidRDefault="00000000" w:rsidRPr="00000000" w14:paraId="00000367">
          <w:pPr>
            <w:pStyle w:val="Heading1"/>
            <w:spacing w:after="160" w:line="259" w:lineRule="auto"/>
            <w:rPr>
              <w:rFonts w:ascii="Calibri" w:cs="Calibri" w:eastAsia="Calibri" w:hAnsi="Calibri"/>
              <w:highlight w:val="black"/>
              <w:vertAlign w:val="baseline"/>
              <w:rPrChange w:author="Victor Jones. K" w:id="219" w:date="2026-09-25T05:59:0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Gayathri" w:id="0" w:date="2026-09-24T05:13:41Z">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pPrChange>
          </w:pPr>
          <w:sdt>
            <w:sdtPr>
              <w:id w:val="-1538374358"/>
              <w:tag w:val="goog_rdk_4254"/>
            </w:sdtPr>
            <w:sdtContent>
              <w:ins w:author="Anonymous" w:id="217" w:date="2026-09-25T05:08:03Z">
                <w:sdt>
                  <w:sdtPr>
                    <w:id w:val="-68631453"/>
                    <w:tag w:val="goog_rdk_4255"/>
                  </w:sdtPr>
                  <w:sdtContent>
                    <w:del w:author="Kanihaa" w:id="9" w:date="2026-09-25T08:48:49Z"/>
                  </w:sdtContent>
                </w:sdt>
              </w:ins>
              <w:sdt>
                <w:sdtPr>
                  <w:id w:val="682781373"/>
                  <w:tag w:val="goog_rdk_4256"/>
                </w:sdtPr>
                <w:sdtContent>
                  <w:ins w:author="Anonymous" w:id="217" w:date="2026-09-25T05:08:03Z">
                    <w:del w:author="Kanihaa" w:id="9" w:date="2026-09-25T08:48:49Z">
                      <w:r w:rsidDel="00000000" w:rsidR="00000000" w:rsidRPr="00000000">
                        <w:rPr>
                          <w:rFonts w:ascii="Calibri" w:cs="Calibri" w:eastAsia="Calibri" w:hAnsi="Calibri"/>
                          <w:strike w:val="1"/>
                          <w:sz w:val="6"/>
                          <w:szCs w:val="6"/>
                          <w:highlight w:val="black"/>
                          <w:rtl w:val="0"/>
                          <w:rPrChange w:author="Kanihaa" w:id="10" w:date="2026-09-25T08:48:49Z">
                            <w:rPr>
                              <w:rFonts w:ascii="Cambria" w:cs="Cambria" w:eastAsia="Cambria" w:hAnsi="Cambria"/>
                              <w:b w:val="1"/>
                              <w:bCs w:val="1"/>
                            </w:rPr>
                          </w:rPrChange>
                        </w:rPr>
                        <w:delText xml:space="preserve">t</w:delText>
                      </w:r>
                    </w:del>
                  </w:ins>
                </w:sdtContent>
              </w:sdt>
              <w:ins w:author="Anonymous" w:id="217" w:date="2026-09-25T05:08:03Z">
                <w:del w:author="Kanihaa" w:id="9" w:date="2026-09-25T08:48:49Z"/>
              </w:ins>
            </w:sdtContent>
          </w:sdt>
          <w:sdt>
            <w:sdtPr>
              <w:id w:val="-68349695"/>
              <w:tag w:val="goog_rdk_4257"/>
            </w:sdtPr>
            <w:sdtContent>
              <w:ins w:author="Victor Jones. K" w:id="218" w:date="2026-09-25T05:59:00Z">
                <w:r w:rsidDel="00000000" w:rsidR="00000000" w:rsidRPr="00000000">
                  <w:rPr>
                    <w:rFonts w:ascii="Cambria" w:cs="Cambria" w:eastAsia="Cambria" w:hAnsi="Cambria"/>
                    <w:color w:val="666666"/>
                    <w:sz w:val="24"/>
                    <w:szCs w:val="24"/>
                    <w:rPrChange w:author="Victor Jones. K" w:id="219" w:date="2026-09-25T05:59:00Z">
                      <w:rPr>
                        <w:rFonts w:ascii="Cambria" w:cs="Cambria" w:eastAsia="Cambria" w:hAnsi="Cambria"/>
                        <w:b w:val="1"/>
                        <w:bCs w:val="1"/>
                      </w:rPr>
                    </w:rPrChange>
                  </w:rPr>
                  <w:drawing>
                    <wp:inline distB="114300" distT="114300" distL="114300" distR="114300">
                      <wp:extent cx="2009775" cy="6148760"/>
                      <wp:effectExtent b="0" l="0" r="0" t="0"/>
                      <wp:docPr id="201" name="image16.png"/>
                      <a:graphic>
                        <a:graphicData uri="http://schemas.openxmlformats.org/drawingml/2006/picture">
                          <pic:pic>
                            <pic:nvPicPr>
                              <pic:cNvPr id="0" name="image16.png"/>
                              <pic:cNvPicPr preferRelativeResize="0"/>
                            </pic:nvPicPr>
                            <pic:blipFill>
                              <a:blip r:embed="rId12"/>
                              <a:srcRect b="-6118" l="-10235" r="-10235" t="4774"/>
                              <a:stretch>
                                <a:fillRect/>
                              </a:stretch>
                            </pic:blipFill>
                            <pic:spPr>
                              <a:xfrm>
                                <a:off x="0" y="0"/>
                                <a:ext cx="2009775" cy="6148760"/>
                              </a:xfrm>
                              <a:prstGeom prst="rect"/>
                              <a:ln/>
                            </pic:spPr>
                          </pic:pic>
                        </a:graphicData>
                      </a:graphic>
                    </wp:inline>
                  </w:drawing>
                </w:r>
              </w:ins>
            </w:sdtContent>
          </w:sdt>
          <w:sdt>
            <w:sdtPr>
              <w:id w:val="1360973892"/>
              <w:tag w:val="goog_rdk_4258"/>
            </w:sdtPr>
            <w:sdtContent>
              <w:r w:rsidDel="00000000" w:rsidR="00000000" w:rsidRPr="00000000">
                <w:rPr>
                  <w:rtl w:val="0"/>
                </w:rPr>
              </w:r>
            </w:sdtContent>
          </w:sdt>
        </w:p>
      </w:sdtContent>
    </w:sdt>
    <w:sectPr>
      <w:headerReference r:id="rId65" w:type="default"/>
      <w:headerReference r:id="rId66" w:type="first"/>
      <w:footerReference r:id="rId67" w:type="default"/>
      <w:footerReference r:id="rId68" w:type="first"/>
      <w:pgSz w:h="16838" w:w="11906" w:orient="portrait"/>
      <w:pgMar w:bottom="288" w:top="1353.6" w:left="0" w:right="1280.3149606299216" w:header="708" w:footer="708"/>
      <w:pgNumType w:start="1"/>
      <w:titlePg w:val="1"/>
      <w:sectPrChange w:author="Madhumitha" w:id="0" w:date="2026-09-25T13:10:52Z">
        <w:sectPr w:rsidR="000000" w:rsidDel="000000" w:rsidRPr="000000" w:rsidSect="000000">
          <w:pgMar w:bottom="284" w:top="1440" w:left="1440" w:right="1440" w:header="708" w:footer="708"/>
          <w:pgNumType w:start="1"/>
          <w:pgSz w:h="16838" w:w="11906" w:orient="portrait"/>
          <w:titlePg w:val="0"/>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tchitha R" w:id="1" w:date="2026-09-23T15:06:15Z">
    <w:sdt>
      <w:sdtPr>
        <w:id w:val="2126710066"/>
        <w:tag w:val="goog_rdk_4558"/>
      </w:sdtPr>
      <w:sdtContent>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284"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1923603627"/>
              <w:tag w:val="goog_rdk_4557"/>
            </w:sdtPr>
            <w:sdtContent>
              <w:ins w:author="Eswar .S" w:id="284"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http://console.cloud.google.com</w:t>
                </w:r>
              </w:ins>
            </w:sdtContent>
          </w:sdt>
        </w:p>
      </w:sdtContent>
    </w:sdt>
  </w:comment>
  <w:comment w:author="R. Harish Ragavendran" w:id="0" w:date="2026-09-23T13:20:43Z">
    <w:sdt>
      <w:sdtPr>
        <w:id w:val="190668242"/>
        <w:tag w:val="goog_rdk_4560"/>
      </w:sdtPr>
      <w:sdtContent>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swar .S" w:id="284" w:date="2026-09-23T06:09:49Z"/>
              <w:rFonts w:ascii="Arial" w:cs="Arial" w:eastAsia="Arial" w:hAnsi="Arial"/>
              <w:b w:val="0"/>
              <w:bCs w:val="0"/>
              <w:i w:val="0"/>
              <w:iCs w:val="0"/>
              <w:smallCaps w:val="0"/>
              <w:strike w:val="0"/>
              <w:color w:val="000000"/>
              <w:sz w:val="22"/>
              <w:szCs w:val="22"/>
              <w:u w:val="none"/>
              <w:shd w:fill="auto" w:val="clear"/>
              <w:vertAlign w:val="baseline"/>
            </w:rPr>
          </w:pPr>
          <w:sdt>
            <w:sdtPr>
              <w:id w:val="-177673001"/>
              <w:tag w:val="goog_rdk_4559"/>
            </w:sdtPr>
            <w:sdtContent>
              <w:ins w:author="Eswar .S" w:id="284" w:date="2026-09-23T06:09: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text</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3" w15:done="0"/>
  <w15:commentEx w15:paraId="000003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330657430"/>
      <w:tag w:val="goog_rdk_4532"/>
    </w:sdtPr>
    <w:sdtContent>
      <w:p w:rsidR="00000000" w:rsidDel="00000000" w:rsidP="00000000" w:rsidRDefault="00000000" w:rsidRPr="00000000" w14:paraId="0000037E">
        <w:pPr>
          <w:rPr>
            <w:ins w:author="Yuvanesh" w:id="282" w:date="2026-09-22T08:48:48Z"/>
            <w:rPrChange w:author="Yuvanesh" w:id="283"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644522877"/>
            <w:tag w:val="goog_rdk_4530"/>
          </w:sdtPr>
          <w:sdtContent>
            <w:ins w:author="Yuvanesh" w:id="282" w:date="2026-09-22T08:48:48Z"/>
            <w:sdt>
              <w:sdtPr>
                <w:id w:val="-1694854271"/>
                <w:tag w:val="goog_rdk_4531"/>
              </w:sdtPr>
              <w:sdtContent>
                <w:ins w:author="Yuvanesh" w:id="282" w:date="2026-09-22T08:48:48Z">
                  <w:r w:rsidDel="00000000" w:rsidR="00000000" w:rsidRPr="00000000">
                    <w:rPr>
                      <w:rtl w:val="0"/>
                    </w:rPr>
                  </w:r>
                </w:ins>
              </w:sdtContent>
            </w:sdt>
            <w:ins w:author="Yuvanesh" w:id="282" w:date="2026-09-22T08:48:48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472218022"/>
      <w:tag w:val="goog_rdk_4537"/>
    </w:sdtPr>
    <w:sdtContent>
      <w:p w:rsidR="00000000" w:rsidDel="00000000" w:rsidP="00000000" w:rsidRDefault="00000000" w:rsidRPr="00000000" w14:paraId="0000037F">
        <w:pPr>
          <w:pStyle w:val="Heading1"/>
          <w:spacing w:after="280" w:before="280" w:line="240" w:lineRule="auto"/>
          <w:rPr>
            <w:ins w:author="Yuva Raj" w:id="285" w:date="2026-09-25T09:03:11Z"/>
            <w:rPrChange w:author="Eswar .S" w:id="286"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315447709"/>
            <w:tag w:val="goog_rdk_4535"/>
          </w:sdtPr>
          <w:sdtContent>
            <w:ins w:author="Yuva Raj" w:id="285" w:date="2026-09-25T09:03:11Z"/>
            <w:sdt>
              <w:sdtPr>
                <w:id w:val="-697530714"/>
                <w:tag w:val="goog_rdk_4536"/>
              </w:sdtPr>
              <w:sdtContent>
                <w:ins w:author="Yuva Raj" w:id="285" w:date="2026-09-25T09:03:11Z">
                  <w:r w:rsidDel="00000000" w:rsidR="00000000" w:rsidRPr="00000000">
                    <w:rPr>
                      <w:rtl w:val="0"/>
                    </w:rPr>
                  </w:r>
                </w:ins>
              </w:sdtContent>
            </w:sdt>
            <w:ins w:author="Yuva Raj" w:id="285" w:date="2026-09-25T09:03:11Z">
              <w:bookmarkStart w:colFirst="0" w:colLast="0" w:name="_heading=h.i1c3cou90mbj" w:id="349"/>
              <w:bookmarkEnd w:id="349"/>
              <w:r w:rsidDel="00000000" w:rsidR="00000000" w:rsidRPr="00000000">
                <w:drawing>
                  <wp:anchor allowOverlap="1" behindDoc="0" distB="228600" distT="228600" distL="228600" distR="228600" hidden="0" layoutInCell="1" locked="0" relativeHeight="0" simplePos="0">
                    <wp:simplePos x="0" y="0"/>
                    <wp:positionH relativeFrom="column">
                      <wp:posOffset>-2666999</wp:posOffset>
                    </wp:positionH>
                    <wp:positionV relativeFrom="paragraph">
                      <wp:posOffset>4162425</wp:posOffset>
                    </wp:positionV>
                    <wp:extent cx="7933238" cy="4552950"/>
                    <wp:effectExtent b="0" l="0" r="0" t="0"/>
                    <wp:wrapSquare wrapText="bothSides" distB="228600" distT="228600" distL="228600" distR="228600"/>
                    <wp:docPr id="235"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7933238" cy="4552950"/>
                            </a:xfrm>
                            <a:prstGeom prst="rect"/>
                            <a:ln/>
                          </pic:spPr>
                        </pic:pic>
                      </a:graphicData>
                    </a:graphic>
                  </wp:anchor>
                </w:drawing>
              </w:r>
            </w:ins>
          </w:sdtContent>
        </w:sdt>
      </w:p>
    </w:sdtContent>
  </w:sdt>
  <w:sdt>
    <w:sdtPr>
      <w:id w:val="1715474236"/>
      <w:tag w:val="goog_rdk_4546"/>
    </w:sdtPr>
    <w:sdtContent>
      <w:p w:rsidR="00000000" w:rsidDel="00000000" w:rsidP="00000000" w:rsidRDefault="00000000" w:rsidRPr="00000000" w14:paraId="00000380">
        <w:pPr>
          <w:pStyle w:val="Heading1"/>
          <w:spacing w:line="259" w:lineRule="auto"/>
          <w:rPr>
            <w:ins w:author="Sandhiya Sandhu" w:id="289" w:date="2026-09-24T05:48:16Z"/>
            <w:rPrChange w:author="Eswar .S" w:id="286"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Thamil" w:id="0" w:date="2026-09-25T05:09:53Z">
            <w:pPr/>
          </w:pPrChange>
        </w:pPr>
        <w:sdt>
          <w:sdtPr>
            <w:id w:val="1022823740"/>
            <w:tag w:val="goog_rdk_4541"/>
          </w:sdtPr>
          <w:sdtContent>
            <w:ins w:author="Thamil" w:id="287" w:date="2026-09-25T05:09:53Z">
              <w:sdt>
                <w:sdtPr>
                  <w:id w:val="-1688679406"/>
                  <w:tag w:val="goog_rdk_4542"/>
                </w:sdtPr>
                <w:sdtContent>
                  <w:del w:author="Victor Jones. K" w:id="288" w:date="2026-09-25T09:38:15Z">
                    <w:r w:rsidDel="00000000" w:rsidR="00000000" w:rsidRPr="00000000">
                      <w:rPr>
                        <w:rPrChange w:author="Eswar .S" w:id="286"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drawing>
                        <wp:inline distB="114300" distT="114300" distL="114300" distR="114300">
                          <wp:extent cx="7933238" cy="4552950"/>
                          <wp:effectExtent b="0" l="0" r="0" t="0"/>
                          <wp:docPr id="223"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7933238" cy="4552950"/>
                                  </a:xfrm>
                                  <a:prstGeom prst="rect"/>
                                  <a:ln/>
                                </pic:spPr>
                              </pic:pic>
                            </a:graphicData>
                          </a:graphic>
                        </wp:inline>
                      </w:drawing>
                    </w:r>
                  </w:del>
                </w:sdtContent>
              </w:sdt>
            </w:ins>
          </w:sdtContent>
        </w:sdt>
        <w:sdt>
          <w:sdtPr>
            <w:id w:val="-859835227"/>
            <w:tag w:val="goog_rdk_4543"/>
          </w:sdtPr>
          <w:sdtContent>
            <w:ins w:author="Eswar .S" w:id="284" w:date="2026-09-23T06:09:49Z"/>
          </w:sdtContent>
        </w:sdt>
        <w:sdt>
          <w:sdtPr>
            <w:id w:val="641593697"/>
            <w:tag w:val="goog_rdk_4544"/>
          </w:sdtPr>
          <w:sdtContent>
            <w:ins w:author="Sandhiya Sandhu" w:id="289" w:date="2026-09-24T05:48:16Z"/>
            <w:sdt>
              <w:sdtPr>
                <w:id w:val="-505365747"/>
                <w:tag w:val="goog_rdk_4545"/>
              </w:sdtPr>
              <w:sdtContent>
                <w:ins w:author="Sandhiya Sandhu" w:id="289" w:date="2026-09-24T05:48:16Z">
                  <w:r w:rsidDel="00000000" w:rsidR="00000000" w:rsidRPr="00000000">
                    <w:rPr>
                      <w:rtl w:val="0"/>
                    </w:rPr>
                  </w:r>
                </w:ins>
              </w:sdtContent>
            </w:sdt>
            <w:ins w:author="Sandhiya Sandhu" w:id="289" w:date="2026-09-24T05:48:16Z"/>
          </w:sdtContent>
        </w:sdt>
      </w:p>
    </w:sdtContent>
  </w:sdt>
  <w:sdt>
    <w:sdtPr>
      <w:id w:val="2139880006"/>
      <w:tag w:val="goog_rdk_4551"/>
    </w:sdtPr>
    <w:sdtContent>
      <w:p w:rsidR="00000000" w:rsidDel="00000000" w:rsidP="00000000" w:rsidRDefault="00000000" w:rsidRPr="00000000" w14:paraId="00000381">
        <w:pPr>
          <w:pStyle w:val="Title"/>
          <w:tabs>
            <w:tab w:val="center" w:leader="none" w:pos="4513"/>
            <w:tab w:val="right" w:leader="none" w:pos="9026"/>
          </w:tabs>
          <w:spacing w:after="280" w:lineRule="auto"/>
          <w:ind w:right="-561.2598425196836"/>
          <w:jc w:val="center"/>
          <w:rPr>
            <w:ins w:author="Nivetha Nivetha" w:id="291" w:date="2026-09-25T03:51:17Z"/>
            <w:rPrChange w:author="Eswar .S" w:id="286"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221113132"/>
            <w:tag w:val="goog_rdk_4549"/>
          </w:sdtPr>
          <w:sdtContent>
            <w:ins w:author="Nivetha Nivetha" w:id="291" w:date="2026-09-25T03:51:17Z"/>
            <w:sdt>
              <w:sdtPr>
                <w:id w:val="-994293916"/>
                <w:tag w:val="goog_rdk_4550"/>
              </w:sdtPr>
              <w:sdtContent>
                <w:ins w:author="Nivetha Nivetha" w:id="291" w:date="2026-09-25T03:51:17Z">
                  <w:r w:rsidDel="00000000" w:rsidR="00000000" w:rsidRPr="00000000">
                    <w:rPr>
                      <w:rtl w:val="0"/>
                      <w:rPrChange w:author="Eswar .S" w:id="286"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tab/>
                    <w:tab/>
                    <w:tab/>
                    <w:t xml:space="preserve">import jssvr sanyhohmnknkdkbnknbd</w:t>
                    <w:tab/>
                    <w:t xml:space="preserve">Qm.,dfkk</w:t>
                  </w:r>
                </w:ins>
              </w:sdtContent>
            </w:sdt>
            <w:ins w:author="Nivetha Nivetha" w:id="291" w:date="2026-09-25T03:51:17Z">
              <w:bookmarkStart w:colFirst="0" w:colLast="0" w:name="_heading=h.3shl2gg2oupa" w:id="350"/>
              <w:bookmarkEnd w:id="350"/>
            </w:ins>
          </w:sdtContent>
        </w:sdt>
      </w:p>
    </w:sdtContent>
  </w:sdt>
  <w:sdt>
    <w:sdtPr>
      <w:id w:val="-2110625879"/>
      <w:tag w:val="goog_rdk_4556"/>
    </w:sdtPr>
    <w:sdtContent>
      <w:p w:rsidR="00000000" w:rsidDel="00000000" w:rsidP="00000000" w:rsidRDefault="00000000" w:rsidRPr="00000000" w14:paraId="00000382">
        <w:pPr>
          <w:pStyle w:val="Title"/>
          <w:rPr>
            <w:ins w:author="Eswar .S" w:id="284" w:date="2026-09-23T06:09:49Z"/>
            <w:rPrChange w:author="Eswar .S" w:id="286"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Nivetha Nivetha" w:id="0" w:date="2026-09-25T03:51:17Z">
            <w:pPr/>
          </w:pPrChange>
        </w:pPr>
        <w:sdt>
          <w:sdtPr>
            <w:id w:val="343611270"/>
            <w:tag w:val="goog_rdk_4552"/>
          </w:sdtPr>
          <w:sdtContent>
            <w:ins w:author="Nivetha Nivetha" w:id="291" w:date="2026-09-25T03:51:17Z"/>
            <w:sdt>
              <w:sdtPr>
                <w:id w:val="1482196719"/>
                <w:tag w:val="goog_rdk_4553"/>
              </w:sdtPr>
              <w:sdtContent>
                <w:ins w:author="Nivetha Nivetha" w:id="291" w:date="2026-09-25T03:51:17Z">
                  <w:r w:rsidDel="00000000" w:rsidR="00000000" w:rsidRPr="00000000">
                    <w:rPr>
                      <w:rtl w:val="0"/>
                      <w:rPrChange w:author="Eswar .S" w:id="286" w:date="2026-09-23T06:09:49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TY5R</w:t>
                    <w:tab/>
                    <w:tab/>
                  </w:r>
                </w:ins>
              </w:sdtContent>
            </w:sdt>
            <w:ins w:author="Nivetha Nivetha" w:id="291" w:date="2026-09-25T03:51:17Z"/>
          </w:sdtContent>
        </w:sdt>
        <w:sdt>
          <w:sdtPr>
            <w:id w:val="1275480290"/>
            <w:tag w:val="goog_rdk_4554"/>
          </w:sdtPr>
          <w:sdtContent>
            <w:ins w:author="Eswar .S" w:id="284" w:date="2026-09-23T06:09:49Z"/>
            <w:sdt>
              <w:sdtPr>
                <w:id w:val="1307910190"/>
                <w:tag w:val="goog_rdk_4555"/>
              </w:sdtPr>
              <w:sdtContent>
                <w:ins w:author="Eswar .S" w:id="284" w:date="2026-09-23T06:09:49Z">
                  <w:r w:rsidDel="00000000" w:rsidR="00000000" w:rsidRPr="00000000">
                    <w:rPr>
                      <w:rtl w:val="0"/>
                    </w:rPr>
                  </w:r>
                </w:ins>
              </w:sdtContent>
            </w:sdt>
            <w:ins w:author="Eswar .S" w:id="284" w:date="2026-09-23T06:09:49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60120471"/>
      <w:tag w:val="goog_rdk_4268"/>
    </w:sdtPr>
    <w:sdtContent>
      <w:p w:rsidR="00000000" w:rsidDel="00000000" w:rsidP="00000000" w:rsidRDefault="00000000" w:rsidRPr="00000000" w14:paraId="00000368">
        <w:pPr>
          <w:pStyle w:val="Subtitle"/>
          <w:tabs>
            <w:tab w:val="center" w:leader="none" w:pos="4513"/>
            <w:tab w:val="right" w:leader="none" w:pos="9026"/>
          </w:tabs>
          <w:rPr>
            <w:ins w:author="Anonymous" w:id="223" w:date="2026-09-24T05:42:20Z"/>
            <w:del w:author="Anonymous" w:id="221" w:date="2026-09-25T05:38:05Z"/>
            <w:rFonts w:ascii="Arial" w:cs="Arial" w:eastAsia="Arial" w:hAnsi="Arial"/>
            <w:b w:val="0"/>
            <w:bCs w:val="0"/>
            <w:i w:val="0"/>
            <w:iCs w:val="0"/>
            <w:smallCaps w:val="0"/>
            <w:strike w:val="0"/>
            <w:color w:val="000000"/>
            <w:sz w:val="22"/>
            <w:szCs w:val="22"/>
            <w:u w:val="none"/>
            <w:shd w:fill="auto" w:val="clear"/>
            <w:vertAlign w:val="baseline"/>
            <w:rPrChange w:author="Sushanth G.k" w:id="224" w:date="2026-09-24T07:06:0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Sushanth G.k" w:id="0" w:date="2026-09-24T07:06:00Z">
            <w:pPr>
              <w:pStyle w:val="Subtitle"/>
              <w:tabs>
                <w:tab w:val="center" w:leader="none" w:pos="4513"/>
                <w:tab w:val="right" w:leader="none" w:pos="9026"/>
              </w:tabs>
            </w:pPr>
          </w:pPrChange>
        </w:pPr>
        <w:sdt>
          <w:sdtPr>
            <w:id w:val="1817278775"/>
            <w:tag w:val="goog_rdk_4262"/>
          </w:sdtPr>
          <w:sdtContent>
            <w:ins w:author="Janani A" w:id="220" w:date="2026-09-24T03:56:23Z">
              <w:sdt>
                <w:sdtPr>
                  <w:id w:val="-1888793519"/>
                  <w:tag w:val="goog_rdk_4263"/>
                </w:sdtPr>
                <w:sdtContent>
                  <w:del w:author="Anonymous" w:id="221" w:date="2026-09-25T05:38:05Z"/>
                </w:sdtContent>
              </w:sdt>
            </w:ins>
            <w:sdt>
              <w:sdtPr>
                <w:id w:val="719155043"/>
                <w:tag w:val="goog_rdk_4264"/>
              </w:sdtPr>
              <w:sdtContent>
                <w:ins w:author="Janani A" w:id="220" w:date="2026-09-24T03:56:23Z">
                  <w:del w:author="Anonymous" w:id="221" w:date="2026-09-25T05:38:05Z">
                    <w:r w:rsidDel="00000000" w:rsidR="00000000" w:rsidRPr="00000000">
                      <w:rPr>
                        <w:rFonts w:ascii="Cambria" w:cs="Cambria" w:eastAsia="Cambria" w:hAnsi="Cambria"/>
                        <w:sz w:val="24"/>
                        <w:szCs w:val="24"/>
                        <w:rtl w:val="0"/>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PACKET SMART</w:delText>
                    </w:r>
                  </w:del>
                </w:ins>
              </w:sdtContent>
            </w:sdt>
            <w:ins w:author="Janani A" w:id="220" w:date="2026-09-24T03:56:23Z">
              <w:del w:author="Anonymous" w:id="221" w:date="2026-09-25T05:38:05Z"/>
            </w:ins>
          </w:sdtContent>
        </w:sdt>
        <w:sdt>
          <w:sdtPr>
            <w:id w:val="-1184105750"/>
            <w:tag w:val="goog_rdk_4265"/>
          </w:sdtPr>
          <w:sdtContent>
            <w:ins w:author="Anonymous" w:id="223" w:date="2026-09-24T05:42:20Z">
              <w:sdt>
                <w:sdtPr>
                  <w:id w:val="-1097099970"/>
                  <w:tag w:val="goog_rdk_4266"/>
                </w:sdtPr>
                <w:sdtContent>
                  <w:del w:author="Anonymous" w:id="221" w:date="2026-09-25T05:38:05Z"/>
                </w:sdtContent>
              </w:sdt>
            </w:ins>
            <w:sdt>
              <w:sdtPr>
                <w:id w:val="825695346"/>
                <w:tag w:val="goog_rdk_4267"/>
              </w:sdtPr>
              <w:sdtContent>
                <w:ins w:author="Anonymous" w:id="223" w:date="2026-09-24T05:42:20Z">
                  <w:del w:author="Anonymous" w:id="221" w:date="2026-09-25T05:38:05Z">
                    <w:r w:rsidDel="00000000" w:rsidR="00000000" w:rsidRPr="00000000">
                      <w:rPr>
                        <w:rtl w:val="0"/>
                      </w:rPr>
                    </w:r>
                  </w:del>
                </w:ins>
              </w:sdtContent>
            </w:sdt>
            <w:ins w:author="Anonymous" w:id="223" w:date="2026-09-24T05:42:20Z">
              <w:del w:author="Anonymous" w:id="221" w:date="2026-09-25T05:38:05Z">
                <w:bookmarkStart w:colFirst="0" w:colLast="0" w:name="_heading=h.uq6wvwwmz7us" w:id="345"/>
                <w:bookmarkEnd w:id="345"/>
              </w:del>
            </w:ins>
          </w:sdtContent>
        </w:sdt>
      </w:p>
    </w:sdtContent>
  </w:sdt>
  <w:sdt>
    <w:sdtPr>
      <w:id w:val="1178454808"/>
      <w:tag w:val="goog_rdk_4273"/>
    </w:sdtPr>
    <w:sdtContent>
      <w:p w:rsidR="00000000" w:rsidDel="00000000" w:rsidP="00000000" w:rsidRDefault="00000000" w:rsidRPr="00000000" w14:paraId="00000369">
        <w:pPr>
          <w:pStyle w:val="Heading1"/>
          <w:tabs>
            <w:tab w:val="center" w:leader="none" w:pos="4513"/>
            <w:tab w:val="right" w:leader="none" w:pos="9026"/>
          </w:tabs>
          <w:ind w:left="-1700" w:firstLine="0"/>
          <w:rPr>
            <w:ins w:author="Anonymous" w:id="223" w:date="2026-09-24T05:42:20Z"/>
            <w:del w:author="Sajitha Parveen" w:id="225" w:date="2026-09-25T08:12:10Z"/>
            <w:rFonts w:ascii="Cambria" w:cs="Cambria" w:eastAsia="Cambria" w:hAnsi="Cambria"/>
            <w:sz w:val="24"/>
            <w:szCs w:val="24"/>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319594857"/>
            <w:tag w:val="goog_rdk_4270"/>
          </w:sdtPr>
          <w:sdtContent>
            <w:ins w:author="Anonymous" w:id="223" w:date="2026-09-24T05:42:20Z">
              <w:sdt>
                <w:sdtPr>
                  <w:id w:val="251996744"/>
                  <w:tag w:val="goog_rdk_4271"/>
                </w:sdtPr>
                <w:sdtContent>
                  <w:del w:author="Sajitha Parveen" w:id="225" w:date="2026-09-25T08:12:10Z"/>
                </w:sdtContent>
              </w:sdt>
            </w:ins>
            <w:sdt>
              <w:sdtPr>
                <w:id w:val="1049566484"/>
                <w:tag w:val="goog_rdk_4272"/>
              </w:sdtPr>
              <w:sdtContent>
                <w:ins w:author="Anonymous" w:id="223" w:date="2026-09-24T05:42:20Z">
                  <w:del w:author="Sajitha Parveen" w:id="225" w:date="2026-09-25T08:12:10Z">
                    <w:r w:rsidDel="00000000" w:rsidR="00000000" w:rsidRPr="00000000">
                      <w:rPr>
                        <w:rtl w:val="0"/>
                      </w:rPr>
                    </w:r>
                  </w:del>
                </w:ins>
              </w:sdtContent>
            </w:sdt>
            <w:ins w:author="Anonymous" w:id="223" w:date="2026-09-24T05:42:20Z">
              <w:del w:author="Sajitha Parveen" w:id="225" w:date="2026-09-25T08:12:10Z">
                <w:bookmarkStart w:colFirst="0" w:colLast="0" w:name="_heading=h.47drkq437ipy" w:id="346"/>
                <w:bookmarkEnd w:id="346"/>
              </w:del>
            </w:ins>
          </w:sdtContent>
        </w:sdt>
      </w:p>
    </w:sdtContent>
  </w:sdt>
  <w:sdt>
    <w:sdtPr>
      <w:id w:val="-2137159219"/>
      <w:tag w:val="goog_rdk_4278"/>
    </w:sdtPr>
    <w:sdtContent>
      <w:p w:rsidR="00000000" w:rsidDel="00000000" w:rsidP="00000000" w:rsidRDefault="00000000" w:rsidRPr="00000000" w14:paraId="0000036A">
        <w:pPr>
          <w:pStyle w:val="Heading1"/>
          <w:tabs>
            <w:tab w:val="center" w:leader="none" w:pos="4513"/>
            <w:tab w:val="right" w:leader="none" w:pos="9026"/>
          </w:tabs>
          <w:ind w:left="-1700" w:firstLine="0"/>
          <w:rPr>
            <w:ins w:author="Anonymous" w:id="223" w:date="2026-09-24T05:42:20Z"/>
            <w:del w:author="Johnson k" w:id="226" w:date="2026-09-24T04:14:58Z"/>
            <w:rFonts w:ascii="Cambria" w:cs="Cambria" w:eastAsia="Cambria" w:hAnsi="Cambria"/>
            <w:sz w:val="24"/>
            <w:szCs w:val="24"/>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494921227"/>
            <w:tag w:val="goog_rdk_4275"/>
          </w:sdtPr>
          <w:sdtContent>
            <w:ins w:author="Anonymous" w:id="223" w:date="2026-09-24T05:42:20Z">
              <w:sdt>
                <w:sdtPr>
                  <w:id w:val="-1205067035"/>
                  <w:tag w:val="goog_rdk_4276"/>
                </w:sdtPr>
                <w:sdtContent>
                  <w:del w:author="Johnson k" w:id="226" w:date="2026-09-24T04:14:58Z"/>
                </w:sdtContent>
              </w:sdt>
            </w:ins>
            <w:sdt>
              <w:sdtPr>
                <w:id w:val="1295196082"/>
                <w:tag w:val="goog_rdk_4277"/>
              </w:sdtPr>
              <w:sdtContent>
                <w:ins w:author="Anonymous" w:id="223" w:date="2026-09-24T05:42:20Z">
                  <w:del w:author="Johnson k" w:id="226" w:date="2026-09-24T04:14:58Z">
                    <w:r w:rsidDel="00000000" w:rsidR="00000000" w:rsidRPr="00000000">
                      <w:rPr>
                        <w:rtl w:val="0"/>
                      </w:rPr>
                    </w:r>
                  </w:del>
                </w:ins>
              </w:sdtContent>
            </w:sdt>
            <w:ins w:author="Anonymous" w:id="223" w:date="2026-09-24T05:42:20Z">
              <w:del w:author="Johnson k" w:id="226" w:date="2026-09-24T04:14:58Z">
                <w:bookmarkStart w:colFirst="0" w:colLast="0" w:name="_heading=h.rokr9bu9aw1c" w:id="347"/>
                <w:bookmarkEnd w:id="347"/>
              </w:del>
            </w:ins>
          </w:sdtContent>
        </w:sdt>
      </w:p>
    </w:sdtContent>
  </w:sdt>
  <w:sdt>
    <w:sdtPr>
      <w:id w:val="1647757005"/>
      <w:tag w:val="goog_rdk_4286"/>
    </w:sdtPr>
    <w:sdtContent>
      <w:p w:rsidR="00000000" w:rsidDel="00000000" w:rsidP="00000000" w:rsidRDefault="00000000" w:rsidRPr="00000000" w14:paraId="0000036B">
        <w:pPr>
          <w:pStyle w:val="Heading3"/>
          <w:tabs>
            <w:tab w:val="center" w:leader="none" w:pos="4513"/>
            <w:tab w:val="right" w:leader="none" w:pos="9026"/>
          </w:tabs>
          <w:rPr>
            <w:ins w:author="Anonymous" w:id="227" w:date="2026-09-24T07:39:44Z"/>
            <w:del w:author="Johnson k" w:id="226" w:date="2026-09-24T04:14:58Z"/>
            <w:rFonts w:ascii="Times New Roman" w:cs="Times New Roman" w:eastAsia="Times New Roman" w:hAnsi="Times New Roman"/>
            <w:strike w:val="1"/>
            <w:color w:val="1155cc"/>
            <w:sz w:val="20"/>
            <w:szCs w:val="20"/>
            <w:u w:val="single"/>
            <w:rPrChange w:author="Anonymous" w:id="228" w:date="2026-09-24T07:39:44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704910471"/>
            <w:tag w:val="goog_rdk_4283"/>
          </w:sdtPr>
          <w:sdtContent>
            <w:ins w:author="Anonymous" w:id="227" w:date="2026-09-24T07:39:44Z">
              <w:sdt>
                <w:sdtPr>
                  <w:id w:val="-1959964602"/>
                  <w:tag w:val="goog_rdk_4284"/>
                </w:sdtPr>
                <w:sdtContent>
                  <w:del w:author="Johnson k" w:id="226" w:date="2026-09-24T04:14:58Z"/>
                </w:sdtContent>
              </w:sdt>
            </w:ins>
            <w:sdt>
              <w:sdtPr>
                <w:id w:val="1395739902"/>
                <w:tag w:val="goog_rdk_4285"/>
              </w:sdtPr>
              <w:sdtContent>
                <w:ins w:author="Anonymous" w:id="227" w:date="2026-09-24T07:39:44Z">
                  <w:del w:author="Johnson k" w:id="226" w:date="2026-09-24T04:14:58Z">
                    <w:r w:rsidDel="00000000" w:rsidR="00000000" w:rsidRPr="00000000">
                      <w:rPr>
                        <w:rtl w:val="0"/>
                      </w:rPr>
                    </w:r>
                  </w:del>
                </w:ins>
              </w:sdtContent>
            </w:sdt>
            <w:ins w:author="Anonymous" w:id="227" w:date="2026-09-24T07:39:44Z">
              <w:del w:author="Johnson k" w:id="226" w:date="2026-09-24T04:14:58Z">
                <w:bookmarkStart w:colFirst="0" w:colLast="0" w:name="_heading=h.992exao9n17k" w:id="0"/>
                <w:bookmarkEnd w:id="0"/>
              </w:del>
            </w:ins>
          </w:sdtContent>
        </w:sdt>
      </w:p>
    </w:sdtContent>
  </w:sdt>
  <w:sdt>
    <w:sdtPr>
      <w:id w:val="337004385"/>
      <w:tag w:val="goog_rdk_4297"/>
    </w:sdtPr>
    <w:sdtContent>
      <w:p w:rsidR="00000000" w:rsidDel="00000000" w:rsidP="00000000" w:rsidRDefault="00000000" w:rsidRPr="00000000" w14:paraId="0000036C">
        <w:pPr>
          <w:pStyle w:val="Heading3"/>
          <w:tabs>
            <w:tab w:val="center" w:leader="none" w:pos="4513"/>
            <w:tab w:val="right" w:leader="none" w:pos="9026"/>
          </w:tabs>
          <w:rPr>
            <w:ins w:author="Jeevanandham M" w:id="231" w:date="2026-09-25T08:49:47Z"/>
            <w:del w:author="Johnson k" w:id="226" w:date="2026-09-24T04:14:58Z"/>
            <w:rFonts w:ascii="Cambria" w:cs="Cambria" w:eastAsia="Cambria" w:hAnsi="Cambria"/>
            <w:sz w:val="24"/>
            <w:szCs w:val="24"/>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1656227645"/>
            <w:tag w:val="goog_rdk_4291"/>
          </w:sdtPr>
          <w:sdtContent>
            <w:ins w:author="Anonymous" w:id="229" w:date="2026-09-25T04:51:36Z">
              <w:sdt>
                <w:sdtPr>
                  <w:id w:val="1015137611"/>
                  <w:tag w:val="goog_rdk_4292"/>
                </w:sdtPr>
                <w:sdtContent>
                  <w:del w:author="Johnson k" w:id="226" w:date="2026-09-24T04:14:58Z"/>
                </w:sdtContent>
              </w:sdt>
            </w:ins>
            <w:sdt>
              <w:sdtPr>
                <w:id w:val="-551925516"/>
                <w:tag w:val="goog_rdk_4293"/>
              </w:sdtPr>
              <w:sdtContent>
                <w:ins w:author="Anonymous" w:id="229" w:date="2026-09-25T04:51:36Z">
                  <w:del w:author="Johnson k" w:id="226" w:date="2026-09-24T04:14:58Z">
                    <w:r w:rsidDel="00000000" w:rsidR="00000000" w:rsidRPr="00000000">
                      <w:rPr>
                        <w:rFonts w:ascii="Calibri" w:cs="Calibri" w:eastAsia="Calibri" w:hAnsi="Calibri"/>
                        <w:strike w:val="1"/>
                        <w:highlight w:val="black"/>
                        <w:u w:val="single"/>
                        <w:rtl w:val="0"/>
                        <w:rPrChange w:author="Anonymous" w:id="230" w:date="2026-09-25T04:51:3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-maaaa</w:delText>
                    </w:r>
                  </w:del>
                </w:ins>
              </w:sdtContent>
            </w:sdt>
            <w:ins w:author="Anonymous" w:id="229" w:date="2026-09-25T04:51:36Z">
              <w:del w:author="Johnson k" w:id="226" w:date="2026-09-24T04:14:58Z"/>
            </w:ins>
          </w:sdtContent>
        </w:sdt>
        <w:sdt>
          <w:sdtPr>
            <w:id w:val="132119389"/>
            <w:tag w:val="goog_rdk_4294"/>
          </w:sdtPr>
          <w:sdtContent>
            <w:ins w:author="Jeevanandham M" w:id="231" w:date="2026-09-25T08:49:47Z">
              <w:sdt>
                <w:sdtPr>
                  <w:id w:val="-1487315924"/>
                  <w:tag w:val="goog_rdk_4295"/>
                </w:sdtPr>
                <w:sdtContent>
                  <w:del w:author="Johnson k" w:id="226" w:date="2026-09-24T04:14:58Z"/>
                </w:sdtContent>
              </w:sdt>
            </w:ins>
            <w:sdt>
              <w:sdtPr>
                <w:id w:val="-2039751598"/>
                <w:tag w:val="goog_rdk_4296"/>
              </w:sdtPr>
              <w:sdtContent>
                <w:ins w:author="Jeevanandham M" w:id="231" w:date="2026-09-25T08:49:47Z">
                  <w:del w:author="Johnson k" w:id="226" w:date="2026-09-24T04:14:58Z">
                    <w:r w:rsidDel="00000000" w:rsidR="00000000" w:rsidRPr="00000000">
                      <w:rPr>
                        <w:rtl w:val="0"/>
                      </w:rPr>
                    </w:r>
                  </w:del>
                </w:ins>
              </w:sdtContent>
            </w:sdt>
            <w:ins w:author="Jeevanandham M" w:id="231" w:date="2026-09-25T08:49:47Z">
              <w:del w:author="Johnson k" w:id="226" w:date="2026-09-24T04:14:58Z">
                <w:bookmarkStart w:colFirst="0" w:colLast="0" w:name="_heading=h.y3j30mmkky97" w:id="348"/>
                <w:bookmarkEnd w:id="348"/>
              </w:del>
            </w:ins>
          </w:sdtContent>
        </w:sdt>
      </w:p>
    </w:sdtContent>
  </w:sdt>
  <w:sdt>
    <w:sdtPr>
      <w:id w:val="-1964252244"/>
      <w:tag w:val="goog_rdk_4303"/>
    </w:sdtPr>
    <w:sdtContent>
      <w:p w:rsidR="00000000" w:rsidDel="00000000" w:rsidP="00000000" w:rsidRDefault="00000000" w:rsidRPr="00000000" w14:paraId="0000036D">
        <w:pPr>
          <w:tabs>
            <w:tab w:val="center" w:leader="none" w:pos="4513"/>
            <w:tab w:val="right" w:leader="none" w:pos="9026"/>
          </w:tabs>
          <w:rPr>
            <w:ins w:author="Anonymous" w:id="229" w:date="2026-09-25T04:51:36Z"/>
            <w:del w:author="Johnson k" w:id="226" w:date="2026-09-24T04:14:58Z"/>
            <w:rPrChange w:author="Jeevanandham M" w:id="232" w:date="2026-09-25T08:49:47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eevanandham M" w:id="0" w:date="2026-09-25T08:49:47Z">
            <w:pPr>
              <w:pStyle w:val="Heading3"/>
              <w:tabs>
                <w:tab w:val="center" w:leader="none" w:pos="4513"/>
                <w:tab w:val="right" w:leader="none" w:pos="9026"/>
              </w:tabs>
            </w:pPr>
          </w:pPrChange>
        </w:pPr>
        <w:sdt>
          <w:sdtPr>
            <w:id w:val="882050380"/>
            <w:tag w:val="goog_rdk_4300"/>
          </w:sdtPr>
          <w:sdtContent>
            <w:ins w:author="Anonymous" w:id="229" w:date="2026-09-25T04:51:36Z">
              <w:sdt>
                <w:sdtPr>
                  <w:id w:val="905889319"/>
                  <w:tag w:val="goog_rdk_4301"/>
                </w:sdtPr>
                <w:sdtContent>
                  <w:del w:author="Johnson k" w:id="226" w:date="2026-09-24T04:14:58Z"/>
                </w:sdtContent>
              </w:sdt>
            </w:ins>
            <w:sdt>
              <w:sdtPr>
                <w:id w:val="369759375"/>
                <w:tag w:val="goog_rdk_4302"/>
              </w:sdtPr>
              <w:sdtContent>
                <w:ins w:author="Anonymous" w:id="229" w:date="2026-09-25T04:51:36Z">
                  <w:del w:author="Johnson k" w:id="226" w:date="2026-09-24T04:14:58Z">
                    <w:r w:rsidDel="00000000" w:rsidR="00000000" w:rsidRPr="00000000">
                      <w:rPr>
                        <w:rtl w:val="0"/>
                      </w:rPr>
                    </w:r>
                  </w:del>
                </w:ins>
              </w:sdtContent>
            </w:sdt>
            <w:ins w:author="Anonymous" w:id="229" w:date="2026-09-25T04:51:36Z">
              <w:del w:author="Johnson k" w:id="226" w:date="2026-09-24T04:14:58Z">
                <w:bookmarkStart w:colFirst="0" w:colLast="0" w:name="_heading=h.y3j30mmkky97" w:id="348"/>
                <w:bookmarkEnd w:id="348"/>
              </w:del>
            </w:ins>
          </w:sdtContent>
        </w:sdt>
      </w:p>
    </w:sdtContent>
  </w:sdt>
  <w:sdt>
    <w:sdtPr>
      <w:id w:val="311801714"/>
      <w:tag w:val="goog_rdk_4329"/>
    </w:sdtPr>
    <w:sdtContent>
      <w:p w:rsidR="00000000" w:rsidDel="00000000" w:rsidP="00000000" w:rsidRDefault="00000000" w:rsidRPr="00000000" w14:paraId="0000036E">
        <w:pPr>
          <w:pStyle w:val="Subtitle"/>
          <w:tabs>
            <w:tab w:val="center" w:leader="none" w:pos="4513"/>
            <w:tab w:val="right" w:leader="none" w:pos="9026"/>
          </w:tabs>
          <w:rPr>
            <w:ins w:author="Santhosh A" w:id="239" w:date="2026-09-25T08:38:34Z"/>
            <w:del w:author="Johnson k" w:id="226" w:date="2026-09-24T04:14:58Z"/>
            <w:rFonts w:ascii="Calibri" w:cs="Calibri" w:eastAsia="Calibri" w:hAnsi="Calibri"/>
            <w:strike w:val="1"/>
            <w:color w:val="434343"/>
            <w:sz w:val="28"/>
            <w:szCs w:val="28"/>
            <w:highlight w:val="black"/>
            <w:u w:val="single"/>
            <w:rPrChange w:author="Neelam P" w:id="238"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pPr>
        <w:sdt>
          <w:sdtPr>
            <w:id w:val="-2111317153"/>
            <w:tag w:val="goog_rdk_4308"/>
          </w:sdtPr>
          <w:sdtContent>
            <w:ins w:author="Victor Jones. K" w:id="233" w:date="2026-09-25T09:40:27Z">
              <w:sdt>
                <w:sdtPr>
                  <w:id w:val="1653631265"/>
                  <w:tag w:val="goog_rdk_4309"/>
                </w:sdtPr>
                <w:sdtContent>
                  <w:del w:author="Johnson k" w:id="226" w:date="2026-09-24T04:14:5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delInstrText xml:space="preserve">PAGE</w:delInstrText>
                      <w:fldChar w:fldCharType="separate"/>
                      <w:fldChar w:fldCharType="end"/>
                    </w:r>
                  </w:del>
                </w:sdtContent>
              </w:sdt>
            </w:ins>
          </w:sdtContent>
        </w:sdt>
        <w:sdt>
          <w:sdtPr>
            <w:id w:val="635151313"/>
            <w:tag w:val="goog_rdk_4310"/>
          </w:sdtPr>
          <w:sdtContent>
            <w:ins w:author="Janani A" w:id="220" w:date="2026-09-24T03:56:23Z">
              <w:sdt>
                <w:sdtPr>
                  <w:id w:val="1672351800"/>
                  <w:tag w:val="goog_rdk_4311"/>
                </w:sdtPr>
                <w:sdtContent>
                  <w:del w:author="Johnson k" w:id="226" w:date="2026-09-24T04:14:58Z"/>
                </w:sdtContent>
              </w:sdt>
            </w:ins>
          </w:sdtContent>
        </w:sdt>
        <w:sdt>
          <w:sdtPr>
            <w:id w:val="-1057892699"/>
            <w:tag w:val="goog_rdk_4312"/>
          </w:sdtPr>
          <w:sdtContent>
            <w:ins w:author="Eswar .S" w:id="234" w:date="2026-09-25T10:45:01Z">
              <w:sdt>
                <w:sdtPr>
                  <w:id w:val="-679080615"/>
                  <w:tag w:val="goog_rdk_4313"/>
                </w:sdtPr>
                <w:sdtContent>
                  <w:del w:author="Johnson k" w:id="226" w:date="2026-09-24T04:14:58Z">
                    <w:r w:rsidDel="00000000" w:rsidR="00000000" w:rsidRPr="00000000">
                      <w:rPr>
                        <w:rFonts w:ascii="Calibri" w:cs="Calibri" w:eastAsia="Calibri" w:hAnsi="Calibri"/>
                        <w:strike w:val="1"/>
                        <w:color w:val="000000"/>
                        <w:sz w:val="6"/>
                        <w:szCs w:val="6"/>
                        <w:highlight w:val="black"/>
                        <w:u w:val="single"/>
                        <w:rPrChange w:author="Eswar .S" w:id="235" w:date="2026-09-25T10:45:01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3276600"/>
                          <wp:effectExtent b="0" l="0" r="0" t="0"/>
                          <wp:docPr id="187" name="image37.png"/>
                          <a:graphic>
                            <a:graphicData uri="http://schemas.openxmlformats.org/drawingml/2006/picture">
                              <pic:pic>
                                <pic:nvPicPr>
                                  <pic:cNvPr id="0" name="image37.png"/>
                                  <pic:cNvPicPr preferRelativeResize="0"/>
                                </pic:nvPicPr>
                                <pic:blipFill>
                                  <a:blip r:embed="rId1"/>
                                  <a:srcRect b="-23480" l="-17940" r="17940" t="23480"/>
                                  <a:stretch>
                                    <a:fillRect/>
                                  </a:stretch>
                                </pic:blipFill>
                                <pic:spPr>
                                  <a:xfrm>
                                    <a:off x="0" y="0"/>
                                    <a:ext cx="4133475" cy="3276600"/>
                                  </a:xfrm>
                                  <a:prstGeom prst="rect"/>
                                  <a:ln/>
                                </pic:spPr>
                              </pic:pic>
                            </a:graphicData>
                          </a:graphic>
                        </wp:inline>
                      </w:drawing>
                    </w:r>
                  </w:del>
                </w:sdtContent>
              </w:sdt>
            </w:ins>
          </w:sdtContent>
        </w:sdt>
        <w:sdt>
          <w:sdtPr>
            <w:id w:val="1247559625"/>
            <w:tag w:val="goog_rdk_4314"/>
          </w:sdtPr>
          <w:sdtContent>
            <w:ins w:author="Janani A" w:id="220" w:date="2026-09-24T03:56:23Z">
              <w:sdt>
                <w:sdtPr>
                  <w:id w:val="1050306369"/>
                  <w:tag w:val="goog_rdk_4315"/>
                </w:sdtPr>
                <w:sdtContent>
                  <w:del w:author="Johnson k" w:id="226" w:date="2026-09-24T04:14:58Z"/>
                </w:sdtContent>
              </w:sdt>
            </w:ins>
          </w:sdtContent>
        </w:sdt>
        <w:sdt>
          <w:sdtPr>
            <w:id w:val="-60404590"/>
            <w:tag w:val="goog_rdk_4316"/>
          </w:sdtPr>
          <w:sdtContent>
            <w:ins w:author="25bcs043 ASWIN KUMAR K" w:id="236" w:date="2026-09-24T05:51:33Z">
              <w:sdt>
                <w:sdtPr>
                  <w:id w:val="-980509656"/>
                  <w:tag w:val="goog_rdk_4317"/>
                </w:sdtPr>
                <w:sdtContent>
                  <w:del w:author="Johnson k" w:id="226" w:date="2026-09-24T04:14:58Z">
                    <w:r w:rsidDel="00000000" w:rsidR="00000000" w:rsidRPr="00000000">
                      <w:rPr>
                        <w:rFonts w:ascii="Cambria" w:cs="Cambria" w:eastAsia="Cambria" w:hAnsi="Cambria"/>
                        <w:sz w:val="24"/>
                        <w:szCs w:val="24"/>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2009775" cy="6148760"/>
                          <wp:effectExtent b="0" l="0" r="0" t="0"/>
                          <wp:docPr id="163" name="image16.png"/>
                          <a:graphic>
                            <a:graphicData uri="http://schemas.openxmlformats.org/drawingml/2006/picture">
                              <pic:pic>
                                <pic:nvPicPr>
                                  <pic:cNvPr id="0" name="image16.png"/>
                                  <pic:cNvPicPr preferRelativeResize="0"/>
                                </pic:nvPicPr>
                                <pic:blipFill>
                                  <a:blip r:embed="rId2"/>
                                  <a:srcRect b="-10197" l="-10235" r="-10235" t="8853"/>
                                  <a:stretch>
                                    <a:fillRect/>
                                  </a:stretch>
                                </pic:blipFill>
                                <pic:spPr>
                                  <a:xfrm>
                                    <a:off x="0" y="0"/>
                                    <a:ext cx="2009775" cy="6148760"/>
                                  </a:xfrm>
                                  <a:prstGeom prst="rect"/>
                                  <a:ln/>
                                </pic:spPr>
                              </pic:pic>
                            </a:graphicData>
                          </a:graphic>
                        </wp:inline>
                      </w:drawing>
                    </w:r>
                  </w:del>
                </w:sdtContent>
              </w:sdt>
            </w:ins>
          </w:sdtContent>
        </w:sdt>
        <w:sdt>
          <w:sdtPr>
            <w:id w:val="1603830997"/>
            <w:tag w:val="goog_rdk_4318"/>
          </w:sdtPr>
          <w:sdtContent>
            <w:ins w:author="Janani A" w:id="220" w:date="2026-09-24T03:56:23Z">
              <w:sdt>
                <w:sdtPr>
                  <w:id w:val="1220243232"/>
                  <w:tag w:val="goog_rdk_4319"/>
                </w:sdtPr>
                <w:sdtContent>
                  <w:del w:author="Johnson k" w:id="226" w:date="2026-09-24T04:14:58Z"/>
                </w:sdtContent>
              </w:sdt>
            </w:ins>
            <w:sdt>
              <w:sdtPr>
                <w:id w:val="232973824"/>
                <w:tag w:val="goog_rdk_4320"/>
              </w:sdtPr>
              <w:sdtContent>
                <w:ins w:author="Janani A" w:id="220" w:date="2026-09-24T03:56:23Z">
                  <w:del w:author="Johnson k" w:id="226" w:date="2026-09-24T04:14:58Z">
                    <w:r w:rsidDel="00000000" w:rsidR="00000000" w:rsidRPr="00000000">
                      <w:rPr>
                        <w:rFonts w:ascii="Cambria" w:cs="Cambria" w:eastAsia="Cambria" w:hAnsi="Cambria"/>
                        <w:sz w:val="24"/>
                        <w:szCs w:val="24"/>
                        <w:rtl w:val="0"/>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w:delText>
                    </w:r>
                  </w:del>
                </w:ins>
              </w:sdtContent>
            </w:sdt>
            <w:ins w:author="Janani A" w:id="220" w:date="2026-09-24T03:56:23Z">
              <w:del w:author="Johnson k" w:id="226" w:date="2026-09-24T04:14:58Z"/>
            </w:ins>
          </w:sdtContent>
        </w:sdt>
        <w:sdt>
          <w:sdtPr>
            <w:id w:val="-912838334"/>
            <w:tag w:val="goog_rdk_4321"/>
          </w:sdtPr>
          <w:sdtContent>
            <w:ins w:author="Neelam P" w:id="237" w:date="2026-09-24T14:14:42Z">
              <w:sdt>
                <w:sdtPr>
                  <w:id w:val="1253302741"/>
                  <w:tag w:val="goog_rdk_4322"/>
                </w:sdtPr>
                <w:sdtContent>
                  <w:del w:author="Johnson k" w:id="226" w:date="2026-09-24T04:14:58Z"/>
                </w:sdtContent>
              </w:sdt>
            </w:ins>
            <w:sdt>
              <w:sdtPr>
                <w:id w:val="261613391"/>
                <w:tag w:val="goog_rdk_4323"/>
              </w:sdtPr>
              <w:sdtContent>
                <w:ins w:author="Neelam P" w:id="237" w:date="2026-09-24T14:14:42Z">
                  <w:del w:author="Johnson k" w:id="226" w:date="2026-09-24T04:14:58Z">
                    <w:r w:rsidDel="00000000" w:rsidR="00000000" w:rsidRPr="00000000">
                      <w:rPr>
                        <w:rFonts w:ascii="Calibri" w:cs="Calibri" w:eastAsia="Calibri" w:hAnsi="Calibri"/>
                        <w:strike w:val="1"/>
                        <w:color w:val="434343"/>
                        <w:sz w:val="28"/>
                        <w:szCs w:val="28"/>
                        <w:highlight w:val="black"/>
                        <w:u w:val="single"/>
                        <w:rtl w:val="0"/>
                        <w:rPrChange w:author="Neelam P" w:id="238"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aaaaaas </w:delText>
                    </w:r>
                  </w:del>
                </w:ins>
              </w:sdtContent>
            </w:sdt>
            <w:ins w:author="Neelam P" w:id="237" w:date="2026-09-24T14:14:42Z">
              <w:del w:author="Johnson k" w:id="226" w:date="2026-09-24T04:14:58Z">
                <w:sdt>
                  <w:sdtPr>
                    <w:id w:val="-1967520502"/>
                    <w:tag w:val="goog_rdk_4324"/>
                  </w:sdtPr>
                  <w:sdtContent>
                    <w:r w:rsidDel="00000000" w:rsidR="00000000" w:rsidRPr="00000000">
                      <w:rPr>
                        <w:rFonts w:ascii="Times New Roman" w:cs="Times New Roman" w:eastAsia="Times New Roman" w:hAnsi="Times New Roman"/>
                        <w:strike w:val="1"/>
                        <w:color w:val="1155cc"/>
                        <w:sz w:val="20"/>
                        <w:szCs w:val="20"/>
                        <w:u w:val="single"/>
                        <w:rtl w:val="0"/>
                        <w:rPrChange w:author="Neelam P" w:id="238"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8</w:delText>
                    </w:r>
                  </w:sdtContent>
                </w:sdt>
                <w:sdt>
                  <w:sdtPr>
                    <w:id w:val="1487336241"/>
                    <w:tag w:val="goog_rdk_4325"/>
                  </w:sdtPr>
                  <w:sdtContent>
                    <w:r w:rsidDel="00000000" w:rsidR="00000000" w:rsidRPr="00000000">
                      <w:rPr>
                        <w:rFonts w:ascii="Calibri" w:cs="Calibri" w:eastAsia="Calibri" w:hAnsi="Calibri"/>
                        <w:strike w:val="1"/>
                        <w:color w:val="434343"/>
                        <w:sz w:val="28"/>
                        <w:szCs w:val="28"/>
                        <w:highlight w:val="black"/>
                        <w:u w:val="single"/>
                        <w:rtl w:val="0"/>
                        <w:rPrChange w:author="Neelam P" w:id="238"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w:delText>
                    </w:r>
                  </w:sdtContent>
                </w:sdt>
              </w:del>
            </w:ins>
          </w:sdtContent>
        </w:sdt>
        <w:sdt>
          <w:sdtPr>
            <w:id w:val="-446002506"/>
            <w:tag w:val="goog_rdk_4326"/>
          </w:sdtPr>
          <w:sdtContent>
            <w:ins w:author="Santhosh A" w:id="239" w:date="2026-09-25T08:38:34Z">
              <w:sdt>
                <w:sdtPr>
                  <w:id w:val="882123131"/>
                  <w:tag w:val="goog_rdk_4327"/>
                </w:sdtPr>
                <w:sdtContent>
                  <w:del w:author="Johnson k" w:id="226" w:date="2026-09-24T04:14:58Z"/>
                </w:sdtContent>
              </w:sdt>
            </w:ins>
            <w:sdt>
              <w:sdtPr>
                <w:id w:val="2068275244"/>
                <w:tag w:val="goog_rdk_4328"/>
              </w:sdtPr>
              <w:sdtContent>
                <w:ins w:author="Santhosh A" w:id="239" w:date="2026-09-25T08:38:34Z">
                  <w:del w:author="Johnson k" w:id="226" w:date="2026-09-24T04:14:58Z">
                    <w:r w:rsidDel="00000000" w:rsidR="00000000" w:rsidRPr="00000000">
                      <w:rPr>
                        <w:rtl w:val="0"/>
                      </w:rPr>
                    </w:r>
                  </w:del>
                </w:ins>
              </w:sdtContent>
            </w:sdt>
            <w:ins w:author="Santhosh A" w:id="239" w:date="2026-09-25T08:38:34Z">
              <w:del w:author="Johnson k" w:id="226" w:date="2026-09-24T04:14:58Z">
                <w:bookmarkStart w:colFirst="0" w:colLast="0" w:name="_heading=h.uq6wvwwmz7us" w:id="345"/>
                <w:bookmarkEnd w:id="345"/>
              </w:del>
            </w:ins>
          </w:sdtContent>
        </w:sdt>
      </w:p>
    </w:sdtContent>
  </w:sdt>
  <w:sdt>
    <w:sdtPr>
      <w:id w:val="-1896920842"/>
      <w:tag w:val="goog_rdk_4344"/>
    </w:sdtPr>
    <w:sdtContent>
      <w:p w:rsidR="00000000" w:rsidDel="00000000" w:rsidP="00000000" w:rsidRDefault="00000000" w:rsidRPr="00000000" w14:paraId="0000036F">
        <w:pPr>
          <w:pStyle w:val="Subtitle"/>
          <w:tabs>
            <w:tab w:val="center" w:leader="none" w:pos="4513"/>
            <w:tab w:val="right" w:leader="none" w:pos="9026"/>
          </w:tabs>
          <w:rPr>
            <w:ins w:author="Neelam P" w:id="237" w:date="2026-09-24T14:14:42Z"/>
            <w:del w:author="Johnson k" w:id="226" w:date="2026-09-24T04:14:58Z"/>
            <w:color w:val="434343"/>
            <w:sz w:val="28"/>
            <w:szCs w:val="28"/>
            <w:rPrChange w:author="Neelam P" w:id="238"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Santhosh A" w:id="0" w:date="2026-09-25T08:38:34Z">
            <w:pPr>
              <w:pStyle w:val="Subtitle"/>
              <w:tabs>
                <w:tab w:val="center" w:leader="none" w:pos="4513"/>
                <w:tab w:val="right" w:leader="none" w:pos="9026"/>
              </w:tabs>
            </w:pPr>
          </w:pPrChange>
        </w:pPr>
        <w:sdt>
          <w:sdtPr>
            <w:id w:val="1113681738"/>
            <w:tag w:val="goog_rdk_4334"/>
          </w:sdtPr>
          <w:sdtContent>
            <w:ins w:author="MOHAMED NABEEL S" w:id="240" w:date="2026-09-25T08:34:56Z">
              <w:sdt>
                <w:sdtPr>
                  <w:id w:val="843141523"/>
                  <w:tag w:val="goog_rdk_4335"/>
                </w:sdtPr>
                <w:sdtContent>
                  <w:del w:author="Johnson k" w:id="226" w:date="2026-09-24T04:14:58Z">
                    <w:r w:rsidDel="00000000" w:rsidR="00000000" w:rsidRPr="00000000">
                      <w:rPr>
                        <w:rFonts w:ascii="Cambria" w:cs="Cambria" w:eastAsia="Cambria" w:hAnsi="Cambria"/>
                        <w:b w:val="1"/>
                        <w:bCs w:val="1"/>
                        <w:strike w:val="1"/>
                        <w:color w:val="000000"/>
                        <w:sz w:val="40"/>
                        <w:szCs w:val="40"/>
                        <w:u w:val="single"/>
                        <w:rPrChange w:author="MOHAMED NABEEL S" w:id="241" w:date="2026-09-25T08:34:5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2374900"/>
                          <wp:effectExtent b="0" l="0" r="0" t="0"/>
                          <wp:docPr id="174" name="image17.png"/>
                          <a:graphic>
                            <a:graphicData uri="http://schemas.openxmlformats.org/drawingml/2006/picture">
                              <pic:pic>
                                <pic:nvPicPr>
                                  <pic:cNvPr id="0" name="image17.png"/>
                                  <pic:cNvPicPr preferRelativeResize="0"/>
                                </pic:nvPicPr>
                                <pic:blipFill>
                                  <a:blip r:embed="rId3"/>
                                  <a:srcRect b="0" l="0" r="0" t="0"/>
                                  <a:stretch>
                                    <a:fillRect/>
                                  </a:stretch>
                                </pic:blipFill>
                                <pic:spPr>
                                  <a:xfrm>
                                    <a:off x="0" y="0"/>
                                    <a:ext cx="4133475" cy="2374900"/>
                                  </a:xfrm>
                                  <a:prstGeom prst="rect"/>
                                  <a:ln/>
                                </pic:spPr>
                              </pic:pic>
                            </a:graphicData>
                          </a:graphic>
                        </wp:inline>
                      </w:drawing>
                    </w:r>
                    <w:r w:rsidDel="00000000" w:rsidR="00000000" w:rsidRPr="00000000">
                      <w:rPr>
                        <w:rFonts w:ascii="Cambria" w:cs="Cambria" w:eastAsia="Cambria" w:hAnsi="Cambria"/>
                        <w:b w:val="1"/>
                        <w:bCs w:val="1"/>
                        <w:strike w:val="1"/>
                        <w:color w:val="000000"/>
                        <w:sz w:val="40"/>
                        <w:szCs w:val="40"/>
                        <w:u w:val="single"/>
                        <w:rPrChange w:author="MOHAMED NABEEL S" w:id="241" w:date="2026-09-25T08:34:5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3619500"/>
                          <wp:effectExtent b="0" l="0" r="0" t="0"/>
                          <wp:docPr id="211" name="image41.png"/>
                          <a:graphic>
                            <a:graphicData uri="http://schemas.openxmlformats.org/drawingml/2006/picture">
                              <pic:pic>
                                <pic:nvPicPr>
                                  <pic:cNvPr id="0" name="image41.png"/>
                                  <pic:cNvPicPr preferRelativeResize="0"/>
                                </pic:nvPicPr>
                                <pic:blipFill>
                                  <a:blip r:embed="rId4"/>
                                  <a:srcRect b="0" l="0" r="0" t="0"/>
                                  <a:stretch>
                                    <a:fillRect/>
                                  </a:stretch>
                                </pic:blipFill>
                                <pic:spPr>
                                  <a:xfrm>
                                    <a:off x="0" y="0"/>
                                    <a:ext cx="4133475" cy="3619500"/>
                                  </a:xfrm>
                                  <a:prstGeom prst="rect"/>
                                  <a:ln/>
                                </pic:spPr>
                              </pic:pic>
                            </a:graphicData>
                          </a:graphic>
                        </wp:inline>
                      </w:drawing>
                    </w:r>
                    <w:r w:rsidDel="00000000" w:rsidR="00000000" w:rsidRPr="00000000">
                      <w:rPr>
                        <w:rFonts w:ascii="Cambria" w:cs="Cambria" w:eastAsia="Cambria" w:hAnsi="Cambria"/>
                        <w:b w:val="1"/>
                        <w:bCs w:val="1"/>
                        <w:strike w:val="1"/>
                        <w:color w:val="000000"/>
                        <w:sz w:val="40"/>
                        <w:szCs w:val="40"/>
                        <w:u w:val="single"/>
                        <w:rPrChange w:author="MOHAMED NABEEL S" w:id="241" w:date="2026-09-25T08:34:5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4133475" cy="3619500"/>
                          <wp:effectExtent b="0" l="0" r="0" t="0"/>
                          <wp:docPr id="203" name="image41.png"/>
                          <a:graphic>
                            <a:graphicData uri="http://schemas.openxmlformats.org/drawingml/2006/picture">
                              <pic:pic>
                                <pic:nvPicPr>
                                  <pic:cNvPr id="0" name="image41.png"/>
                                  <pic:cNvPicPr preferRelativeResize="0"/>
                                </pic:nvPicPr>
                                <pic:blipFill>
                                  <a:blip r:embed="rId4"/>
                                  <a:srcRect b="0" l="0" r="0" t="0"/>
                                  <a:stretch>
                                    <a:fillRect/>
                                  </a:stretch>
                                </pic:blipFill>
                                <pic:spPr>
                                  <a:xfrm>
                                    <a:off x="0" y="0"/>
                                    <a:ext cx="4133475" cy="3619500"/>
                                  </a:xfrm>
                                  <a:prstGeom prst="rect"/>
                                  <a:ln/>
                                </pic:spPr>
                              </pic:pic>
                            </a:graphicData>
                          </a:graphic>
                        </wp:inline>
                      </w:drawing>
                    </w:r>
                  </w:del>
                </w:sdtContent>
              </w:sdt>
            </w:ins>
          </w:sdtContent>
        </w:sdt>
        <w:sdt>
          <w:sdtPr>
            <w:id w:val="-1721626698"/>
            <w:tag w:val="goog_rdk_4336"/>
          </w:sdtPr>
          <w:sdtContent>
            <w:ins w:author="Neelam P" w:id="237" w:date="2026-09-24T14:14:42Z">
              <w:sdt>
                <w:sdtPr>
                  <w:id w:val="-104590403"/>
                  <w:tag w:val="goog_rdk_4337"/>
                </w:sdtPr>
                <w:sdtContent>
                  <w:del w:author="Johnson k" w:id="226" w:date="2026-09-24T04:14:58Z"/>
                </w:sdtContent>
              </w:sdt>
            </w:ins>
          </w:sdtContent>
        </w:sdt>
        <w:sdt>
          <w:sdtPr>
            <w:id w:val="1872535061"/>
            <w:tag w:val="goog_rdk_4338"/>
          </w:sdtPr>
          <w:sdtContent>
            <w:ins w:author="Thamil" w:id="242" w:date="2026-09-25T05:10:00Z">
              <w:sdt>
                <w:sdtPr>
                  <w:id w:val="-939880800"/>
                  <w:tag w:val="goog_rdk_4339"/>
                </w:sdtPr>
                <w:sdtContent>
                  <w:del w:author="Johnson k" w:id="226" w:date="2026-09-24T04:14:58Z">
                    <w:r w:rsidDel="00000000" w:rsidR="00000000" w:rsidRPr="00000000">
                      <w:rPr>
                        <w:rFonts w:ascii="Cambria" w:cs="Cambria" w:eastAsia="Cambria" w:hAnsi="Cambria"/>
                        <w:b w:val="1"/>
                        <w:bCs w:val="1"/>
                        <w:strike w:val="1"/>
                        <w:color w:val="000000"/>
                        <w:sz w:val="40"/>
                        <w:szCs w:val="40"/>
                        <w:u w:val="single"/>
                        <w:rPrChange w:author="Thamil" w:id="243" w:date="2026-09-25T05:10:0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213475" cy="3454400"/>
                          <wp:effectExtent b="0" l="0" r="0" t="0"/>
                          <wp:docPr id="242" name="image53.png"/>
                          <a:graphic>
                            <a:graphicData uri="http://schemas.openxmlformats.org/drawingml/2006/picture">
                              <pic:pic>
                                <pic:nvPicPr>
                                  <pic:cNvPr id="0" name="image53.png"/>
                                  <pic:cNvPicPr preferRelativeResize="0"/>
                                </pic:nvPicPr>
                                <pic:blipFill>
                                  <a:blip r:embed="rId5"/>
                                  <a:srcRect b="0" l="0" r="0" t="0"/>
                                  <a:stretch>
                                    <a:fillRect/>
                                  </a:stretch>
                                </pic:blipFill>
                                <pic:spPr>
                                  <a:xfrm>
                                    <a:off x="0" y="0"/>
                                    <a:ext cx="5213475" cy="3454400"/>
                                  </a:xfrm>
                                  <a:prstGeom prst="rect"/>
                                  <a:ln/>
                                </pic:spPr>
                              </pic:pic>
                            </a:graphicData>
                          </a:graphic>
                        </wp:inline>
                      </w:drawing>
                    </w:r>
                  </w:del>
                </w:sdtContent>
              </w:sdt>
            </w:ins>
          </w:sdtContent>
        </w:sdt>
        <w:sdt>
          <w:sdtPr>
            <w:id w:val="1795745038"/>
            <w:tag w:val="goog_rdk_4340"/>
          </w:sdtPr>
          <w:sdtContent>
            <w:ins w:author="Neelam P" w:id="237" w:date="2026-09-24T14:14:42Z">
              <w:sdt>
                <w:sdtPr>
                  <w:id w:val="-1399072271"/>
                  <w:tag w:val="goog_rdk_4341"/>
                </w:sdtPr>
                <w:sdtContent>
                  <w:del w:author="Johnson k" w:id="226" w:date="2026-09-24T04:14:58Z"/>
                </w:sdtContent>
              </w:sdt>
            </w:ins>
            <w:sdt>
              <w:sdtPr>
                <w:id w:val="1000843031"/>
                <w:tag w:val="goog_rdk_4342"/>
              </w:sdtPr>
              <w:sdtContent>
                <w:ins w:author="Neelam P" w:id="237" w:date="2026-09-24T14:14:42Z">
                  <w:del w:author="Johnson k" w:id="226" w:date="2026-09-24T04:14:58Z">
                    <w:r w:rsidDel="00000000" w:rsidR="00000000" w:rsidRPr="00000000">
                      <w:rPr>
                        <w:rFonts w:ascii="Calibri" w:cs="Calibri" w:eastAsia="Calibri" w:hAnsi="Calibri"/>
                        <w:strike w:val="1"/>
                        <w:color w:val="434343"/>
                        <w:sz w:val="28"/>
                        <w:szCs w:val="28"/>
                        <w:highlight w:val="black"/>
                        <w:u w:val="single"/>
                        <w:rtl w:val="0"/>
                        <w:rPrChange w:author="Neelam P" w:id="238" w:date="2026-09-24T14:14:4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 </w:delText>
                    </w:r>
                  </w:del>
                </w:ins>
              </w:sdtContent>
            </w:sdt>
            <w:ins w:author="Neelam P" w:id="237" w:date="2026-09-24T14:14:42Z">
              <w:del w:author="Johnson k" w:id="226" w:date="2026-09-24T04:14:58Z">
                <w:bookmarkStart w:colFirst="0" w:colLast="0" w:name="_heading=h.uq6wvwwmz7us" w:id="345"/>
                <w:bookmarkEnd w:id="345"/>
                <w:sdt>
                  <w:sdtPr>
                    <w:id w:val="-2016695680"/>
                    <w:tag w:val="goog_rdk_4343"/>
                  </w:sdtPr>
                  <w:sdtContent>
                    <w:r w:rsidDel="00000000" w:rsidR="00000000" w:rsidRPr="00000000">
                      <w:rPr>
                        <w:rtl w:val="0"/>
                      </w:rPr>
                    </w:r>
                  </w:sdtContent>
                </w:sdt>
              </w:del>
            </w:ins>
          </w:sdtContent>
        </w:sdt>
      </w:p>
    </w:sdtContent>
  </w:sdt>
  <w:sdt>
    <w:sdtPr>
      <w:id w:val="-1271583176"/>
      <w:tag w:val="goog_rdk_4376"/>
    </w:sdtPr>
    <w:sdtContent>
      <w:p w:rsidR="00000000" w:rsidDel="00000000" w:rsidP="00000000" w:rsidRDefault="00000000" w:rsidRPr="00000000" w14:paraId="00000370">
        <w:pPr>
          <w:pStyle w:val="Subtitle"/>
          <w:tabs>
            <w:tab w:val="center" w:leader="none" w:pos="4513"/>
            <w:tab w:val="right" w:leader="none" w:pos="9026"/>
          </w:tabs>
          <w:rPr>
            <w:ins w:author="Anonymous" w:id="253" w:date="2026-09-23T05:57:16Z"/>
            <w:del w:author="Johnson k" w:id="226" w:date="2026-09-24T04:14:58Z"/>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Neelam P" w:id="0" w:date="2026-09-24T14:14:42Z">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1637668692"/>
            <w:tag w:val="goog_rdk_4347"/>
          </w:sdtPr>
          <w:sdtContent>
            <w:ins w:author="Janani A" w:id="220" w:date="2026-09-24T03:56:23Z">
              <w:sdt>
                <w:sdtPr>
                  <w:id w:val="1370460748"/>
                  <w:tag w:val="goog_rdk_4348"/>
                </w:sdtPr>
                <w:sdtContent>
                  <w:del w:author="Johnson k" w:id="226" w:date="2026-09-24T04:14:58Z"/>
                </w:sdtContent>
              </w:sdt>
            </w:ins>
            <w:sdt>
              <w:sdtPr>
                <w:id w:val="976678839"/>
                <w:tag w:val="goog_rdk_4349"/>
              </w:sdtPr>
              <w:sdtContent>
                <w:ins w:author="Janani A" w:id="220" w:date="2026-09-24T03:56:23Z">
                  <w:del w:author="Johnson k" w:id="226" w:date="2026-09-24T04:14:58Z">
                    <w:r w:rsidDel="00000000" w:rsidR="00000000" w:rsidRPr="00000000">
                      <w:rPr>
                        <w:rFonts w:ascii="Cambria" w:cs="Cambria" w:eastAsia="Cambria" w:hAnsi="Cambria"/>
                        <w:sz w:val="24"/>
                        <w:szCs w:val="24"/>
                        <w:rtl w:val="0"/>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AI_A</w:delText>
                    </w:r>
                  </w:del>
                </w:ins>
              </w:sdtContent>
            </w:sdt>
            <w:ins w:author="Janani A" w:id="220" w:date="2026-09-24T03:56:23Z">
              <w:del w:author="Johnson k" w:id="226" w:date="2026-09-24T04:14:58Z"/>
            </w:ins>
          </w:sdtContent>
        </w:sdt>
        <w:sdt>
          <w:sdtPr>
            <w:id w:val="545491095"/>
            <w:tag w:val="goog_rdk_4350"/>
          </w:sdtPr>
          <w:sdtContent>
            <w:del w:author="Johnson k" w:id="226" w:date="2026-09-24T04:14:58Z"/>
          </w:sdtContent>
        </w:sdt>
        <w:sdt>
          <w:sdtPr>
            <w:id w:val="-1397674181"/>
            <w:tag w:val="goog_rdk_4351"/>
          </w:sdtPr>
          <w:sdtContent>
            <w:ins w:author="Kayalvizhi Velmurugan" w:id="245" w:date="2026-09-23T08:18:09Z">
              <w:sdt>
                <w:sdtPr>
                  <w:id w:val="-940314843"/>
                  <w:tag w:val="goog_rdk_4352"/>
                </w:sdtPr>
                <w:sdtContent>
                  <w:del w:author="Johnson k" w:id="226" w:date="2026-09-24T04:14:58Z"/>
                </w:sdtContent>
              </w:sdt>
            </w:ins>
            <w:sdt>
              <w:sdtPr>
                <w:id w:val="71624117"/>
                <w:tag w:val="goog_rdk_4353"/>
              </w:sdtPr>
              <w:sdtContent>
                <w:ins w:author="Kayalvizhi Velmurugan" w:id="245" w:date="2026-09-23T08:18:09Z">
                  <w:del w:author="Johnson k" w:id="226" w:date="2026-09-24T04:14:58Z">
                    <w:r w:rsidDel="00000000" w:rsidR="00000000" w:rsidRPr="00000000">
                      <w:rPr>
                        <w:rFonts w:ascii="Cambria" w:cs="Cambria" w:eastAsia="Cambria" w:hAnsi="Cambria"/>
                        <w:sz w:val="24"/>
                        <w:szCs w:val="24"/>
                        <w:rtl w:val="0"/>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w:delText>
                    </w:r>
                  </w:del>
                </w:ins>
              </w:sdtContent>
            </w:sdt>
            <w:ins w:author="Kayalvizhi Velmurugan" w:id="245" w:date="2026-09-23T08:18:09Z">
              <w:del w:author="Johnson k" w:id="226" w:date="2026-09-24T04:14:58Z"/>
            </w:ins>
          </w:sdtContent>
        </w:sdt>
        <w:sdt>
          <w:sdtPr>
            <w:id w:val="-1316896618"/>
            <w:tag w:val="goog_rdk_4354"/>
          </w:sdtPr>
          <w:sdtContent>
            <w:del w:author="Johnson k" w:id="226" w:date="2026-09-24T04:14:58Z"/>
          </w:sdtContent>
        </w:sdt>
        <w:sdt>
          <w:sdtPr>
            <w:id w:val="848460787"/>
            <w:tag w:val="goog_rdk_4355"/>
          </w:sdtPr>
          <w:sdtContent>
            <w:ins w:author="Safana Fathima" w:id="246" w:date="2026-09-23T05:18:32Z">
              <w:sdt>
                <w:sdtPr>
                  <w:id w:val="-1008974630"/>
                  <w:tag w:val="goog_rdk_4356"/>
                </w:sdtPr>
                <w:sdtContent>
                  <w:del w:author="Johnson k" w:id="226" w:date="2026-09-24T04:14:58Z"/>
                </w:sdtContent>
              </w:sdt>
            </w:ins>
            <w:sdt>
              <w:sdtPr>
                <w:id w:val="357180566"/>
                <w:tag w:val="goog_rdk_4357"/>
              </w:sdtPr>
              <w:sdtContent>
                <w:ins w:author="Safana Fathima" w:id="246" w:date="2026-09-23T05:18:32Z">
                  <w:del w:author="Johnson k" w:id="226" w:date="2026-09-24T04:14:58Z">
                    <w:r w:rsidDel="00000000" w:rsidR="00000000" w:rsidRPr="00000000">
                      <w:rPr>
                        <w:rFonts w:ascii="Cambria" w:cs="Cambria" w:eastAsia="Cambria" w:hAnsi="Cambria"/>
                        <w:sz w:val="24"/>
                        <w:szCs w:val="24"/>
                        <w:rtl w:val="0"/>
                        <w:rPrChange w:author="Janani A" w:id="222" w:date="2026-09-24T03:56:23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Safana Fathima" w:id="246" w:date="2026-09-23T05:18:32Z">
              <w:del w:author="Johnson k" w:id="226" w:date="2026-09-24T04:14:58Z">
                <w:sdt>
                  <w:sdtPr>
                    <w:id w:val="484223705"/>
                    <w:tag w:val="goog_rdk_4358"/>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.,dfkk</w:delText>
                    </w:r>
                  </w:sdtContent>
                </w:sdt>
              </w:del>
            </w:ins>
          </w:sdtContent>
        </w:sdt>
        <w:sdt>
          <w:sdtPr>
            <w:id w:val="-873175467"/>
            <w:tag w:val="goog_rdk_4359"/>
          </w:sdtPr>
          <w:sdtContent>
            <w:del w:author="Johnson k" w:id="226" w:date="2026-09-24T04:14:58Z"/>
          </w:sdtContent>
        </w:sdt>
        <w:sdt>
          <w:sdtPr>
            <w:id w:val="-1413931361"/>
            <w:tag w:val="goog_rdk_4360"/>
          </w:sdtPr>
          <w:sdtContent>
            <w:ins w:author="Anonymous" w:id="248" w:date="2026-09-24T10:37:07Z">
              <w:sdt>
                <w:sdtPr>
                  <w:id w:val="1194162473"/>
                  <w:tag w:val="goog_rdk_4361"/>
                </w:sdtPr>
                <w:sdtContent>
                  <w:del w:author="Johnson k" w:id="226" w:date="2026-09-24T04:14:58Z"/>
                </w:sdtContent>
              </w:sdt>
            </w:ins>
            <w:sdt>
              <w:sdtPr>
                <w:id w:val="-1350133849"/>
                <w:tag w:val="goog_rdk_4362"/>
              </w:sdtPr>
              <w:sdtContent>
                <w:ins w:author="Anonymous" w:id="248" w:date="2026-09-24T10:37:07Z">
                  <w:del w:author="Johnson k" w:id="226" w:date="2026-09-24T04:14:58Z">
                    <w:r w:rsidDel="00000000" w:rsidR="00000000" w:rsidRPr="00000000">
                      <w:rPr>
                        <w:rFonts w:ascii="Calibri" w:cs="Calibri" w:eastAsia="Calibri" w:hAnsi="Calibri"/>
                        <w:strike w:val="1"/>
                        <w:color w:val="000000"/>
                        <w:sz w:val="40"/>
                        <w:szCs w:val="40"/>
                        <w:highlight w:val="black"/>
                        <w:u w:val="single"/>
                        <w:rtl w:val="0"/>
                        <w:rPrChange w:author="Anonymous" w:id="249" w:date="2026-09-24T10:37:0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lann</w:delText>
                    </w:r>
                  </w:del>
                </w:ins>
              </w:sdtContent>
            </w:sdt>
            <w:ins w:author="Anonymous" w:id="248" w:date="2026-09-24T10:37:07Z">
              <w:del w:author="Johnson k" w:id="226" w:date="2026-09-24T04:14:58Z"/>
            </w:ins>
          </w:sdtContent>
        </w:sdt>
        <w:sdt>
          <w:sdtPr>
            <w:id w:val="663116714"/>
            <w:tag w:val="goog_rdk_4363"/>
          </w:sdtPr>
          <w:sdtContent>
            <w:ins w:author="Vasanth J" w:id="250" w:date="2026-09-24T13:23:36Z">
              <w:sdt>
                <w:sdtPr>
                  <w:id w:val="-1311708566"/>
                  <w:tag w:val="goog_rdk_4364"/>
                </w:sdtPr>
                <w:sdtContent>
                  <w:del w:author="Johnson k" w:id="226" w:date="2026-09-24T04:14:58Z"/>
                </w:sdtContent>
              </w:sdt>
            </w:ins>
            <w:sdt>
              <w:sdtPr>
                <w:id w:val="2013839338"/>
                <w:tag w:val="goog_rdk_4365"/>
              </w:sdtPr>
              <w:sdtContent>
                <w:ins w:author="Vasanth J" w:id="250" w:date="2026-09-24T13:23:36Z">
                  <w:del w:author="Johnson k" w:id="226" w:date="2026-09-24T04:14:58Z">
                    <w:r w:rsidDel="00000000" w:rsidR="00000000" w:rsidRPr="00000000">
                      <w:rPr>
                        <w:rFonts w:ascii="Calibri" w:cs="Calibri" w:eastAsia="Calibri" w:hAnsi="Calibri"/>
                        <w:strike w:val="1"/>
                        <w:color w:val="000000"/>
                        <w:sz w:val="40"/>
                        <w:szCs w:val="40"/>
                        <w:highlight w:val="black"/>
                        <w:u w:val="single"/>
                        <w:rtl w:val="0"/>
                        <w:rPrChange w:author="Anonymous" w:id="249" w:date="2026-09-24T10:37:0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bgff</w:delText>
                    </w:r>
                  </w:del>
                </w:ins>
              </w:sdtContent>
            </w:sdt>
            <w:ins w:author="Vasanth J" w:id="250" w:date="2026-09-24T13:23:36Z">
              <w:del w:author="Johnson k" w:id="226" w:date="2026-09-24T04:14:58Z"/>
            </w:ins>
          </w:sdtContent>
        </w:sdt>
        <w:sdt>
          <w:sdtPr>
            <w:id w:val="-880485044"/>
            <w:tag w:val="goog_rdk_4366"/>
          </w:sdtPr>
          <w:sdtContent>
            <w:ins w:author="Anonymous" w:id="248" w:date="2026-09-24T10:37:07Z">
              <w:sdt>
                <w:sdtPr>
                  <w:id w:val="-1333184480"/>
                  <w:tag w:val="goog_rdk_4367"/>
                </w:sdtPr>
                <w:sdtContent>
                  <w:del w:author="Johnson k" w:id="226" w:date="2026-09-24T04:14:58Z"/>
                </w:sdtContent>
              </w:sdt>
            </w:ins>
            <w:sdt>
              <w:sdtPr>
                <w:id w:val="-1008712414"/>
                <w:tag w:val="goog_rdk_4368"/>
              </w:sdtPr>
              <w:sdtContent>
                <w:ins w:author="Anonymous" w:id="248" w:date="2026-09-24T10:37:07Z">
                  <w:del w:author="Johnson k" w:id="226" w:date="2026-09-24T04:14:58Z">
                    <w:r w:rsidDel="00000000" w:rsidR="00000000" w:rsidRPr="00000000">
                      <w:rPr>
                        <w:rFonts w:ascii="Calibri" w:cs="Calibri" w:eastAsia="Calibri" w:hAnsi="Calibri"/>
                        <w:strike w:val="1"/>
                        <w:color w:val="000000"/>
                        <w:sz w:val="40"/>
                        <w:szCs w:val="40"/>
                        <w:highlight w:val="black"/>
                        <w:u w:val="single"/>
                        <w:rtl w:val="0"/>
                        <w:rPrChange w:author="Anonymous" w:id="249" w:date="2026-09-24T10:37:0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er, users </w:delText>
                    </w:r>
                  </w:del>
                </w:ins>
              </w:sdtContent>
            </w:sdt>
            <w:ins w:author="Anonymous" w:id="248" w:date="2026-09-24T10:37:07Z">
              <w:del w:author="Johnson k" w:id="226" w:date="2026-09-24T04:14:58Z"/>
            </w:ins>
          </w:sdtContent>
        </w:sdt>
        <w:sdt>
          <w:sdtPr>
            <w:id w:val="2026194380"/>
            <w:tag w:val="goog_rdk_4369"/>
          </w:sdtPr>
          <w:sdtContent>
            <w:del w:author="Johnson k" w:id="226" w:date="2026-09-24T04:14:58Z"/>
          </w:sdtContent>
        </w:sdt>
        <w:sdt>
          <w:sdtPr>
            <w:id w:val="299396697"/>
            <w:tag w:val="goog_rdk_4370"/>
          </w:sdtPr>
          <w:sdtContent>
            <w:ins w:author="Jothika Petchi muthu" w:id="251" w:date="2026-09-24T05:04:22Z">
              <w:sdt>
                <w:sdtPr>
                  <w:id w:val="-2063520198"/>
                  <w:tag w:val="goog_rdk_4371"/>
                </w:sdtPr>
                <w:sdtContent>
                  <w:del w:author="Johnson k" w:id="226" w:date="2026-09-24T04:14:58Z">
                    <w:r w:rsidDel="00000000" w:rsidR="00000000" w:rsidRPr="00000000">
                      <w:rPr>
                        <w:rFonts w:ascii="Cambria" w:cs="Cambria" w:eastAsia="Cambria" w:hAnsi="Cambria"/>
                        <w:b w:val="1"/>
                        <w:bCs w:val="1"/>
                        <w:strike w:val="1"/>
                        <w:color w:val="000000"/>
                        <w:sz w:val="22"/>
                        <w:szCs w:val="22"/>
                        <w:u w:val="single"/>
                        <w:rPrChange w:author="Jothika Petchi muthu" w:id="252" w:date="2026-09-24T05:04:22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1671027" cy="5700638"/>
                          <wp:effectExtent b="0" l="0" r="0" t="0"/>
                          <wp:docPr id="237"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671027" cy="5700638"/>
                                  </a:xfrm>
                                  <a:prstGeom prst="rect"/>
                                  <a:ln/>
                                </pic:spPr>
                              </pic:pic>
                            </a:graphicData>
                          </a:graphic>
                        </wp:inline>
                      </w:drawing>
                    </w:r>
                  </w:del>
                </w:sdtContent>
              </w:sdt>
            </w:ins>
          </w:sdtContent>
        </w:sdt>
        <w:sdt>
          <w:sdtPr>
            <w:id w:val="-1465428196"/>
            <w:tag w:val="goog_rdk_4372"/>
          </w:sdtPr>
          <w:sdtContent>
            <w:del w:author="Johnson k" w:id="226" w:date="2026-09-24T04:14:58Z"/>
          </w:sdtContent>
        </w:sdt>
        <w:sdt>
          <w:sdtPr>
            <w:id w:val="1639168324"/>
            <w:tag w:val="goog_rdk_4373"/>
          </w:sdtPr>
          <w:sdtContent>
            <w:ins w:author="Anonymous" w:id="253" w:date="2026-09-23T05:57:16Z">
              <w:sdt>
                <w:sdtPr>
                  <w:id w:val="875855011"/>
                  <w:tag w:val="goog_rdk_4374"/>
                </w:sdtPr>
                <w:sdtContent>
                  <w:del w:author="Johnson k" w:id="226" w:date="2026-09-24T04:14:58Z"/>
                </w:sdtContent>
              </w:sdt>
            </w:ins>
            <w:sdt>
              <w:sdtPr>
                <w:id w:val="1275871259"/>
                <w:tag w:val="goog_rdk_4375"/>
              </w:sdtPr>
              <w:sdtContent>
                <w:ins w:author="Anonymous" w:id="253" w:date="2026-09-23T05:57:16Z">
                  <w:del w:author="Johnson k" w:id="226" w:date="2026-09-24T04:14:58Z">
                    <w:r w:rsidDel="00000000" w:rsidR="00000000" w:rsidRPr="00000000">
                      <w:rPr>
                        <w:rtl w:val="0"/>
                      </w:rPr>
                    </w:r>
                  </w:del>
                </w:ins>
              </w:sdtContent>
            </w:sdt>
            <w:ins w:author="Anonymous" w:id="253" w:date="2026-09-23T05:57:16Z">
              <w:del w:author="Johnson k" w:id="226" w:date="2026-09-24T04:14:58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22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87538" cy="1657350"/>
                              </a:xfrm>
                              <a:prstGeom prst="rect"/>
                              <a:ln/>
                            </pic:spPr>
                          </pic:pic>
                        </a:graphicData>
                      </a:graphic>
                    </wp:anchor>
                  </w:drawing>
                </w:r>
              </w:del>
            </w:ins>
          </w:sdtContent>
        </w:sdt>
      </w:p>
    </w:sdtContent>
  </w:sdt>
  <w:sdt>
    <w:sdtPr>
      <w:id w:val="-501731738"/>
      <w:tag w:val="goog_rdk_4394"/>
    </w:sdtPr>
    <w:sdtContent>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afterAutospacing="0" w:before="0" w:line="240" w:lineRule="auto"/>
          <w:ind w:left="0" w:right="0" w:firstLine="0"/>
          <w:jc w:val="left"/>
          <w:rPr>
            <w:ins w:author="Kayalvizhi Velmurugan" w:id="245" w:date="2026-09-23T08:18:09Z"/>
            <w:del w:author="Johnson k" w:id="226" w:date="2026-09-24T04:14:58Z"/>
          </w:rPr>
          <w:pPrChange w:author="Abdul Hakkim" w:id="0" w:date="2026-09-23T08:42:20Z">
            <w:pPr>
              <w:numPr>
                <w:ilvl w:val="0"/>
                <w:numId w:val="7"/>
              </w:numPr>
              <w:tabs>
                <w:tab w:val="center" w:leader="none" w:pos="4513"/>
                <w:tab w:val="right" w:leader="none" w:pos="9026"/>
              </w:tabs>
              <w:spacing w:after="280" w:lineRule="auto"/>
              <w:ind w:left="-1695" w:right="-561.2598425196836" w:firstLine="0"/>
              <w:jc w:val="center"/>
            </w:pPr>
          </w:pPrChange>
        </w:pPr>
        <w:sdt>
          <w:sdtPr>
            <w:id w:val="1985955759"/>
            <w:tag w:val="goog_rdk_4377"/>
          </w:sdtPr>
          <w:sdtContent>
            <w:ins w:author="Anonymous" w:id="253" w:date="2026-09-23T05:57:16Z">
              <w:sdt>
                <w:sdtPr>
                  <w:id w:val="720017331"/>
                  <w:tag w:val="goog_rdk_4378"/>
                </w:sdtPr>
                <w:sdtContent>
                  <w:del w:author="Johnson k" w:id="226" w:date="2026-09-24T04:14:58Z"/>
                </w:sdtContent>
              </w:sdt>
            </w:ins>
            <w:sdt>
              <w:sdtPr>
                <w:id w:val="19831778"/>
                <w:tag w:val="goog_rdk_4379"/>
              </w:sdtPr>
              <w:sdtContent>
                <w:ins w:author="Anonymous" w:id="253" w:date="2026-09-23T05:57:16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r>
                  </w:del>
                </w:ins>
              </w:sdtContent>
            </w:sdt>
            <w:ins w:author="Anonymous" w:id="253" w:date="2026-09-23T05:57:16Z">
              <w:del w:author="Johnson k" w:id="226" w:date="2026-09-24T04:14:58Z"/>
            </w:ins>
          </w:sdtContent>
        </w:sdt>
        <w:sdt>
          <w:sdtPr>
            <w:id w:val="436756964"/>
            <w:tag w:val="goog_rdk_4380"/>
          </w:sdtPr>
          <w:sdtContent>
            <w:ins w:author="Kayalvizhi Velmurugan" w:id="254" w:date="2026-09-23T08:05:30Z">
              <w:sdt>
                <w:sdtPr>
                  <w:id w:val="-248803413"/>
                  <w:tag w:val="goog_rdk_4381"/>
                </w:sdtPr>
                <w:sdtContent>
                  <w:del w:author="Johnson k" w:id="226" w:date="2026-09-24T04:14:58Z"/>
                </w:sdtContent>
              </w:sdt>
            </w:ins>
            <w:sdt>
              <w:sdtPr>
                <w:id w:val="248508622"/>
                <w:tag w:val="goog_rdk_4382"/>
              </w:sdtPr>
              <w:sdtContent>
                <w:ins w:author="Kayalvizhi Velmurugan" w:id="254" w:date="2026-09-23T08:05:30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254" w:date="2026-09-23T08:05:30Z">
              <w:del w:author="Johnson k" w:id="226" w:date="2026-09-24T04:14:58Z"/>
            </w:ins>
          </w:sdtContent>
        </w:sdt>
        <w:sdt>
          <w:sdtPr>
            <w:id w:val="-1344102074"/>
            <w:tag w:val="goog_rdk_4383"/>
          </w:sdtPr>
          <w:sdtContent>
            <w:ins w:author="Anonymous" w:id="253" w:date="2026-09-23T05:57:16Z">
              <w:sdt>
                <w:sdtPr>
                  <w:id w:val="-1195736097"/>
                  <w:tag w:val="goog_rdk_4384"/>
                </w:sdtPr>
                <w:sdtContent>
                  <w:del w:author="Johnson k" w:id="226" w:date="2026-09-24T04:14:58Z"/>
                </w:sdtContent>
              </w:sdt>
            </w:ins>
          </w:sdtContent>
        </w:sdt>
        <w:sdt>
          <w:sdtPr>
            <w:id w:val="1508834079"/>
            <w:tag w:val="goog_rdk_4385"/>
          </w:sdtPr>
          <w:sdtContent>
            <w:ins w:author="Magesh Velkumar" w:id="255" w:date="2026-09-24T04:18:16Z">
              <w:sdt>
                <w:sdtPr>
                  <w:id w:val="1817542677"/>
                  <w:tag w:val="goog_rdk_4386"/>
                </w:sdtPr>
                <w:sdtContent>
                  <w:del w:author="Johnson k" w:id="226" w:date="2026-09-24T04:14:58Z">
                    <w:r w:rsidDel="00000000" w:rsidR="00000000" w:rsidRPr="00000000">
                      <w:rPr>
                        <w:rFonts w:ascii="Cambria" w:cs="Cambria" w:eastAsia="Cambria" w:hAnsi="Cambria"/>
                        <w:b w:val="1"/>
                        <w:bCs w:val="1"/>
                        <w:strike w:val="1"/>
                        <w:color w:val="000000"/>
                        <w:sz w:val="22"/>
                        <w:szCs w:val="22"/>
                        <w:u w:val="single"/>
                        <w:rPrChange w:author="Magesh Velkumar" w:id="256" w:date="2026-09-24T04:18:16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1671027" cy="5700638"/>
                          <wp:effectExtent b="0" l="0" r="0" t="0"/>
                          <wp:docPr id="185"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671027" cy="5700638"/>
                                  </a:xfrm>
                                  <a:prstGeom prst="rect"/>
                                  <a:ln/>
                                </pic:spPr>
                              </pic:pic>
                            </a:graphicData>
                          </a:graphic>
                        </wp:inline>
                      </w:drawing>
                    </w:r>
                  </w:del>
                </w:sdtContent>
              </w:sdt>
            </w:ins>
          </w:sdtContent>
        </w:sdt>
        <w:sdt>
          <w:sdtPr>
            <w:id w:val="667456442"/>
            <w:tag w:val="goog_rdk_4387"/>
          </w:sdtPr>
          <w:sdtContent>
            <w:ins w:author="Anonymous" w:id="253" w:date="2026-09-23T05:57:16Z">
              <w:sdt>
                <w:sdtPr>
                  <w:id w:val="-359042619"/>
                  <w:tag w:val="goog_rdk_4388"/>
                </w:sdtPr>
                <w:sdtContent>
                  <w:del w:author="Johnson k" w:id="226" w:date="2026-09-24T04:14:58Z"/>
                </w:sdtContent>
              </w:sdt>
            </w:ins>
            <w:sdt>
              <w:sdtPr>
                <w:id w:val="1341177597"/>
                <w:tag w:val="goog_rdk_4389"/>
              </w:sdtPr>
              <w:sdtContent>
                <w:ins w:author="Anonymous" w:id="253" w:date="2026-09-23T05:57:16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delText xml:space="preserve">Q</w:delText>
                    </w:r>
                  </w:del>
                </w:ins>
              </w:sdtContent>
            </w:sdt>
            <w:ins w:author="Anonymous" w:id="253" w:date="2026-09-23T05:57:16Z">
              <w:del w:author="Johnson k" w:id="226" w:date="2026-09-24T04:14:58Z"/>
            </w:ins>
          </w:sdtContent>
        </w:sdt>
        <w:sdt>
          <w:sdtPr>
            <w:id w:val="-129318118"/>
            <w:tag w:val="goog_rdk_4390"/>
          </w:sdtPr>
          <w:sdtContent>
            <w:ins w:author="Kayalvizhi Velmurugan" w:id="245" w:date="2026-09-23T08:18:09Z">
              <w:sdt>
                <w:sdtPr>
                  <w:id w:val="-1236414974"/>
                  <w:tag w:val="goog_rdk_4391"/>
                </w:sdtPr>
                <w:sdtContent>
                  <w:del w:author="Johnson k" w:id="226" w:date="2026-09-24T04:14:58Z"/>
                </w:sdtContent>
              </w:sdt>
            </w:ins>
            <w:sdt>
              <w:sdtPr>
                <w:id w:val="-866160493"/>
                <w:tag w:val="goog_rdk_4392"/>
              </w:sdtPr>
              <w:sdtContent>
                <w:ins w:author="Kayalvizhi Velmurugan" w:id="245" w:date="2026-09-23T08:18:09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m.,dfkk</w:delText>
                    </w:r>
                  </w:del>
                </w:ins>
              </w:sdtContent>
            </w:sdt>
            <w:ins w:author="Kayalvizhi Velmurugan" w:id="245" w:date="2026-09-23T08:18:09Z">
              <w:del w:author="Johnson k" w:id="226" w:date="2026-09-24T04:14:58Z">
                <w:sdt>
                  <w:sdtPr>
                    <w:id w:val="-1771263714"/>
                    <w:tag w:val="goog_rdk_4393"/>
                  </w:sdtPr>
                  <w:sdtContent>
                    <w:r w:rsidDel="00000000" w:rsidR="00000000" w:rsidRPr="00000000">
                      <w:rPr>
                        <w:rtl w:val="0"/>
                      </w:rPr>
                    </w:r>
                  </w:sdtContent>
                </w:sdt>
              </w:del>
            </w:ins>
          </w:sdtContent>
        </w:sdt>
      </w:p>
    </w:sdtContent>
  </w:sdt>
  <w:sdt>
    <w:sdtPr>
      <w:id w:val="321790191"/>
      <w:tag w:val="goog_rdk_4405"/>
    </w:sdtPr>
    <w:sdtContent>
      <w:p w:rsidR="00000000" w:rsidDel="00000000" w:rsidP="00000000" w:rsidRDefault="00000000" w:rsidRPr="00000000" w14:paraId="00000372">
        <w:pPr>
          <w:numPr>
            <w:ilvl w:val="0"/>
            <w:numId w:val="7"/>
          </w:numPr>
          <w:tabs>
            <w:tab w:val="center" w:leader="none" w:pos="4513"/>
            <w:tab w:val="right" w:leader="none" w:pos="9026"/>
          </w:tabs>
          <w:spacing w:after="0" w:afterAutospacing="0" w:lineRule="auto"/>
          <w:ind w:left="-1695" w:right="-561.2598425196836" w:firstLine="0"/>
          <w:jc w:val="center"/>
          <w:rPr>
            <w:ins w:author="Kayalvizhi Velmurugan" w:id="258" w:date="2026-09-23T08:21:38Z"/>
            <w:del w:author="Johnson k" w:id="226" w:date="2026-09-24T04:14:58Z"/>
          </w:rPr>
          <w:pPrChange w:author="Abdul Hakkim" w:id="0" w:date="2026-09-23T08:42:21Z">
            <w:pPr>
              <w:numPr>
                <w:ilvl w:val="0"/>
                <w:numId w:val="7"/>
              </w:numPr>
              <w:tabs>
                <w:tab w:val="center" w:leader="none" w:pos="4513"/>
                <w:tab w:val="right" w:leader="none" w:pos="9026"/>
              </w:tabs>
              <w:spacing w:after="280" w:lineRule="auto"/>
              <w:ind w:left="-1695" w:right="-561.2598425196836" w:firstLine="0"/>
              <w:jc w:val="center"/>
            </w:pPr>
          </w:pPrChange>
        </w:pPr>
        <w:sdt>
          <w:sdtPr>
            <w:id w:val="-741503338"/>
            <w:tag w:val="goog_rdk_4397"/>
          </w:sdtPr>
          <w:sdtContent>
            <w:ins w:author="Anonymous" w:id="253" w:date="2026-09-23T05:57:16Z">
              <w:sdt>
                <w:sdtPr>
                  <w:id w:val="-1125000746"/>
                  <w:tag w:val="goog_rdk_4398"/>
                </w:sdtPr>
                <w:sdtContent>
                  <w:del w:author="Johnson k" w:id="226" w:date="2026-09-24T04:14:58Z"/>
                </w:sdtContent>
              </w:sdt>
            </w:ins>
            <w:sdt>
              <w:sdtPr>
                <w:id w:val="128110969"/>
                <w:tag w:val="goog_rdk_4399"/>
              </w:sdtPr>
              <w:sdtContent>
                <w:ins w:author="Anonymous" w:id="253" w:date="2026-09-23T05:57:16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del>
                </w:ins>
              </w:sdtContent>
            </w:sdt>
            <w:ins w:author="Anonymous" w:id="253" w:date="2026-09-23T05:57:16Z">
              <w:del w:author="Johnson k" w:id="226" w:date="2026-09-24T04:14:58Z">
                <w:sdt>
                  <w:sdtPr>
                    <w:id w:val="1246750029"/>
                    <w:tag w:val="goog_rdk_4400"/>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sdtContent>
                </w:sdt>
              </w:del>
            </w:ins>
          </w:sdtContent>
        </w:sdt>
        <w:sdt>
          <w:sdtPr>
            <w:id w:val="-1406991710"/>
            <w:tag w:val="goog_rdk_4401"/>
          </w:sdtPr>
          <w:sdtContent>
            <w:ins w:author="Kayalvizhi Velmurugan" w:id="258" w:date="2026-09-23T08:21:38Z">
              <w:sdt>
                <w:sdtPr>
                  <w:id w:val="-1385413403"/>
                  <w:tag w:val="goog_rdk_4402"/>
                </w:sdtPr>
                <w:sdtContent>
                  <w:del w:author="Johnson k" w:id="226" w:date="2026-09-24T04:14:58Z"/>
                </w:sdtContent>
              </w:sdt>
            </w:ins>
            <w:sdt>
              <w:sdtPr>
                <w:id w:val="-158000592"/>
                <w:tag w:val="goog_rdk_4403"/>
              </w:sdtPr>
              <w:sdtContent>
                <w:ins w:author="Kayalvizhi Velmurugan" w:id="258" w:date="2026-09-23T08:21:38Z">
                  <w:del w:author="Johnson k" w:id="226" w:date="2026-09-24T04:14:58Z">
                    <w:r w:rsidDel="00000000" w:rsidR="00000000" w:rsidRPr="00000000">
                      <w:rPr>
                        <w:rFonts w:ascii="Cambria" w:cs="Cambria" w:eastAsia="Cambria" w:hAnsi="Cambria"/>
                        <w:sz w:val="24"/>
                        <w:szCs w:val="24"/>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fkkm.,dfkk</w:delText>
                    </w:r>
                  </w:del>
                </w:ins>
              </w:sdtContent>
            </w:sdt>
            <w:ins w:author="Kayalvizhi Velmurugan" w:id="258" w:date="2026-09-23T08:21:38Z">
              <w:del w:author="Johnson k" w:id="226" w:date="2026-09-24T04:14:58Z">
                <w:sdt>
                  <w:sdtPr>
                    <w:id w:val="-884753503"/>
                    <w:tag w:val="goog_rdk_4404"/>
                  </w:sdtPr>
                  <w:sdtContent>
                    <w:r w:rsidDel="00000000" w:rsidR="00000000" w:rsidRPr="00000000">
                      <w:rPr>
                        <w:rtl w:val="0"/>
                      </w:rPr>
                    </w:r>
                  </w:sdtContent>
                </w:sdt>
              </w:del>
            </w:ins>
          </w:sdtContent>
        </w:sdt>
      </w:p>
    </w:sdtContent>
  </w:sdt>
  <w:sdt>
    <w:sdtPr>
      <w:id w:val="728968920"/>
      <w:tag w:val="goog_rdk_4417"/>
    </w:sdtPr>
    <w:sdtContent>
      <w:p w:rsidR="00000000" w:rsidDel="00000000" w:rsidP="00000000" w:rsidRDefault="00000000" w:rsidRPr="00000000" w14:paraId="00000373">
        <w:pPr>
          <w:pStyle w:val="Subtitle"/>
          <w:numPr>
            <w:ilvl w:val="0"/>
            <w:numId w:val="7"/>
          </w:numPr>
          <w:tabs>
            <w:tab w:val="center" w:leader="none" w:pos="4513"/>
            <w:tab w:val="right" w:leader="none" w:pos="9026"/>
          </w:tabs>
          <w:spacing w:after="0" w:afterAutospacing="0" w:lineRule="auto"/>
          <w:ind w:left="-1695" w:right="-561.2598425196836" w:firstLine="0"/>
          <w:jc w:val="center"/>
          <w:rPr>
            <w:ins w:author="Yethu Yethu" w:id="260" w:date="2026-09-23T07:13:49Z"/>
            <w:del w:author="Johnson k" w:id="226" w:date="2026-09-24T04:14:58Z"/>
          </w:rPr>
          <w:pPrChange w:author="Johnson k" w:id="0" w:date="2026-09-24T04:08:30Z">
            <w:pPr>
              <w:numPr>
                <w:ilvl w:val="0"/>
                <w:numId w:val="7"/>
              </w:numPr>
              <w:tabs>
                <w:tab w:val="center" w:leader="none" w:pos="4513"/>
                <w:tab w:val="right" w:leader="none" w:pos="9026"/>
              </w:tabs>
              <w:spacing w:after="280" w:lineRule="auto"/>
              <w:ind w:left="-1695" w:right="-561.2598425196836" w:firstLine="0"/>
              <w:jc w:val="center"/>
            </w:pPr>
          </w:pPrChange>
        </w:pPr>
        <w:sdt>
          <w:sdtPr>
            <w:id w:val="1722745991"/>
            <w:tag w:val="goog_rdk_4406"/>
          </w:sdtPr>
          <w:sdtContent>
            <w:ins w:author="Kayalvizhi Velmurugan" w:id="258" w:date="2026-09-23T08:21:38Z">
              <w:sdt>
                <w:sdtPr>
                  <w:id w:val="-1524265371"/>
                  <w:tag w:val="goog_rdk_4407"/>
                </w:sdtPr>
                <w:sdtContent>
                  <w:del w:author="Johnson k" w:id="226" w:date="2026-09-24T04:14:58Z"/>
                </w:sdtContent>
              </w:sdt>
            </w:ins>
            <w:sdt>
              <w:sdtPr>
                <w:id w:val="324542399"/>
                <w:tag w:val="goog_rdk_4408"/>
              </w:sdtPr>
              <w:sdtContent>
                <w:ins w:author="Kayalvizhi Velmurugan" w:id="258" w:date="2026-09-23T08:21:38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``m</w:delText>
                    </w:r>
                  </w:del>
                </w:ins>
              </w:sdtContent>
            </w:sdt>
            <w:ins w:author="Kayalvizhi Velmurugan" w:id="258" w:date="2026-09-23T08:21:38Z">
              <w:del w:author="Johnson k" w:id="226" w:date="2026-09-24T04:14:58Z"/>
            </w:ins>
          </w:sdtContent>
        </w:sdt>
        <w:sdt>
          <w:sdtPr>
            <w:id w:val="-756832963"/>
            <w:tag w:val="goog_rdk_4409"/>
          </w:sdtPr>
          <w:sdtContent>
            <w:ins w:author="Anonymous" w:id="253" w:date="2026-09-23T05:57:16Z">
              <w:sdt>
                <w:sdtPr>
                  <w:id w:val="1826922574"/>
                  <w:tag w:val="goog_rdk_4410"/>
                </w:sdtPr>
                <w:sdtContent>
                  <w:del w:author="Johnson k" w:id="226" w:date="2026-09-24T04:14:58Z"/>
                </w:sdtContent>
              </w:sdt>
            </w:ins>
            <w:sdt>
              <w:sdtPr>
                <w:id w:val="673335074"/>
                <w:tag w:val="goog_rdk_4411"/>
              </w:sdtPr>
              <w:sdtContent>
                <w:ins w:author="Anonymous" w:id="253" w:date="2026-09-23T05:57:16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delText xml:space="preserve">=</w:delText>
                      <w:tab/>
                      <w:tab/>
                      <w:tab/>
                      <w:tab/>
                      <w:tab/>
                      <w:tab/>
                      <w:tab/>
                      <w:tab/>
                      <w:tab/>
                      <w:tab/>
                      <w:tab/>
                    </w:r>
                  </w:del>
                </w:ins>
              </w:sdtContent>
            </w:sdt>
            <w:ins w:author="Anonymous" w:id="253" w:date="2026-09-23T05:57:16Z">
              <w:del w:author="Johnson k" w:id="226" w:date="2026-09-24T04:14:58Z">
                <w:sdt>
                  <w:sdtPr>
                    <w:id w:val="1456901731"/>
                    <w:tag w:val="goog_rdk_4412"/>
                  </w:sdtPr>
                  <w:sdtContent>
                    <w:r w:rsidDel="00000000" w:rsidR="00000000" w:rsidRPr="00000000">
                      <w:rPr>
                        <w:i w:val="1"/>
                        <w:iCs w:val="1"/>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sdtContent>
                </w:sdt>
                <w:sdt>
                  <w:sdtPr>
                    <w:id w:val="-1234861201"/>
                    <w:tag w:val="goog_rdk_4413"/>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r>
                  </w:sdtContent>
                </w:sdt>
              </w:del>
            </w:ins>
          </w:sdtContent>
        </w:sdt>
        <w:sdt>
          <w:sdtPr>
            <w:id w:val="867053752"/>
            <w:tag w:val="goog_rdk_4414"/>
          </w:sdtPr>
          <w:sdtContent>
            <w:ins w:author="Yethu Yethu" w:id="260" w:date="2026-09-23T07:13:49Z">
              <w:sdt>
                <w:sdtPr>
                  <w:id w:val="152664366"/>
                  <w:tag w:val="goog_rdk_4415"/>
                </w:sdtPr>
                <w:sdtContent>
                  <w:del w:author="Johnson k" w:id="226" w:date="2026-09-24T04:14:58Z"/>
                </w:sdtContent>
              </w:sdt>
            </w:ins>
            <w:sdt>
              <w:sdtPr>
                <w:id w:val="1839232018"/>
                <w:tag w:val="goog_rdk_4416"/>
              </w:sdtPr>
              <w:sdtContent>
                <w:ins w:author="Yethu Yethu" w:id="260" w:date="2026-09-23T07:13:49Z">
                  <w:del w:author="Johnson k" w:id="226" w:date="2026-09-24T04:14:58Z">
                    <w:r w:rsidDel="00000000" w:rsidR="00000000" w:rsidRPr="00000000">
                      <w:rPr>
                        <w:rtl w:val="0"/>
                      </w:rPr>
                    </w:r>
                  </w:del>
                </w:ins>
              </w:sdtContent>
            </w:sdt>
            <w:ins w:author="Yethu Yethu" w:id="260" w:date="2026-09-23T07:13:49Z">
              <w:del w:author="Johnson k" w:id="226" w:date="2026-09-24T04:14:58Z"/>
            </w:ins>
          </w:sdtContent>
        </w:sdt>
      </w:p>
    </w:sdtContent>
  </w:sdt>
  <w:sdt>
    <w:sdtPr>
      <w:id w:val="-578246625"/>
      <w:tag w:val="goog_rdk_4431"/>
    </w:sdtPr>
    <w:sdtContent>
      <w:p w:rsidR="00000000" w:rsidDel="00000000" w:rsidP="00000000" w:rsidRDefault="00000000" w:rsidRPr="00000000" w14:paraId="00000374">
        <w:pPr>
          <w:pStyle w:val="Subtitle"/>
          <w:numPr>
            <w:ilvl w:val="0"/>
            <w:numId w:val="7"/>
          </w:numPr>
          <w:tabs>
            <w:tab w:val="center" w:leader="none" w:pos="4513"/>
            <w:tab w:val="right" w:leader="none" w:pos="9026"/>
          </w:tabs>
          <w:spacing w:after="0" w:afterAutospacing="0" w:lineRule="auto"/>
          <w:ind w:left="-1695" w:right="-561.2598425196836" w:firstLine="0"/>
          <w:jc w:val="center"/>
          <w:rPr>
            <w:ins w:author="Anonymous" w:id="263" w:date="2026-09-23T09:31:14Z"/>
            <w:del w:author="Kayalvizhi Velmurugan" w:id="91" w:date="2026-09-23T08:22:17Z"/>
          </w:rPr>
          <w:pPrChange w:author="Johnson k" w:id="0" w:date="2026-09-24T04:08:30Z">
            <w:pPr>
              <w:numPr>
                <w:ilvl w:val="0"/>
                <w:numId w:val="7"/>
              </w:numPr>
              <w:tabs>
                <w:tab w:val="center" w:leader="none" w:pos="4513"/>
                <w:tab w:val="right" w:leader="none" w:pos="9026"/>
              </w:tabs>
              <w:spacing w:after="280" w:lineRule="auto"/>
              <w:ind w:left="-1695" w:right="-561.2598425196836" w:firstLine="0"/>
              <w:jc w:val="center"/>
            </w:pPr>
          </w:pPrChange>
        </w:pPr>
        <w:sdt>
          <w:sdtPr>
            <w:id w:val="-283563676"/>
            <w:tag w:val="goog_rdk_4418"/>
          </w:sdtPr>
          <w:sdtContent>
            <w:ins w:author="Yethu Yethu" w:id="260" w:date="2026-09-23T07:13:49Z">
              <w:sdt>
                <w:sdtPr>
                  <w:id w:val="510014188"/>
                  <w:tag w:val="goog_rdk_4419"/>
                </w:sdtPr>
                <w:sdtContent>
                  <w:del w:author="Johnson k" w:id="226" w:date="2026-09-24T04:14:58Z"/>
                </w:sdtContent>
              </w:sdt>
            </w:ins>
            <w:sdt>
              <w:sdtPr>
                <w:id w:val="-2064803840"/>
                <w:tag w:val="goog_rdk_4420"/>
              </w:sdtPr>
              <w:sdtContent>
                <w:ins w:author="Yethu Yethu" w:id="260" w:date="2026-09-23T07:13:49Z">
                  <w:del w:author="Johnson k" w:id="226" w:date="2026-09-24T04:14:5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w:delText>
                      <w:tab/>
                      <w:tab/>
                    </w:r>
                  </w:del>
                </w:ins>
              </w:sdtContent>
            </w:sdt>
            <w:ins w:author="Yethu Yethu" w:id="260" w:date="2026-09-23T07:13:49Z">
              <w:del w:author="Johnson k" w:id="226" w:date="2026-09-24T04:14:58Z"/>
              <w:sdt>
                <w:sdtPr>
                  <w:id w:val="-1411642608"/>
                  <w:tag w:val="goog_rdk_4421"/>
                </w:sdtPr>
                <w:sdtContent>
                  <w:del w:author="vishali muniyappan" w:id="261" w:date="2026-09-24T03:43:38Z">
                    <w:sdt>
                      <w:sdtPr>
                        <w:id w:val="-80226993"/>
                        <w:tag w:val="goog_rdk_4422"/>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delText xml:space="preserve">Q</w:delText>
                          <w:tab/>
                          <w:tab/>
                          <w:tab/>
                          <w:tab/>
                          <w:tab/>
                          <w:delText xml:space="preserve">=</w:delText>
                          <w:tab/>
                          <w:tab/>
                          <w:tab/>
                          <w:tab/>
                          <w:tab/>
                          <w:tab/>
                          <w:tab/>
                          <w:tab/>
                          <w:tab/>
                          <w:tab/>
                          <w:tab/>
                        </w:r>
                      </w:sdtContent>
                    </w:sdt>
                  </w:del>
                </w:sdtContent>
              </w:sdt>
            </w:ins>
          </w:sdtContent>
        </w:sdt>
        <w:sdt>
          <w:sdtPr>
            <w:id w:val="970267092"/>
            <w:tag w:val="goog_rdk_4423"/>
          </w:sdtPr>
          <w:sdtContent>
            <w:ins w:author="Prem" w:id="262" w:date="2026-09-23T14:49:27Z">
              <w:sdt>
                <w:sdtPr>
                  <w:id w:val="575560165"/>
                  <w:tag w:val="goog_rdk_4424"/>
                </w:sdtPr>
                <w:sdtContent>
                  <w:del w:author="vishali muniyappan" w:id="261" w:date="2026-09-24T03:43:38Z">
                    <w:r w:rsidDel="00000000" w:rsidR="00000000" w:rsidRPr="00000000">
                      <w:rPr>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1409700"/>
                          <wp:effectExtent b="0" l="0" r="0" t="0"/>
                          <wp:docPr id="268"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731200" cy="1409700"/>
                                  </a:xfrm>
                                  <a:prstGeom prst="rect"/>
                                  <a:ln/>
                                </pic:spPr>
                              </pic:pic>
                            </a:graphicData>
                          </a:graphic>
                        </wp:inline>
                      </w:drawing>
                    </w:r>
                  </w:del>
                </w:sdtContent>
              </w:sdt>
            </w:ins>
          </w:sdtContent>
        </w:sdt>
        <w:sdt>
          <w:sdtPr>
            <w:id w:val="-58021512"/>
            <w:tag w:val="goog_rdk_4425"/>
          </w:sdtPr>
          <w:sdtContent>
            <w:ins w:author="Yethu Yethu" w:id="260" w:date="2026-09-23T07:13:49Z">
              <w:sdt>
                <w:sdtPr>
                  <w:id w:val="-1195310647"/>
                  <w:tag w:val="goog_rdk_4426"/>
                </w:sdtPr>
                <w:sdtContent>
                  <w:del w:author="vishali muniyappan" w:id="261" w:date="2026-09-24T03:43:38Z"/>
                </w:sdtContent>
              </w:sdt>
            </w:ins>
            <w:sdt>
              <w:sdtPr>
                <w:id w:val="-1690056821"/>
                <w:tag w:val="goog_rdk_4427"/>
              </w:sdtPr>
              <w:sdtContent>
                <w:ins w:author="Yethu Yethu" w:id="260" w:date="2026-09-23T07:13:49Z">
                  <w:del w:author="vishali muniyappan" w:id="261" w:date="2026-09-24T03:43:38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del>
                </w:ins>
              </w:sdtContent>
            </w:sdt>
            <w:ins w:author="Yethu Yethu" w:id="260" w:date="2026-09-23T07:13:49Z">
              <w:del w:author="vishali muniyappan" w:id="261" w:date="2026-09-24T03:43:38Z"/>
            </w:ins>
          </w:sdtContent>
        </w:sdt>
        <w:sdt>
          <w:sdtPr>
            <w:id w:val="2093518792"/>
            <w:tag w:val="goog_rdk_4428"/>
          </w:sdtPr>
          <w:sdtContent>
            <w:ins w:author="Anonymous" w:id="263" w:date="2026-09-23T09:31:14Z">
              <w:sdt>
                <w:sdtPr>
                  <w:id w:val="329289290"/>
                  <w:tag w:val="goog_rdk_4429"/>
                </w:sdtPr>
                <w:sdtContent>
                  <w:del w:author="Kayalvizhi Velmurugan" w:id="91" w:date="2026-09-23T08:22:17Z"/>
                </w:sdtContent>
              </w:sdt>
            </w:ins>
            <w:sdt>
              <w:sdtPr>
                <w:id w:val="1416511926"/>
                <w:tag w:val="goog_rdk_4430"/>
              </w:sdtPr>
              <w:sdtContent>
                <w:ins w:author="Anonymous" w:id="263" w:date="2026-09-23T09:31:14Z">
                  <w:del w:author="Kayalvizhi Velmurugan" w:id="91" w:date="2026-09-23T08:22:17Z">
                    <w:r w:rsidDel="00000000" w:rsidR="00000000" w:rsidRPr="00000000">
                      <w:rPr>
                        <w:rtl w:val="0"/>
                      </w:rPr>
                    </w:r>
                  </w:del>
                </w:ins>
              </w:sdtContent>
            </w:sdt>
            <w:ins w:author="Anonymous" w:id="263" w:date="2026-09-23T09:31:14Z">
              <w:del w:author="Kayalvizhi Velmurugan" w:id="91" w:date="2026-09-23T08:22:17Z"/>
            </w:ins>
          </w:sdtContent>
        </w:sdt>
      </w:p>
    </w:sdtContent>
  </w:sdt>
  <w:sdt>
    <w:sdtPr>
      <w:id w:val="1260301489"/>
      <w:tag w:val="goog_rdk_4448"/>
    </w:sdtPr>
    <w:sdtContent>
      <w:p w:rsidR="00000000" w:rsidDel="00000000" w:rsidP="00000000" w:rsidRDefault="00000000" w:rsidRPr="00000000" w14:paraId="00000375">
        <w:pPr>
          <w:pStyle w:val="Subtitle"/>
          <w:numPr>
            <w:ilvl w:val="0"/>
            <w:numId w:val="7"/>
          </w:numPr>
          <w:tabs>
            <w:tab w:val="center" w:leader="none" w:pos="4513"/>
            <w:tab w:val="right" w:leader="none" w:pos="9026"/>
          </w:tabs>
          <w:spacing w:after="280" w:lineRule="auto"/>
          <w:ind w:left="-1695" w:right="-561.2598425196836" w:firstLine="0"/>
          <w:jc w:val="center"/>
          <w:rPr>
            <w:ins w:author="Anonymous" w:id="253" w:date="2026-09-23T05:57:16Z"/>
          </w:rPr>
          <w:pPrChange w:author="Johnson k" w:id="0" w:date="2026-09-24T04:08:30Z">
            <w:pPr>
              <w:numPr>
                <w:ilvl w:val="0"/>
                <w:numId w:val="7"/>
              </w:numPr>
              <w:tabs>
                <w:tab w:val="center" w:leader="none" w:pos="4513"/>
                <w:tab w:val="right" w:leader="none" w:pos="9026"/>
              </w:tabs>
              <w:spacing w:after="280" w:lineRule="auto"/>
              <w:ind w:left="-1695" w:right="-561.2598425196836" w:firstLine="0"/>
              <w:jc w:val="center"/>
            </w:pPr>
          </w:pPrChange>
        </w:pPr>
        <w:sdt>
          <w:sdtPr>
            <w:id w:val="-294639758"/>
            <w:tag w:val="goog_rdk_4434"/>
          </w:sdtPr>
          <w:sdtContent>
            <w:ins w:author="Yethu Yethu" w:id="260" w:date="2026-09-23T07:13:49Z">
              <w:sdt>
                <w:sdtPr>
                  <w:id w:val="-1082826904"/>
                  <w:tag w:val="goog_rdk_4435"/>
                </w:sdtPr>
                <w:sdtContent>
                  <w:del w:author="Kayalvizhi Velmurugan" w:id="91" w:date="2026-09-23T08:22:17Z"/>
                </w:sdtContent>
              </w:sdt>
            </w:ins>
            <w:sdt>
              <w:sdtPr>
                <w:id w:val="-1977306057"/>
                <w:tag w:val="goog_rdk_4436"/>
              </w:sdtPr>
              <w:sdtContent>
                <w:ins w:author="Yethu Yethu" w:id="260" w:date="2026-09-23T07:13:49Z">
                  <w:del w:author="Kayalvizhi Velmurugan" w:id="91" w:date="2026-09-23T08:22:17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r>
                  </w:del>
                </w:ins>
              </w:sdtContent>
            </w:sdt>
            <w:ins w:author="Yethu Yethu" w:id="260" w:date="2026-09-23T07:13:49Z">
              <w:del w:author="Kayalvizhi Velmurugan" w:id="91" w:date="2026-09-23T08:22:17Z"/>
              <w:sdt>
                <w:sdtPr>
                  <w:id w:val="-1421063259"/>
                  <w:tag w:val="goog_rdk_4437"/>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r>
                </w:sdtContent>
              </w:sdt>
            </w:ins>
          </w:sdtContent>
        </w:sdt>
        <w:sdt>
          <w:sdtPr>
            <w:id w:val="-1494690777"/>
            <w:tag w:val="goog_rdk_4438"/>
          </w:sdtPr>
          <w:sdtContent>
            <w:ins w:author="Velmurugan Mithra" w:id="264" w:date="2026-09-23T07:33:20Z">
              <w:r w:rsidDel="00000000" w:rsidR="00000000" w:rsidRPr="00000000">
                <w:rPr>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241" name="image37.png"/>
                    <a:graphic>
                      <a:graphicData uri="http://schemas.openxmlformats.org/drawingml/2006/picture">
                        <pic:pic>
                          <pic:nvPicPr>
                            <pic:cNvPr id="0" name="image37.png"/>
                            <pic:cNvPicPr preferRelativeResize="0"/>
                          </pic:nvPicPr>
                          <pic:blipFill>
                            <a:blip r:embed="rId1"/>
                            <a:srcRect b="-4207" l="2152" r="0" t="6359"/>
                            <a:stretch>
                              <a:fillRect/>
                            </a:stretch>
                          </pic:blipFill>
                          <pic:spPr>
                            <a:xfrm>
                              <a:off x="0" y="0"/>
                              <a:ext cx="5731200" cy="4546600"/>
                            </a:xfrm>
                            <a:prstGeom prst="rect"/>
                            <a:ln/>
                          </pic:spPr>
                        </pic:pic>
                      </a:graphicData>
                    </a:graphic>
                  </wp:inline>
                </w:drawing>
              </w:r>
            </w:ins>
          </w:sdtContent>
        </w:sdt>
        <w:sdt>
          <w:sdtPr>
            <w:id w:val="-1738524869"/>
            <w:tag w:val="goog_rdk_4439"/>
          </w:sdtPr>
          <w:sdtContent>
            <w:ins w:author="Yethu Yethu" w:id="260" w:date="2026-09-23T07:13:49Z"/>
            <w:sdt>
              <w:sdtPr>
                <w:id w:val="142334527"/>
                <w:tag w:val="goog_rdk_4440"/>
              </w:sdtPr>
              <w:sdtContent>
                <w:ins w:author="Yethu Yethu" w:id="260" w:date="2026-09-23T07:13:49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ab/>
                    <w:tab/>
                    <w:tab/>
                    <w:tab/>
                    <w:t xml:space="preserve">-  n-</w:t>
                  </w:r>
                </w:ins>
              </w:sdtContent>
            </w:sdt>
            <w:ins w:author="Yethu Yethu" w:id="260" w:date="2026-09-23T07:13:49Z">
              <w:sdt>
                <w:sdtPr>
                  <w:id w:val="-1143981905"/>
                  <w:tag w:val="goog_rdk_4441"/>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w:t>
                  </w:r>
                </w:sdtContent>
              </w:sdt>
              <w:sdt>
                <w:sdtPr>
                  <w:id w:val="-1144408921"/>
                  <w:tag w:val="goog_rdk_4442"/>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Recomme</w:t>
                  </w:r>
                </w:sdtContent>
              </w:sdt>
            </w:ins>
          </w:sdtContent>
        </w:sdt>
        <w:sdt>
          <w:sdtPr>
            <w:id w:val="1496120592"/>
            <w:tag w:val="goog_rdk_4443"/>
          </w:sdtPr>
          <w:sdtContent>
            <w:ins w:author="Anonymous" w:id="253" w:date="2026-09-23T05:57:16Z"/>
            <w:sdt>
              <w:sdtPr>
                <w:id w:val="-1190874184"/>
                <w:tag w:val="goog_rdk_4444"/>
              </w:sdtPr>
              <w:sdtContent>
                <w:ins w:author="Anonymous" w:id="253" w:date="2026-09-23T05:57:16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ab/>
                    <w:tab/>
                    <w:tab/>
                    <w:tab/>
                    <w:tab/>
                    <w:tab/>
                    <w:tab/>
                    <w:tab/>
                    <w:tab/>
                    <w:tab/>
                    <w:tab/>
                    <w:tab/>
                    <w:tab/>
                    <w:tab/>
                    <w:tab/>
                    <w:tab/>
                    <w:tab/>
                    <w:t xml:space="preserve">-  n-</w:t>
                  </w:r>
                </w:ins>
              </w:sdtContent>
            </w:sdt>
            <w:ins w:author="Anonymous" w:id="253" w:date="2026-09-23T05:57:16Z">
              <w:sdt>
                <w:sdtPr>
                  <w:id w:val="-94806480"/>
                  <w:tag w:val="goog_rdk_4445"/>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 Your Smart Budget &amp; Recommendation Assistant</w:t>
                  </w:r>
                </w:sdtContent>
              </w:sdt>
              <w:sdt>
                <w:sdtPr>
                  <w:id w:val="-1439855914"/>
                  <w:tag w:val="goog_rdk_4446"/>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sdtContent>
              </w:sdt>
              <w:sdt>
                <w:sdtPr>
                  <w:id w:val="-19756106"/>
                  <w:tag w:val="goog_rdk_4447"/>
                </w:sdtPr>
                <w:sdtContent>
                  <w:r w:rsidDel="00000000" w:rsidR="00000000" w:rsidRPr="00000000">
                    <w:rPr>
                      <w:u w:val="single"/>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 AI powered budget —</w:t>
                  </w:r>
                </w:sdtContent>
              </w:sdt>
            </w:ins>
          </w:sdtContent>
        </w:sdt>
      </w:p>
    </w:sdtContent>
  </w:sdt>
  <w:sdt>
    <w:sdtPr>
      <w:id w:val="-1622272440"/>
      <w:tag w:val="goog_rdk_4453"/>
    </w:sdtPr>
    <w:sdtContent>
      <w:p w:rsidR="00000000" w:rsidDel="00000000" w:rsidP="00000000" w:rsidRDefault="00000000" w:rsidRPr="00000000" w14:paraId="00000376">
        <w:pPr>
          <w:pStyle w:val="Subtitle"/>
          <w:tabs>
            <w:tab w:val="center" w:leader="none" w:pos="4513"/>
            <w:tab w:val="right" w:leader="none" w:pos="9026"/>
          </w:tabs>
          <w:spacing w:after="280" w:lineRule="auto"/>
          <w:ind w:left="720" w:right="-561.2598425196836" w:firstLine="0"/>
          <w:jc w:val="center"/>
          <w:rPr>
            <w:ins w:author="Anonymous" w:id="253" w:date="2026-09-23T05:57:16Z"/>
            <w:u w:val="single"/>
            <w:rPrChange w:author="Anonymous" w:id="265" w:date="2026-09-23T05:57:16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lineRule="auto"/>
              <w:ind w:left="720" w:right="-561.2598425196836" w:firstLine="0"/>
              <w:jc w:val="center"/>
            </w:pPr>
          </w:pPrChange>
        </w:pPr>
        <w:sdt>
          <w:sdtPr>
            <w:id w:val="-1475254578"/>
            <w:tag w:val="goog_rdk_4449"/>
          </w:sdtPr>
          <w:sdtContent>
            <w:ins w:author="Anonymous" w:id="253" w:date="2026-09-23T05:57:16Z"/>
            <w:sdt>
              <w:sdtPr>
                <w:id w:val="1940592783"/>
                <w:tag w:val="goog_rdk_4450"/>
              </w:sdtPr>
              <w:sdtContent>
                <w:ins w:author="Anonymous" w:id="253" w:date="2026-09-23T05:57:16Z">
                  <w:r w:rsidDel="00000000" w:rsidR="00000000" w:rsidRPr="00000000">
                    <w:rPr>
                      <w:u w:val="single"/>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-.and recommendation assistant)</w:t>
                  </w:r>
                </w:ins>
              </w:sdtContent>
            </w:sdt>
            <w:ins w:author="Anonymous" w:id="253" w:date="2026-09-23T05:57:16Z">
              <w:sdt>
                <w:sdtPr>
                  <w:id w:val="431744047"/>
                  <w:tag w:val="goog_rdk_4451"/>
                </w:sdtPr>
                <w:sdtContent>
                  <w:r w:rsidDel="00000000" w:rsidR="00000000" w:rsidRPr="00000000">
                    <w:rPr>
                      <w:rFonts w:ascii="Cambria" w:cs="Cambria" w:eastAsia="Cambria" w:hAnsi="Cambria"/>
                      <w:sz w:val="30"/>
                      <w:szCs w:val="30"/>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t>
                  </w:r>
                </w:sdtContent>
              </w:sdt>
              <w:sdt>
                <w:sdtPr>
                  <w:id w:val="-950956154"/>
                  <w:tag w:val="goog_rdk_4452"/>
                </w:sdtPr>
                <w:sdtContent>
                  <w:r w:rsidDel="00000000" w:rsidR="00000000" w:rsidRPr="00000000">
                    <w:rPr>
                      <w:rtl w:val="0"/>
                    </w:rPr>
                  </w:r>
                </w:sdtContent>
              </w:sdt>
            </w:ins>
          </w:sdtContent>
        </w:sdt>
      </w:p>
    </w:sdtContent>
  </w:sdt>
  <w:sdt>
    <w:sdtPr>
      <w:id w:val="-1231706901"/>
      <w:tag w:val="goog_rdk_4456"/>
    </w:sdtPr>
    <w:sdtContent>
      <w:p w:rsidR="00000000" w:rsidDel="00000000" w:rsidP="00000000" w:rsidRDefault="00000000" w:rsidRPr="00000000" w14:paraId="00000377">
        <w:pPr>
          <w:pStyle w:val="Subtitle"/>
          <w:tabs>
            <w:tab w:val="center" w:leader="none" w:pos="4513"/>
            <w:tab w:val="right" w:leader="none" w:pos="9026"/>
          </w:tabs>
          <w:spacing w:after="280" w:lineRule="auto"/>
          <w:ind w:left="720" w:right="-561.2598425196836" w:firstLine="0"/>
          <w:jc w:val="center"/>
          <w:rPr>
            <w:ins w:author="Anonymous" w:id="253" w:date="2026-09-23T05:57:16Z"/>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lineRule="auto"/>
              <w:ind w:left="720" w:right="-561.2598425196836" w:firstLine="0"/>
              <w:jc w:val="center"/>
            </w:pPr>
          </w:pPrChange>
        </w:pPr>
        <w:sdt>
          <w:sdtPr>
            <w:id w:val="-105512811"/>
            <w:tag w:val="goog_rdk_4454"/>
          </w:sdtPr>
          <w:sdtContent>
            <w:ins w:author="Anonymous" w:id="253" w:date="2026-09-23T05:57:16Z"/>
            <w:sdt>
              <w:sdtPr>
                <w:id w:val="-1159375576"/>
                <w:tag w:val="goog_rdk_4455"/>
              </w:sdtPr>
              <w:sdtContent>
                <w:ins w:author="Anonymous" w:id="253" w:date="2026-09-23T05:57:16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Project Description</w:t>
                  </w:r>
                </w:ins>
              </w:sdtContent>
            </w:sdt>
            <w:ins w:author="Anonymous" w:id="253" w:date="2026-09-23T05:57:16Z"/>
          </w:sdtContent>
        </w:sdt>
      </w:p>
    </w:sdtContent>
  </w:sdt>
  <w:sdt>
    <w:sdtPr>
      <w:id w:val="-1506565918"/>
      <w:tag w:val="goog_rdk_4479"/>
    </w:sdtPr>
    <w:sdtContent>
      <w:p w:rsidR="00000000" w:rsidDel="00000000" w:rsidP="00000000" w:rsidRDefault="00000000" w:rsidRPr="00000000" w14:paraId="00000378">
        <w:pPr>
          <w:pStyle w:val="Subtitle"/>
          <w:tabs>
            <w:tab w:val="center" w:leader="none" w:pos="4513"/>
            <w:tab w:val="right" w:leader="none" w:pos="9026"/>
          </w:tabs>
          <w:spacing w:after="240" w:before="240" w:lineRule="auto"/>
          <w:jc w:val="both"/>
          <w:rPr>
            <w:ins w:author="Anonymous" w:id="253" w:date="2026-09-23T05:57:16Z"/>
            <w:rFonts w:ascii="Cambria" w:cs="Cambria" w:eastAsia="Cambria" w:hAnsi="Cambria"/>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40" w:before="240" w:lineRule="auto"/>
              <w:jc w:val="both"/>
            </w:pPr>
          </w:pPrChange>
        </w:pPr>
        <w:sdt>
          <w:sdtPr>
            <w:id w:val="-683961114"/>
            <w:tag w:val="goog_rdk_4457"/>
          </w:sdtPr>
          <w:sdtContent>
            <w:ins w:author="Anonymous" w:id="253" w:date="2026-09-23T05:57:16Z"/>
            <w:sdt>
              <w:sdtPr>
                <w:id w:val="-810867034"/>
                <w:tag w:val="goog_rdk_4458"/>
              </w:sdtPr>
              <w:sdtContent>
                <w:ins w:author="Anonymous" w:id="253" w:date="2026-09-23T05:57:16Z">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Managing budgets across </w:t>
                  </w:r>
                </w:ins>
              </w:sdtContent>
            </w:sdt>
            <w:ins w:author="Anonymous" w:id="253" w:date="2026-09-23T05:57:16Z"/>
          </w:sdtContent>
        </w:sdt>
        <w:sdt>
          <w:sdtPr>
            <w:id w:val="1013289101"/>
            <w:tag w:val="goog_rdk_4459"/>
          </w:sdtPr>
          <w:sdtContent>
            <w:ins w:author="SPILEO" w:id="266" w:date="2026-09-23T13:58:47Z"/>
            <w:sdt>
              <w:sdtPr>
                <w:id w:val="-1347317393"/>
                <w:tag w:val="goog_rdk_4460"/>
              </w:sdtPr>
              <w:sdtContent>
                <w:ins w:author="SPILEO" w:id="266" w:date="2026-09-23T13:58:47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different</w:t>
                  </w:r>
                </w:ins>
              </w:sdtContent>
            </w:sdt>
            <w:ins w:author="SPILEO" w:id="266" w:date="2026-09-23T13:58:47Z"/>
          </w:sdtContent>
        </w:sdt>
        <w:sdt>
          <w:sdtPr>
            <w:id w:val="-1925598547"/>
            <w:tag w:val="goog_rdk_4461"/>
          </w:sdtPr>
          <w:sdtContent>
            <w:ins w:author="Anonymous" w:id="253" w:date="2026-09-23T05:57:16Z">
              <w:sdt>
                <w:sdtPr>
                  <w:id w:val="1707381174"/>
                  <w:tag w:val="goog_rdk_4462"/>
                </w:sdtPr>
                <w:sdtContent>
                  <w:del w:author="SPILEO" w:id="266" w:date="2026-09-23T13:58:47Z"/>
                </w:sdtContent>
              </w:sdt>
            </w:ins>
            <w:sdt>
              <w:sdtPr>
                <w:id w:val="2050592263"/>
                <w:tag w:val="goog_rdk_4463"/>
              </w:sdtPr>
              <w:sdtContent>
                <w:ins w:author="Anonymous" w:id="253" w:date="2026-09-23T05:57:16Z">
                  <w:del w:author="SPILEO" w:id="266" w:date="2026-09-23T13:58:47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diffu68y</w:delText>
                    </w:r>
                  </w:del>
                </w:ins>
              </w:sdtContent>
            </w:sdt>
            <w:ins w:author="Anonymous" w:id="253" w:date="2026-09-23T05:57:16Z">
              <w:del w:author="SPILEO" w:id="266" w:date="2026-09-23T13:58:47Z"/>
              <w:sdt>
                <w:sdtPr>
                  <w:id w:val="-1737889954"/>
                  <w:tag w:val="goog_rdk_4464"/>
                </w:sdtPr>
                <w:sdtContent>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w:t>
                  </w:r>
                </w:sdtContent>
              </w:sdt>
            </w:ins>
          </w:sdtContent>
        </w:sdt>
        <w:sdt>
          <w:sdtPr>
            <w:id w:val="872173952"/>
            <w:tag w:val="goog_rdk_4465"/>
          </w:sdtPr>
          <w:sdtContent>
            <w:ins w:author="SPILEO" w:id="267" w:date="2026-09-23T13:58:47Z"/>
            <w:sdt>
              <w:sdtPr>
                <w:id w:val="1471061887"/>
                <w:tag w:val="goog_rdk_4466"/>
              </w:sdtPr>
              <w:sdtContent>
                <w:ins w:author="SPILEO" w:id="267" w:date="2026-09-23T13:58:47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current</w:t>
                  </w:r>
                </w:ins>
              </w:sdtContent>
            </w:sdt>
            <w:ins w:author="SPILEO" w:id="267" w:date="2026-09-23T13:58:47Z"/>
          </w:sdtContent>
        </w:sdt>
        <w:sdt>
          <w:sdtPr>
            <w:id w:val="-218914295"/>
            <w:tag w:val="goog_rdk_4467"/>
          </w:sdtPr>
          <w:sdtContent>
            <w:ins w:author="Anonymous" w:id="253" w:date="2026-09-23T05:57:16Z">
              <w:sdt>
                <w:sdtPr>
                  <w:id w:val="1861423372"/>
                  <w:tag w:val="goog_rdk_4468"/>
                </w:sdtPr>
                <w:sdtContent>
                  <w:del w:author="SPILEO" w:id="267" w:date="2026-09-23T13:58:47Z"/>
                </w:sdtContent>
              </w:sdt>
            </w:ins>
            <w:sdt>
              <w:sdtPr>
                <w:id w:val="-1988844950"/>
                <w:tag w:val="goog_rdk_4469"/>
              </w:sdtPr>
              <w:sdtContent>
                <w:ins w:author="Anonymous" w:id="253" w:date="2026-09-23T05:57:16Z">
                  <w:del w:author="SPILEO" w:id="267" w:date="2026-09-23T13:58:47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cbcerent</w:delText>
                    </w:r>
                  </w:del>
                </w:ins>
              </w:sdtContent>
            </w:sdt>
            <w:ins w:author="Anonymous" w:id="253" w:date="2026-09-23T05:57:16Z">
              <w:del w:author="SPILEO" w:id="267" w:date="2026-09-23T13:58:47Z"/>
              <w:sdt>
                <w:sdtPr>
                  <w:id w:val="778534823"/>
                  <w:tag w:val="goog_rdk_4470"/>
                </w:sdtPr>
                <w:sdtContent>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life needs—like home decor, event planning, or jewelry shopping—can be overwhelming due to the wide variety of products, platforms, and price ranges. </w:t>
                  </w:r>
                </w:sdtContent>
              </w:sdt>
              <w:sdt>
                <w:sdtPr>
                  <w:id w:val="1270065764"/>
                  <w:tag w:val="goog_rdk_4471"/>
                </w:sdtPr>
                <w:sdtContent>
                  <w:r w:rsidDel="00000000" w:rsidR="00000000" w:rsidRPr="00000000">
                    <w:rPr>
                      <w:rFonts w:ascii="Cambria" w:cs="Cambria" w:eastAsia="Cambria" w:hAnsi="Cambria"/>
                      <w:b w:val="1"/>
                      <w:bCs w:val="1"/>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PocketSmart AI</w:t>
                  </w:r>
                </w:sdtContent>
              </w:sdt>
              <w:sdt>
                <w:sdtPr>
                  <w:id w:val="133531652"/>
                  <w:tag w:val="goog_rdk_4472"/>
                </w:sdtPr>
                <w:sdtContent>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addresses this challenge through a </w:t>
                  </w:r>
                </w:sdtContent>
              </w:sdt>
              <w:sdt>
                <w:sdtPr>
                  <w:id w:val="-951749929"/>
                  <w:tag w:val="goog_rdk_4473"/>
                </w:sdtPr>
                <w:sdtContent>
                  <w:r w:rsidDel="00000000" w:rsidR="00000000" w:rsidRPr="00000000">
                    <w:rPr>
                      <w:rFonts w:ascii="Cambria" w:cs="Cambria" w:eastAsia="Cambria" w:hAnsi="Cambria"/>
                      <w:b w:val="1"/>
                      <w:bCs w:val="1"/>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GenAI-powered, cross-platform recommendation system</w:t>
                  </w:r>
                </w:sdtContent>
              </w:sdt>
              <w:sdt>
                <w:sdtPr>
                  <w:id w:val="410041705"/>
                  <w:tag w:val="goog_rdk_4474"/>
                </w:sdtPr>
                <w:sdtContent>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that delivers personalized, budget-based suggestions for products and services.Using </w:t>
                  </w:r>
                </w:sdtContent>
              </w:sdt>
              <w:sdt>
                <w:sdtPr>
                  <w:id w:val="-2086618501"/>
                  <w:tag w:val="goog_rdk_4475"/>
                </w:sdtPr>
                <w:sdtContent>
                  <w:r w:rsidDel="00000000" w:rsidR="00000000" w:rsidRPr="00000000">
                    <w:rPr>
                      <w:rFonts w:ascii="Cambria" w:cs="Cambria" w:eastAsia="Cambria" w:hAnsi="Cambria"/>
                      <w:b w:val="1"/>
                      <w:bCs w:val="1"/>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Gemini 1.5 Flash Pro</w:t>
                  </w:r>
                </w:sdtContent>
              </w:sdt>
              <w:sdt>
                <w:sdtPr>
                  <w:id w:val="2125141210"/>
                  <w:tag w:val="goog_rdk_4476"/>
                </w:sdtPr>
                <w:sdtContent>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PocketSmart AI analyzes user preferences, budgets, and contextual needs to generate curated recommendations from popular platforms such as </w:t>
                  </w:r>
                </w:sdtContent>
              </w:sdt>
              <w:sdt>
                <w:sdtPr>
                  <w:id w:val="-213408753"/>
                  <w:tag w:val="goog_rdk_4477"/>
                </w:sdtPr>
                <w:sdtContent>
                  <w:r w:rsidDel="00000000" w:rsidR="00000000" w:rsidRPr="00000000">
                    <w:rPr>
                      <w:rFonts w:ascii="Cambria" w:cs="Cambria" w:eastAsia="Cambria" w:hAnsi="Cambria"/>
                      <w:b w:val="1"/>
                      <w:bCs w:val="1"/>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Amazon, Flipkart, IKEA, Swiggy, Zomato, OYO</w:t>
                  </w:r>
                </w:sdtContent>
              </w:sdt>
              <w:sdt>
                <w:sdtPr>
                  <w:id w:val="-860878035"/>
                  <w:tag w:val="goog_rdk_4478"/>
                </w:sdtPr>
                <w:sdtContent>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sdtContent>
              </w:sdt>
            </w:ins>
          </w:sdtContent>
        </w:sdt>
      </w:p>
    </w:sdtContent>
  </w:sdt>
  <w:sdt>
    <w:sdtPr>
      <w:id w:val="1518678190"/>
      <w:tag w:val="goog_rdk_4483"/>
    </w:sdtPr>
    <w:sdtContent>
      <w:p w:rsidR="00000000" w:rsidDel="00000000" w:rsidP="00000000" w:rsidRDefault="00000000" w:rsidRPr="00000000" w14:paraId="00000379">
        <w:pPr>
          <w:pStyle w:val="Subtitle"/>
          <w:tabs>
            <w:tab w:val="center" w:leader="none" w:pos="4513"/>
            <w:tab w:val="right" w:leader="none" w:pos="9026"/>
          </w:tabs>
          <w:spacing w:after="280" w:before="280" w:lineRule="auto"/>
          <w:jc w:val="both"/>
          <w:rPr>
            <w:ins w:author="Anonymous" w:id="253" w:date="2026-09-23T05:57:16Z"/>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before="280" w:lineRule="auto"/>
              <w:jc w:val="both"/>
            </w:pPr>
          </w:pPrChange>
        </w:pPr>
        <w:sdt>
          <w:sdtPr>
            <w:id w:val="-612848356"/>
            <w:tag w:val="goog_rdk_4480"/>
          </w:sdtPr>
          <w:sdtContent>
            <w:ins w:author="Anonymous" w:id="253" w:date="2026-09-23T05:57:16Z"/>
            <w:sdt>
              <w:sdtPr>
                <w:id w:val="-529491681"/>
                <w:tag w:val="goog_rdk_4481"/>
              </w:sdtPr>
              <w:sdtContent>
                <w:ins w:author="Anonymous" w:id="253" w:date="2026-09-23T05:57:16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1: Home Interior Planning with Smart Budget Allocation</w:t>
                  </w:r>
                </w:ins>
              </w:sdtContent>
            </w:sdt>
            <w:ins w:author="Anonymous" w:id="253" w:date="2026-09-23T05:57:16Z">
              <w:sdt>
                <w:sdtPr>
                  <w:id w:val="-236401767"/>
                  <w:tag w:val="goog_rdk_4482"/>
                </w:sdtPr>
                <w:sdtContent>
                  <w:r w:rsidDel="00000000" w:rsidR="00000000" w:rsidRPr="00000000">
                    <w:rPr>
                      <w:rtl w:val="0"/>
                    </w:rPr>
                  </w:r>
                </w:sdtContent>
              </w:sdt>
            </w:ins>
          </w:sdtContent>
        </w:sdt>
      </w:p>
    </w:sdtContent>
  </w:sdt>
  <w:sdt>
    <w:sdtPr>
      <w:id w:val="-729191759"/>
      <w:tag w:val="goog_rdk_4494"/>
    </w:sdtPr>
    <w:sdtContent>
      <w:p w:rsidR="00000000" w:rsidDel="00000000" w:rsidP="00000000" w:rsidRDefault="00000000" w:rsidRPr="00000000" w14:paraId="0000037A">
        <w:pPr>
          <w:pStyle w:val="Subtitle"/>
          <w:tabs>
            <w:tab w:val="center" w:leader="none" w:pos="4513"/>
            <w:tab w:val="right" w:leader="none" w:pos="9026"/>
          </w:tabs>
          <w:spacing w:after="240" w:before="240" w:lineRule="auto"/>
          <w:jc w:val="both"/>
          <w:rPr>
            <w:ins w:author="Anonymous" w:id="253" w:date="2026-09-23T05:57:16Z"/>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40" w:before="240" w:lineRule="auto"/>
              <w:jc w:val="both"/>
            </w:pPr>
          </w:pPrChange>
        </w:pPr>
        <w:sdt>
          <w:sdtPr>
            <w:id w:val="-33096081"/>
            <w:tag w:val="goog_rdk_4484"/>
          </w:sdtPr>
          <w:sdtContent>
            <w:ins w:author="Anonymous" w:id="253" w:date="2026-09-23T05:57:16Z"/>
            <w:sdt>
              <w:sdtPr>
                <w:id w:val="-1825541497"/>
                <w:tag w:val="goog_rdk_4485"/>
              </w:sdtPr>
              <w:sdtContent>
                <w:ins w:author="Anonymous" w:id="253" w:date="2026-09-23T05:57:16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Users begin by selecting the </w:t>
                  </w:r>
                </w:ins>
              </w:sdtContent>
            </w:sdt>
            <w:ins w:author="Anonymous" w:id="253" w:date="2026-09-23T05:57:16Z">
              <w:sdt>
                <w:sdtPr>
                  <w:id w:val="1905118744"/>
                  <w:tag w:val="goog_rdk_4486"/>
                </w:sdtPr>
                <w:sdtContent>
                  <w:r w:rsidDel="00000000" w:rsidR="00000000" w:rsidRPr="00000000">
                    <w:rPr>
                      <w:b w:val="1"/>
                      <w:bCs w:val="1"/>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Home Budget Planner</w:t>
                  </w:r>
                </w:sdtContent>
              </w:sdt>
              <w:sdt>
                <w:sdtPr>
                  <w:id w:val="912367749"/>
                  <w:tag w:val="goog_rdk_4487"/>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w:t>
                  </w:r>
                </w:sdtContent>
              </w:sdt>
            </w:ins>
          </w:sdtContent>
        </w:sdt>
        <w:sdt>
          <w:sdtPr>
            <w:id w:val="-673599020"/>
            <w:tag w:val="goog_rdk_4488"/>
          </w:sdtPr>
          <w:sdtContent>
            <w:ins w:author="SPILEO" w:id="268" w:date="2026-09-23T13:58:47Z"/>
            <w:sdt>
              <w:sdtPr>
                <w:id w:val="486291267"/>
                <w:tag w:val="goog_rdk_4489"/>
              </w:sdtPr>
              <w:sdtContent>
                <w:ins w:author="SPILEO" w:id="268" w:date="2026-09-23T13:58:47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functionality</w:t>
                  </w:r>
                </w:ins>
              </w:sdtContent>
            </w:sdt>
            <w:ins w:author="SPILEO" w:id="268" w:date="2026-09-23T13:58:47Z"/>
          </w:sdtContent>
        </w:sdt>
        <w:sdt>
          <w:sdtPr>
            <w:id w:val="730535670"/>
            <w:tag w:val="goog_rdk_4490"/>
          </w:sdtPr>
          <w:sdtContent>
            <w:ins w:author="Anonymous" w:id="253" w:date="2026-09-23T05:57:16Z">
              <w:sdt>
                <w:sdtPr>
                  <w:id w:val="-425528239"/>
                  <w:tag w:val="goog_rdk_4491"/>
                </w:sdtPr>
                <w:sdtContent>
                  <w:del w:author="SPILEO" w:id="268" w:date="2026-09-23T13:58:47Z"/>
                </w:sdtContent>
              </w:sdt>
            </w:ins>
            <w:sdt>
              <w:sdtPr>
                <w:id w:val="-1445981702"/>
                <w:tag w:val="goog_rdk_4492"/>
              </w:sdtPr>
              <w:sdtContent>
                <w:ins w:author="Anonymous" w:id="253" w:date="2026-09-23T05:57:16Z">
                  <w:del w:author="SPILEO" w:id="268" w:date="2026-09-23T13:58:47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tfunctionality</w:delText>
                    </w:r>
                  </w:del>
                </w:ins>
              </w:sdtContent>
            </w:sdt>
            <w:ins w:author="Anonymous" w:id="253" w:date="2026-09-23T05:57:16Z">
              <w:del w:author="SPILEO" w:id="268" w:date="2026-09-23T13:58:47Z"/>
              <w:sdt>
                <w:sdtPr>
                  <w:id w:val="-2098264192"/>
                  <w:tag w:val="goog_rdk_4493"/>
                </w:sdtPr>
                <w:sdtContent>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style, and price, ensuring users can decorate their spaces beautifully without overspending.</w:t>
                  </w:r>
                </w:sdtContent>
              </w:sdt>
            </w:ins>
          </w:sdtContent>
        </w:sdt>
      </w:p>
    </w:sdtContent>
  </w:sdt>
  <w:sdt>
    <w:sdtPr>
      <w:id w:val="854548569"/>
      <w:tag w:val="goog_rdk_4497"/>
    </w:sdtPr>
    <w:sdtContent>
      <w:p w:rsidR="00000000" w:rsidDel="00000000" w:rsidP="00000000" w:rsidRDefault="00000000" w:rsidRPr="00000000" w14:paraId="0000037B">
        <w:pPr>
          <w:pStyle w:val="Subtitle"/>
          <w:tabs>
            <w:tab w:val="center" w:leader="none" w:pos="4513"/>
            <w:tab w:val="right" w:leader="none" w:pos="9026"/>
          </w:tabs>
          <w:spacing w:after="280" w:before="280" w:lineRule="auto"/>
          <w:jc w:val="both"/>
          <w:rPr>
            <w:ins w:author="Anonymous" w:id="253" w:date="2026-09-23T05:57:16Z"/>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pPrChange w:author="Johnson k" w:id="0" w:date="2026-09-24T04:08:30Z">
            <w:pPr>
              <w:tabs>
                <w:tab w:val="center" w:leader="none" w:pos="4513"/>
                <w:tab w:val="right" w:leader="none" w:pos="9026"/>
              </w:tabs>
              <w:spacing w:after="280" w:before="280" w:lineRule="auto"/>
              <w:jc w:val="both"/>
            </w:pPr>
          </w:pPrChange>
        </w:pPr>
        <w:sdt>
          <w:sdtPr>
            <w:id w:val="-1721107086"/>
            <w:tag w:val="goog_rdk_4495"/>
          </w:sdtPr>
          <w:sdtContent>
            <w:ins w:author="Anonymous" w:id="253" w:date="2026-09-23T05:57:16Z"/>
            <w:sdt>
              <w:sdtPr>
                <w:id w:val="-222535462"/>
                <w:tag w:val="goog_rdk_4496"/>
              </w:sdtPr>
              <w:sdtContent>
                <w:ins w:author="Anonymous" w:id="253" w:date="2026-09-23T05:57:16Z">
                  <w:r w:rsidDel="00000000" w:rsidR="00000000" w:rsidRPr="00000000">
                    <w:rPr>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Scenario 2: AI-Based Party Budget Planning</w:t>
                  </w:r>
                </w:ins>
              </w:sdtContent>
            </w:sdt>
            <w:ins w:author="Anonymous" w:id="253" w:date="2026-09-23T05:57:16Z"/>
          </w:sdtContent>
        </w:sdt>
      </w:p>
    </w:sdtContent>
  </w:sdt>
  <w:sdt>
    <w:sdtPr>
      <w:id w:val="1406316844"/>
      <w:tag w:val="goog_rdk_4525"/>
    </w:sdtPr>
    <w:sdtContent>
      <w:p w:rsidR="00000000" w:rsidDel="00000000" w:rsidP="00000000" w:rsidRDefault="00000000" w:rsidRPr="00000000" w14:paraId="0000037C">
        <w:pPr>
          <w:pStyle w:val="Subtitle"/>
          <w:tabs>
            <w:tab w:val="center" w:leader="none" w:pos="4513"/>
            <w:tab w:val="right" w:leader="none" w:pos="9026"/>
          </w:tabs>
          <w:spacing w:line="240" w:lineRule="auto"/>
          <w:rPr>
            <w:rFonts w:ascii="Calibri" w:cs="Calibri" w:eastAsia="Calibri" w:hAnsi="Calibri"/>
            <w:vertAlign w:val="baseline"/>
            <w:rPrChange w:author="Johnson k" w:id="247" w:date="2026-09-24T04:08:30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Johnson k" w:id="0" w:date="2026-09-24T04:08:30Z">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1258421253"/>
            <w:tag w:val="goog_rdk_4498"/>
          </w:sdtPr>
          <w:sdtContent>
            <w:ins w:author="Anonymous" w:id="253" w:date="2026-09-23T05:57:16Z"/>
            <w:sdt>
              <w:sdtPr>
                <w:id w:val="-773853196"/>
                <w:tag w:val="goog_rdk_4499"/>
              </w:sdtPr>
              <w:sdtContent>
                <w:ins w:author="Anonymous" w:id="253" w:date="2026-09-23T05:57:16Z">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In the </w:t>
                  </w:r>
                </w:ins>
              </w:sdtContent>
            </w:sdt>
            <w:ins w:author="Anonymous" w:id="253" w:date="2026-09-23T05:57:16Z">
              <w:sdt>
                <w:sdtPr>
                  <w:id w:val="-1045970406"/>
                  <w:tag w:val="goog_rdk_4500"/>
                </w:sdtPr>
                <w:sdtContent>
                  <w:r w:rsidDel="00000000" w:rsidR="00000000" w:rsidRPr="00000000">
                    <w:rPr>
                      <w:rFonts w:ascii="Cambria" w:cs="Cambria" w:eastAsia="Cambria" w:hAnsi="Cambria"/>
                      <w:b w:val="1"/>
                      <w:bCs w:val="1"/>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Party Planner</w:t>
                  </w:r>
                </w:sdtContent>
              </w:sdt>
              <w:sdt>
                <w:sdtPr>
                  <w:id w:val="1619932200"/>
                  <w:tag w:val="goog_rdk_4501"/>
                </w:sdtPr>
                <w:sdtContent>
                  <w:r w:rsidDel="00000000" w:rsidR="00000000" w:rsidRPr="00000000">
                    <w:rPr>
                      <w:rFonts w:ascii="Cambria" w:cs="Cambria" w:eastAsia="Cambria" w:hAnsi="Cambria"/>
                      <w:rtl w:val="0"/>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users input their total budget, guest count, event type, and venue details. </w:t>
                  </w:r>
                </w:sdtContent>
              </w:sdt>
            </w:ins>
          </w:sdtContent>
        </w:sdt>
        <w:sdt>
          <w:sdtPr>
            <w:id w:val="-1862535326"/>
            <w:tag w:val="goog_rdk_4502"/>
          </w:sdtPr>
          <w:sdtContent>
            <w:ins w:author="Anonymous" w:id="269" w:date="2026-09-23T05:53:46Z">
              <w:r w:rsidDel="00000000" w:rsidR="00000000" w:rsidRPr="00000000">
                <w:rPr>
                  <w:rFonts w:ascii="Cambria" w:cs="Cambria" w:eastAsia="Cambria" w:hAnsi="Cambria"/>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71550" cy="4356100"/>
                    <wp:effectExtent b="0" l="0" r="0" t="0"/>
                    <wp:docPr id="17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71550" cy="4356100"/>
                            </a:xfrm>
                            <a:prstGeom prst="rect"/>
                            <a:ln/>
                          </pic:spPr>
                        </pic:pic>
                      </a:graphicData>
                    </a:graphic>
                  </wp:inline>
                </w:drawing>
              </w:r>
            </w:ins>
          </w:sdtContent>
        </w:sdt>
        <w:sdt>
          <w:sdtPr>
            <w:id w:val="-1694746042"/>
            <w:tag w:val="goog_rdk_4503"/>
          </w:sdtPr>
          <w:sdtContent>
            <w:ins w:author="Anonymous" w:id="270" w:date="2026-09-23T04:15:05Z">
              <w:r w:rsidDel="00000000" w:rsidR="00000000" w:rsidRPr="00000000">
                <w:rPr>
                  <w:rFonts w:ascii="Cambria" w:cs="Cambria" w:eastAsia="Cambria" w:hAnsi="Cambria"/>
                  <w:sz w:val="24"/>
                  <w:szCs w:val="24"/>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7620000" cy="3606800"/>
                    <wp:effectExtent b="0" l="0" r="0" t="0"/>
                    <wp:docPr id="244" name="image40.png"/>
                    <a:graphic>
                      <a:graphicData uri="http://schemas.openxmlformats.org/drawingml/2006/picture">
                        <pic:pic>
                          <pic:nvPicPr>
                            <pic:cNvPr id="0" name="image40.png"/>
                            <pic:cNvPicPr preferRelativeResize="0"/>
                          </pic:nvPicPr>
                          <pic:blipFill>
                            <a:blip r:embed="rId9"/>
                            <a:srcRect b="46123" l="-909" r="909" t="-46123"/>
                            <a:stretch>
                              <a:fillRect/>
                            </a:stretch>
                          </pic:blipFill>
                          <pic:spPr>
                            <a:xfrm>
                              <a:off x="0" y="0"/>
                              <a:ext cx="7620000" cy="3606800"/>
                            </a:xfrm>
                            <a:prstGeom prst="rect"/>
                            <a:ln/>
                          </pic:spPr>
                        </pic:pic>
                      </a:graphicData>
                    </a:graphic>
                  </wp:inline>
                </w:drawing>
              </w:r>
            </w:ins>
          </w:sdtContent>
        </w:sdt>
        <w:sdt>
          <w:sdtPr>
            <w:id w:val="-1551484193"/>
            <w:tag w:val="goog_rdk_4504"/>
          </w:sdtPr>
          <w:sdtContent>
            <w:ins w:author="Poo Vu" w:id="271" w:date="2026-09-22T05:10:48Z">
              <w:sdt>
                <w:sdtPr>
                  <w:id w:val="-481609147"/>
                  <w:tag w:val="goog_rdk_4505"/>
                </w:sdtPr>
                <w:sdtContent>
                  <w:del w:author="Pradeep" w:id="272" w:date="2026-09-22T16:57:49Z">
                    <w:r w:rsidDel="00000000" w:rsidR="00000000" w:rsidRPr="00000000">
                      <w:rPr>
                        <w:rFonts w:ascii="Cambria" w:cs="Cambria" w:eastAsia="Cambria" w:hAnsi="Cambria"/>
                        <w:sz w:val="24"/>
                        <w:szCs w:val="24"/>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4050" cy="1653857"/>
                          <wp:effectExtent b="0" l="0" r="0" t="0"/>
                          <wp:docPr id="16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4050" cy="1653857"/>
                                  </a:xfrm>
                                  <a:prstGeom prst="rect"/>
                                  <a:ln/>
                                </pic:spPr>
                              </pic:pic>
                            </a:graphicData>
                          </a:graphic>
                        </wp:inline>
                      </w:drawing>
                    </w:r>
                  </w:del>
                </w:sdtContent>
              </w:sdt>
            </w:ins>
          </w:sdtContent>
        </w:sdt>
        <w:sdt>
          <w:sdtPr>
            <w:id w:val="803373688"/>
            <w:tag w:val="goog_rdk_4506"/>
          </w:sdtPr>
          <w:sdtContent>
            <w:ins w:author="Mohana sundhiri Mona" w:id="273" w:date="2026-09-22T08:52:40Z">
              <w:sdt>
                <w:sdtPr>
                  <w:id w:val="-1565369093"/>
                  <w:tag w:val="goog_rdk_4507"/>
                </w:sdtPr>
                <w:sdtContent>
                  <w:del w:author="Abi Kutty" w:id="115" w:date="2026-09-22T07:08:41Z">
                    <w:r w:rsidDel="00000000" w:rsidR="00000000" w:rsidRPr="00000000">
                      <w:rPr>
                        <w:rFonts w:ascii="Cambria" w:cs="Cambria" w:eastAsia="Cambria" w:hAnsi="Cambria"/>
                        <w:sz w:val="24"/>
                        <w:szCs w:val="24"/>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6563813" cy="2733675"/>
                          <wp:effectExtent b="0" l="0" r="0" t="0"/>
                          <wp:docPr id="202" name="image40.png"/>
                          <a:graphic>
                            <a:graphicData uri="http://schemas.openxmlformats.org/drawingml/2006/picture">
                              <pic:pic>
                                <pic:nvPicPr>
                                  <pic:cNvPr id="0" name="image40.png"/>
                                  <pic:cNvPicPr preferRelativeResize="0"/>
                                </pic:nvPicPr>
                                <pic:blipFill>
                                  <a:blip r:embed="rId9"/>
                                  <a:srcRect b="46123" l="-909" r="909" t="-46123"/>
                                  <a:stretch>
                                    <a:fillRect/>
                                  </a:stretch>
                                </pic:blipFill>
                                <pic:spPr>
                                  <a:xfrm>
                                    <a:off x="0" y="0"/>
                                    <a:ext cx="6563813" cy="2733675"/>
                                  </a:xfrm>
                                  <a:prstGeom prst="rect"/>
                                  <a:ln/>
                                </pic:spPr>
                              </pic:pic>
                            </a:graphicData>
                          </a:graphic>
                        </wp:inline>
                      </w:drawing>
                    </w:r>
                  </w:del>
                </w:sdtContent>
              </w:sdt>
            </w:ins>
          </w:sdtContent>
        </w:sdt>
        <w:sdt>
          <w:sdtPr>
            <w:id w:val="-1557865307"/>
            <w:tag w:val="goog_rdk_4508"/>
          </w:sdtPr>
          <w:sdtContent>
            <w:del w:author="Abi Kutty" w:id="115" w:date="2026-09-22T07:08:41Z"/>
          </w:sdtContent>
        </w:sdt>
        <w:sdt>
          <w:sdtPr>
            <w:id w:val="1870578337"/>
            <w:tag w:val="goog_rdk_4509"/>
          </w:sdtPr>
          <w:sdtContent>
            <w:ins w:author="Ravi Varma" w:id="274" w:date="2026-09-22T04:21:05Z">
              <w:sdt>
                <w:sdtPr>
                  <w:id w:val="1354019355"/>
                  <w:tag w:val="goog_rdk_4510"/>
                </w:sdtPr>
                <w:sdtContent>
                  <w:del w:author="Abi Kutty" w:id="115" w:date="2026-09-22T07:08:41Z">
                    <w:r w:rsidDel="00000000" w:rsidR="00000000" w:rsidRPr="00000000">
                      <w:rPr>
                        <w:rFonts w:ascii="Cambria" w:cs="Cambria" w:eastAsia="Cambria" w:hAnsi="Cambria"/>
                        <w:b w:val="1"/>
                        <w:bCs w:val="1"/>
                        <w:rPrChange w:author="Ravi Varma" w:id="275" w:date="2026-09-22T04:21:05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851400"/>
                          <wp:effectExtent b="25400" l="25400" r="25400" t="25400"/>
                          <wp:docPr id="207"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5731200" cy="4851400"/>
                                  </a:xfrm>
                                  <a:prstGeom prst="rect"/>
                                  <a:ln w="25400">
                                    <a:solidFill>
                                      <a:srgbClr val="0000FF"/>
                                    </a:solidFill>
                                    <a:prstDash val="solid"/>
                                  </a:ln>
                                </pic:spPr>
                              </pic:pic>
                            </a:graphicData>
                          </a:graphic>
                        </wp:inline>
                      </w:drawing>
                    </w:r>
                  </w:del>
                </w:sdtContent>
              </w:sdt>
            </w:ins>
          </w:sdtContent>
        </w:sdt>
        <w:sdt>
          <w:sdtPr>
            <w:id w:val="872732356"/>
            <w:tag w:val="goog_rdk_4511"/>
          </w:sdtPr>
          <w:sdtContent>
            <w:del w:author="Abi Kutty" w:id="115" w:date="2026-09-22T07:08:41Z"/>
          </w:sdtContent>
        </w:sdt>
        <w:sdt>
          <w:sdtPr>
            <w:id w:val="166799355"/>
            <w:tag w:val="goog_rdk_4512"/>
          </w:sdtPr>
          <w:sdtContent>
            <w:ins w:author="Anonymous" w:id="276" w:date="2026-09-22T03:58:37Z">
              <w:sdt>
                <w:sdtPr>
                  <w:id w:val="442969014"/>
                  <w:tag w:val="goog_rdk_4513"/>
                </w:sdtPr>
                <w:sdtContent>
                  <w:del w:author="Abi Kutty" w:id="115" w:date="2026-09-22T07:08:41Z">
                    <w:r w:rsidDel="00000000" w:rsidR="00000000" w:rsidRPr="00000000">
                      <w:rPr>
                        <w:rFonts w:ascii="Cambria" w:cs="Cambria" w:eastAsia="Cambria" w:hAnsi="Cambria"/>
                        <w:b w:val="1"/>
                        <w:bCs w:val="1"/>
                        <w:sz w:val="24"/>
                        <w:szCs w:val="24"/>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218" name="image37.png"/>
                          <a:graphic>
                            <a:graphicData uri="http://schemas.openxmlformats.org/drawingml/2006/picture">
                              <pic:pic>
                                <pic:nvPicPr>
                                  <pic:cNvPr id="0" name="image37.png"/>
                                  <pic:cNvPicPr preferRelativeResize="0"/>
                                </pic:nvPicPr>
                                <pic:blipFill>
                                  <a:blip r:embed="rId1"/>
                                  <a:srcRect b="0" l="0" r="0" t="0"/>
                                  <a:stretch>
                                    <a:fillRect/>
                                  </a:stretch>
                                </pic:blipFill>
                                <pic:spPr>
                                  <a:xfrm>
                                    <a:off x="0" y="0"/>
                                    <a:ext cx="5731200" cy="4546600"/>
                                  </a:xfrm>
                                  <a:prstGeom prst="rect"/>
                                  <a:ln/>
                                </pic:spPr>
                              </pic:pic>
                            </a:graphicData>
                          </a:graphic>
                        </wp:inline>
                      </w:drawing>
                    </w:r>
                  </w:del>
                </w:sdtContent>
              </w:sdt>
            </w:ins>
          </w:sdtContent>
        </w:sdt>
        <w:sdt>
          <w:sdtPr>
            <w:id w:val="1625720692"/>
            <w:tag w:val="goog_rdk_4514"/>
          </w:sdtPr>
          <w:sdtContent>
            <w:del w:author="Abi Kutty" w:id="115" w:date="2026-09-22T07:08:41Z"/>
          </w:sdtContent>
        </w:sdt>
        <w:sdt>
          <w:sdtPr>
            <w:id w:val="-1533581450"/>
            <w:tag w:val="goog_rdk_4515"/>
          </w:sdtPr>
          <w:sdtContent>
            <w:ins w:author="MR DHIVA OFFICIAL" w:id="277" w:date="2026-09-22T03:20:41Z">
              <w:sdt>
                <w:sdtPr>
                  <w:id w:val="1802949353"/>
                  <w:tag w:val="goog_rdk_4516"/>
                </w:sdtPr>
                <w:sdtContent>
                  <w:del w:author="Abi Kutty" w:id="115" w:date="2026-09-22T07:08:41Z">
                    <w:r w:rsidDel="00000000" w:rsidR="00000000" w:rsidRPr="00000000">
                      <w:rPr>
                        <w:rFonts w:ascii="Cambria" w:cs="Cambria" w:eastAsia="Cambria" w:hAnsi="Cambria"/>
                        <w:b w:val="1"/>
                        <w:bCs w:val="1"/>
                        <w:sz w:val="24"/>
                        <w:szCs w:val="24"/>
                        <w:rPrChange w:author="Johnson k" w:id="247" w:date="2026-09-24T04:08:30Z">
                          <w:rPr>
                            <w:rFonts w:ascii="Cambria" w:cs="Cambria" w:eastAsia="Cambria" w:hAnsi="Cambria"/>
                            <w:b w:val="0"/>
                            <w:bCs w:val="0"/>
                            <w:i w:val="0"/>
                            <w:iCs w:val="0"/>
                            <w:smallCaps w:val="0"/>
                            <w:strike w:val="0"/>
                            <w:color w:val="000000"/>
                            <w:sz w:val="24"/>
                            <w:szCs w:val="24"/>
                            <w:u w:val="none"/>
                            <w:shd w:fill="auto" w:val="clear"/>
                            <w:vertAlign w:val="baseline"/>
                          </w:rPr>
                        </w:rPrChange>
                      </w:rPr>
                      <w:drawing>
                        <wp:inline distB="114300" distT="114300" distL="114300" distR="114300">
                          <wp:extent cx="5731200" cy="4546600"/>
                          <wp:effectExtent b="0" l="0" r="0" t="0"/>
                          <wp:docPr id="199" name="image37.png"/>
                          <a:graphic>
                            <a:graphicData uri="http://schemas.openxmlformats.org/drawingml/2006/picture">
                              <pic:pic>
                                <pic:nvPicPr>
                                  <pic:cNvPr id="0" name="image37.png"/>
                                  <pic:cNvPicPr preferRelativeResize="0"/>
                                </pic:nvPicPr>
                                <pic:blipFill>
                                  <a:blip r:embed="rId1"/>
                                  <a:srcRect b="0" l="0" r="0" t="0"/>
                                  <a:stretch>
                                    <a:fillRect/>
                                  </a:stretch>
                                </pic:blipFill>
                                <pic:spPr>
                                  <a:xfrm>
                                    <a:off x="0" y="0"/>
                                    <a:ext cx="5731200" cy="4546600"/>
                                  </a:xfrm>
                                  <a:prstGeom prst="rect"/>
                                  <a:ln/>
                                </pic:spPr>
                              </pic:pic>
                            </a:graphicData>
                          </a:graphic>
                        </wp:inline>
                      </w:drawing>
                    </w:r>
                  </w:del>
                </w:sdtContent>
              </w:sdt>
            </w:ins>
          </w:sdtContent>
        </w:sdt>
        <w:sdt>
          <w:sdtPr>
            <w:id w:val="-885389437"/>
            <w:tag w:val="goog_rdk_4517"/>
          </w:sdtPr>
          <w:sdtContent>
            <w:del w:author="Abi Kutty" w:id="115" w:date="2026-09-22T07:08:41Z">
              <w:r w:rsidDel="00000000" w:rsidR="00000000" w:rsidRPr="00000000">
                <w:rPr>
                  <w:rFonts w:ascii="Calibri" w:cs="Calibri" w:eastAsia="Calibri" w:hAnsi="Calibri"/>
                  <w:vertAlign w:val="baseline"/>
                  <w:rPrChange w:author="Johnson k" w:id="247" w:date="2026-09-24T04:08:30Z">
                    <w:rPr>
                      <w:rFonts w:ascii="Calibri" w:cs="Calibri" w:eastAsia="Calibri" w:hAnsi="Calibri"/>
                      <w:b w:val="0"/>
                      <w:bCs w:val="0"/>
                      <w:i w:val="0"/>
                      <w:iCs w:val="0"/>
                      <w:smallCaps w:val="0"/>
                      <w:strike w:val="0"/>
                      <w:color w:val="000000"/>
                      <w:sz w:val="22"/>
                      <w:szCs w:val="22"/>
                      <w:u w:val="none"/>
                      <w:shd w:fill="auto" w:val="clear"/>
                      <w:vertAlign w:val="baseline"/>
                    </w:rPr>
                  </w:rPrChange>
                </w:rPr>
                <w:drawing>
                  <wp:inline distB="0" distT="0" distL="0" distR="0">
                    <wp:extent cx="5731510" cy="830580"/>
                    <wp:effectExtent b="0" l="0" r="0" t="0"/>
                    <wp:docPr id="193"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731510" cy="830580"/>
                            </a:xfrm>
                            <a:prstGeom prst="rect"/>
                            <a:ln/>
                          </pic:spPr>
                        </pic:pic>
                      </a:graphicData>
                    </a:graphic>
                  </wp:inline>
                </w:drawing>
              </w:r>
            </w:del>
          </w:sdtContent>
        </w:sdt>
        <w:sdt>
          <w:sdtPr>
            <w:id w:val="-841620020"/>
            <w:tag w:val="goog_rdk_4518"/>
          </w:sdtPr>
          <w:sdtContent>
            <w:r w:rsidDel="00000000" w:rsidR="00000000" w:rsidRPr="00000000">
              <w:rPr>
                <w:rtl w:val="0"/>
              </w:rPr>
            </w:r>
          </w:sdtContent>
        </w:sdt>
        <w:sdt>
          <w:sdtPr>
            <w:id w:val="-111281784"/>
            <w:tag w:val="goog_rdk_4519"/>
          </w:sdtPr>
          <w:sdtContent>
            <w:ins w:author="Abi Kutty" w:id="115" w:date="2026-09-22T07:08:41Z">
              <w:sdt>
                <w:sdtPr>
                  <w:id w:val="-1235498694"/>
                  <w:tag w:val="goog_rdk_4520"/>
                </w:sdtPr>
                <w:sdtContent>
                  <w:del w:author="Yadhavan V.S" w:id="278" w:date="2026-09-23T05:33:26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22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87538" cy="1657350"/>
                                  </a:xfrm>
                                  <a:prstGeom prst="rect"/>
                                  <a:ln/>
                                </pic:spPr>
                              </pic:pic>
                            </a:graphicData>
                          </a:graphic>
                        </wp:anchor>
                      </w:drawing>
                    </w:r>
                  </w:del>
                </w:sdtContent>
              </w:sdt>
            </w:ins>
          </w:sdtContent>
        </w:sdt>
        <w:sdt>
          <w:sdtPr>
            <w:id w:val="981815727"/>
            <w:tag w:val="goog_rdk_4521"/>
          </w:sdtPr>
          <w:sdtContent>
            <w:ins w:author="Yuvanesh" w:id="279" w:date="2026-09-22T09:06:10Z">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887538" cy="1657350"/>
                    <wp:effectExtent b="0" l="0" r="0" t="0"/>
                    <wp:wrapSquare wrapText="bothSides" distB="114300" distT="114300" distL="114300" distR="114300"/>
                    <wp:docPr id="22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87538" cy="1657350"/>
                            </a:xfrm>
                            <a:prstGeom prst="rect"/>
                            <a:ln/>
                          </pic:spPr>
                        </pic:pic>
                      </a:graphicData>
                    </a:graphic>
                  </wp:anchor>
                </w:drawing>
              </w:r>
            </w:ins>
          </w:sdtContent>
        </w:sdt>
        <w:sdt>
          <w:sdtPr>
            <w:id w:val="1068899620"/>
            <w:tag w:val="goog_rdk_4522"/>
          </w:sdtPr>
          <w:sdtContent>
            <w:ins w:author="Anonymous" w:id="280" w:date="2026-09-22T11:28:43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333375</wp:posOffset>
                    </wp:positionV>
                    <wp:extent cx="5887538" cy="1657350"/>
                    <wp:effectExtent b="0" l="0" r="0" t="0"/>
                    <wp:wrapSquare wrapText="bothSides" distB="114300" distT="114300" distL="114300" distR="114300"/>
                    <wp:docPr id="225" name="image13.png"/>
                    <a:graphic>
                      <a:graphicData uri="http://schemas.openxmlformats.org/drawingml/2006/picture">
                        <pic:pic>
                          <pic:nvPicPr>
                            <pic:cNvPr id="0" name="image13.png"/>
                            <pic:cNvPicPr preferRelativeResize="0"/>
                          </pic:nvPicPr>
                          <pic:blipFill>
                            <a:blip r:embed="rId6"/>
                            <a:srcRect b="-18966" l="-12783" r="12783" t="18966"/>
                            <a:stretch>
                              <a:fillRect/>
                            </a:stretch>
                          </pic:blipFill>
                          <pic:spPr>
                            <a:xfrm>
                              <a:off x="0" y="0"/>
                              <a:ext cx="5887538" cy="1657350"/>
                            </a:xfrm>
                            <a:prstGeom prst="rect"/>
                            <a:ln/>
                          </pic:spPr>
                        </pic:pic>
                      </a:graphicData>
                    </a:graphic>
                  </wp:anchor>
                </w:drawing>
              </w:r>
            </w:ins>
          </w:sdtContent>
        </w:sdt>
        <w:sdt>
          <w:sdtPr>
            <w:id w:val="1955373337"/>
            <w:tag w:val="goog_rdk_4523"/>
          </w:sdtPr>
          <w:sdtContent>
            <w:ins w:author="CS 2501111058202" w:id="281" w:date="2026-09-22T13:41:57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104776</wp:posOffset>
                    </wp:positionV>
                    <wp:extent cx="5887538" cy="1657350"/>
                    <wp:effectExtent b="0" l="0" r="0" t="0"/>
                    <wp:wrapSquare wrapText="bothSides" distB="114300" distT="114300" distL="114300" distR="114300"/>
                    <wp:docPr id="22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87538" cy="1657350"/>
                            </a:xfrm>
                            <a:prstGeom prst="rect"/>
                            <a:ln/>
                          </pic:spPr>
                        </pic:pic>
                      </a:graphicData>
                    </a:graphic>
                  </wp:anchor>
                </w:drawing>
              </w:r>
            </w:ins>
          </w:sdtContent>
        </w:sdt>
        <w:sdt>
          <w:sdtPr>
            <w:id w:val="2074852492"/>
            <w:tag w:val="goog_rdk_4524"/>
          </w:sdtPr>
          <w:sdtContent>
            <w:ins w:author="Yadhavan V.S" w:id="278" w:date="2026-09-23T05:33:26Z">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561975</wp:posOffset>
                    </wp:positionV>
                    <wp:extent cx="5887538" cy="1657350"/>
                    <wp:effectExtent b="0" l="0" r="0" t="0"/>
                    <wp:wrapSquare wrapText="bothSides" distB="114300" distT="114300" distL="114300" distR="114300"/>
                    <wp:docPr id="22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87538" cy="1657350"/>
                            </a:xfrm>
                            <a:prstGeom prst="rect"/>
                            <a:ln/>
                          </pic:spPr>
                        </pic:pic>
                      </a:graphicData>
                    </a:graphic>
                  </wp:anchor>
                </w:drawing>
              </w:r>
            </w:ins>
          </w:sdtContent>
        </w:sdt>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794071757"/>
      <w:tag w:val="goog_rdk_4529"/>
    </w:sdtPr>
    <w:sdtContent>
      <w:p w:rsidR="00000000" w:rsidDel="00000000" w:rsidP="00000000" w:rsidRDefault="00000000" w:rsidRPr="00000000" w14:paraId="0000037D">
        <w:pPr>
          <w:rPr>
            <w:ins w:author="Yuvanesh" w:id="282" w:date="2026-09-22T08:48:48Z"/>
            <w:rPrChange w:author="Yuvanesh" w:id="283" w:date="2026-09-22T08:48:48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304437690"/>
            <w:tag w:val="goog_rdk_4527"/>
          </w:sdtPr>
          <w:sdtContent>
            <w:ins w:author="Yuvanesh" w:id="282" w:date="2026-09-22T08:48:48Z"/>
            <w:sdt>
              <w:sdtPr>
                <w:id w:val="1893025174"/>
                <w:tag w:val="goog_rdk_4528"/>
              </w:sdtPr>
              <w:sdtContent>
                <w:ins w:author="Yuvanesh" w:id="282" w:date="2026-09-22T08:48:48Z">
                  <w:r w:rsidDel="00000000" w:rsidR="00000000" w:rsidRPr="00000000">
                    <w:rPr>
                      <w:rtl w:val="0"/>
                    </w:rPr>
                  </w:r>
                </w:ins>
              </w:sdtContent>
            </w:sdt>
            <w:ins w:author="Yuvanesh" w:id="282" w:date="2026-09-22T08:48:48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26.png"/><Relationship Id="rId41" Type="http://schemas.openxmlformats.org/officeDocument/2006/relationships/image" Target="media/image27.png"/><Relationship Id="rId44" Type="http://schemas.openxmlformats.org/officeDocument/2006/relationships/image" Target="media/image19.png"/><Relationship Id="rId43" Type="http://schemas.openxmlformats.org/officeDocument/2006/relationships/image" Target="media/image28.png"/><Relationship Id="rId46" Type="http://schemas.openxmlformats.org/officeDocument/2006/relationships/image" Target="media/image23.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9.png"/><Relationship Id="rId48" Type="http://schemas.openxmlformats.org/officeDocument/2006/relationships/image" Target="media/image29.png"/><Relationship Id="rId47" Type="http://schemas.openxmlformats.org/officeDocument/2006/relationships/image" Target="media/image25.png"/><Relationship Id="rId49" Type="http://schemas.openxmlformats.org/officeDocument/2006/relationships/image" Target="media/image3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6.png"/><Relationship Id="rId30" Type="http://schemas.openxmlformats.org/officeDocument/2006/relationships/image" Target="media/image15.png"/><Relationship Id="rId33" Type="http://schemas.openxmlformats.org/officeDocument/2006/relationships/image" Target="media/image49.png"/><Relationship Id="rId32" Type="http://schemas.openxmlformats.org/officeDocument/2006/relationships/image" Target="media/image42.png"/><Relationship Id="rId35" Type="http://schemas.openxmlformats.org/officeDocument/2006/relationships/image" Target="media/image48.png"/><Relationship Id="rId34" Type="http://schemas.openxmlformats.org/officeDocument/2006/relationships/image" Target="media/image50.png"/><Relationship Id="rId37" Type="http://schemas.openxmlformats.org/officeDocument/2006/relationships/image" Target="media/image51.png"/><Relationship Id="rId36" Type="http://schemas.openxmlformats.org/officeDocument/2006/relationships/image" Target="media/image32.png"/><Relationship Id="rId39" Type="http://schemas.openxmlformats.org/officeDocument/2006/relationships/image" Target="media/image53.png"/><Relationship Id="rId38" Type="http://schemas.openxmlformats.org/officeDocument/2006/relationships/image" Target="media/image12.png"/><Relationship Id="rId62" Type="http://schemas.openxmlformats.org/officeDocument/2006/relationships/image" Target="media/image38.png"/><Relationship Id="rId61" Type="http://schemas.openxmlformats.org/officeDocument/2006/relationships/image" Target="media/image36.png"/><Relationship Id="rId20" Type="http://schemas.openxmlformats.org/officeDocument/2006/relationships/image" Target="media/image4.png"/><Relationship Id="rId64" Type="http://schemas.openxmlformats.org/officeDocument/2006/relationships/image" Target="media/image43.png"/><Relationship Id="rId63" Type="http://schemas.openxmlformats.org/officeDocument/2006/relationships/image" Target="media/image34.png"/><Relationship Id="rId22" Type="http://schemas.openxmlformats.org/officeDocument/2006/relationships/image" Target="media/image18.png"/><Relationship Id="rId66" Type="http://schemas.openxmlformats.org/officeDocument/2006/relationships/header" Target="header2.xml"/><Relationship Id="rId21" Type="http://schemas.openxmlformats.org/officeDocument/2006/relationships/image" Target="media/image30.png"/><Relationship Id="rId65" Type="http://schemas.openxmlformats.org/officeDocument/2006/relationships/header" Target="header1.xml"/><Relationship Id="rId24" Type="http://schemas.openxmlformats.org/officeDocument/2006/relationships/image" Target="media/image24.png"/><Relationship Id="rId68" Type="http://schemas.openxmlformats.org/officeDocument/2006/relationships/footer" Target="footer1.xml"/><Relationship Id="rId23" Type="http://schemas.openxmlformats.org/officeDocument/2006/relationships/image" Target="media/image57.png"/><Relationship Id="rId67" Type="http://schemas.openxmlformats.org/officeDocument/2006/relationships/footer" Target="footer2.xml"/><Relationship Id="rId60" Type="http://schemas.openxmlformats.org/officeDocument/2006/relationships/image" Target="media/image8.png"/><Relationship Id="rId26" Type="http://schemas.openxmlformats.org/officeDocument/2006/relationships/image" Target="media/image31.png"/><Relationship Id="rId25" Type="http://schemas.openxmlformats.org/officeDocument/2006/relationships/image" Target="media/image47.png"/><Relationship Id="rId28" Type="http://schemas.openxmlformats.org/officeDocument/2006/relationships/image" Target="media/image35.png"/><Relationship Id="rId27" Type="http://schemas.openxmlformats.org/officeDocument/2006/relationships/image" Target="media/image54.png"/><Relationship Id="rId29" Type="http://schemas.openxmlformats.org/officeDocument/2006/relationships/image" Target="media/image41.png"/><Relationship Id="rId51" Type="http://schemas.openxmlformats.org/officeDocument/2006/relationships/image" Target="media/image11.png"/><Relationship Id="rId50" Type="http://schemas.openxmlformats.org/officeDocument/2006/relationships/image" Target="media/image37.png"/><Relationship Id="rId53" Type="http://schemas.openxmlformats.org/officeDocument/2006/relationships/image" Target="media/image5.png"/><Relationship Id="rId52" Type="http://schemas.openxmlformats.org/officeDocument/2006/relationships/image" Target="media/image10.png"/><Relationship Id="rId11" Type="http://schemas.openxmlformats.org/officeDocument/2006/relationships/image" Target="media/image1.png"/><Relationship Id="rId55" Type="http://schemas.openxmlformats.org/officeDocument/2006/relationships/image" Target="media/image17.png"/><Relationship Id="rId10" Type="http://schemas.openxmlformats.org/officeDocument/2006/relationships/image" Target="media/image13.png"/><Relationship Id="rId54" Type="http://schemas.openxmlformats.org/officeDocument/2006/relationships/image" Target="media/image3.png"/><Relationship Id="rId13" Type="http://schemas.openxmlformats.org/officeDocument/2006/relationships/image" Target="media/image40.png"/><Relationship Id="rId57" Type="http://schemas.openxmlformats.org/officeDocument/2006/relationships/image" Target="media/image6.png"/><Relationship Id="rId12" Type="http://schemas.openxmlformats.org/officeDocument/2006/relationships/image" Target="media/image16.png"/><Relationship Id="rId56" Type="http://schemas.openxmlformats.org/officeDocument/2006/relationships/image" Target="media/image14.png"/><Relationship Id="rId15" Type="http://schemas.openxmlformats.org/officeDocument/2006/relationships/image" Target="media/image52.png"/><Relationship Id="rId59" Type="http://schemas.openxmlformats.org/officeDocument/2006/relationships/image" Target="media/image9.png"/><Relationship Id="rId14" Type="http://schemas.openxmlformats.org/officeDocument/2006/relationships/image" Target="media/image44.png"/><Relationship Id="rId58" Type="http://schemas.openxmlformats.org/officeDocument/2006/relationships/image" Target="media/image7.png"/><Relationship Id="rId17" Type="http://schemas.openxmlformats.org/officeDocument/2006/relationships/image" Target="media/image55.png"/><Relationship Id="rId16" Type="http://schemas.openxmlformats.org/officeDocument/2006/relationships/image" Target="media/image22.png"/><Relationship Id="rId19" Type="http://schemas.openxmlformats.org/officeDocument/2006/relationships/image" Target="media/image56.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 Id="rId2" Type="http://schemas.openxmlformats.org/officeDocument/2006/relationships/image" Target="media/image16.png"/><Relationship Id="rId3" Type="http://schemas.openxmlformats.org/officeDocument/2006/relationships/image" Target="media/image17.png"/><Relationship Id="rId4" Type="http://schemas.openxmlformats.org/officeDocument/2006/relationships/image" Target="media/image41.png"/><Relationship Id="rId11" Type="http://schemas.openxmlformats.org/officeDocument/2006/relationships/image" Target="media/image39.png"/><Relationship Id="rId10" Type="http://schemas.openxmlformats.org/officeDocument/2006/relationships/image" Target="media/image50.png"/><Relationship Id="rId9" Type="http://schemas.openxmlformats.org/officeDocument/2006/relationships/image" Target="media/image40.png"/><Relationship Id="rId5" Type="http://schemas.openxmlformats.org/officeDocument/2006/relationships/image" Target="media/image53.png"/><Relationship Id="rId6" Type="http://schemas.openxmlformats.org/officeDocument/2006/relationships/image" Target="media/image13.png"/><Relationship Id="rId7" Type="http://schemas.openxmlformats.org/officeDocument/2006/relationships/image" Target="media/image31.png"/><Relationship Id="rId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j0A8gGjqkweNOLXrLaQjHuBTA==">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coreProperties>
</file>